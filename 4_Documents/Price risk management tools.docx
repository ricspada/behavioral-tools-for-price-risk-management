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F3364" w14:textId="66CE7061" w:rsidR="007B345C" w:rsidRDefault="005E7775" w:rsidP="00352C50">
      <w:pPr>
        <w:spacing w:line="360" w:lineRule="auto"/>
        <w:jc w:val="center"/>
        <w:rPr>
          <w:rFonts w:ascii="Times New Roman" w:hAnsi="Times New Roman"/>
          <w:b/>
          <w:bCs/>
          <w:sz w:val="44"/>
          <w:szCs w:val="44"/>
          <w:lang w:val="en-US"/>
        </w:rPr>
      </w:pPr>
      <w:ins w:id="0" w:author="Spada, Riccardo" w:date="2026-04-24T10:08:00Z">
        <w:r>
          <w:rPr>
            <w:rFonts w:ascii="Times New Roman" w:hAnsi="Times New Roman"/>
            <w:b/>
            <w:bCs/>
            <w:sz w:val="44"/>
            <w:szCs w:val="44"/>
            <w:lang w:val="en-US"/>
          </w:rPr>
          <w:t>C</w:t>
        </w:r>
      </w:ins>
      <w:ins w:id="1" w:author="Spada, Riccardo" w:date="2026-04-23T16:49:00Z">
        <w:r w:rsidR="0082526E">
          <w:rPr>
            <w:rFonts w:ascii="Times New Roman" w:hAnsi="Times New Roman"/>
            <w:b/>
            <w:bCs/>
            <w:sz w:val="44"/>
            <w:szCs w:val="44"/>
            <w:lang w:val="en-US"/>
          </w:rPr>
          <w:t>ontract</w:t>
        </w:r>
      </w:ins>
      <w:ins w:id="2" w:author="Spada, Riccardo" w:date="2026-04-24T10:08:00Z">
        <w:r>
          <w:rPr>
            <w:rFonts w:ascii="Times New Roman" w:hAnsi="Times New Roman"/>
            <w:b/>
            <w:bCs/>
            <w:sz w:val="44"/>
            <w:szCs w:val="44"/>
            <w:lang w:val="en-US"/>
          </w:rPr>
          <w:t>s</w:t>
        </w:r>
      </w:ins>
      <w:ins w:id="3" w:author="Spada, Riccardo" w:date="2026-04-23T16:49:00Z">
        <w:r w:rsidR="0082526E">
          <w:rPr>
            <w:rFonts w:ascii="Times New Roman" w:hAnsi="Times New Roman"/>
            <w:b/>
            <w:bCs/>
            <w:sz w:val="44"/>
            <w:szCs w:val="44"/>
            <w:lang w:val="en-US"/>
          </w:rPr>
          <w:t xml:space="preserve"> </w:t>
        </w:r>
      </w:ins>
      <w:del w:id="4" w:author="Spada, Riccardo" w:date="2026-04-23T16:49:00Z">
        <w:r w:rsidR="0037483C" w:rsidDel="0082526E">
          <w:rPr>
            <w:rFonts w:ascii="Times New Roman" w:hAnsi="Times New Roman"/>
            <w:b/>
            <w:bCs/>
            <w:sz w:val="44"/>
            <w:szCs w:val="44"/>
            <w:lang w:val="en-US"/>
          </w:rPr>
          <w:delText>Behavioral</w:delText>
        </w:r>
        <w:r w:rsidR="00DD127A" w:rsidDel="0082526E">
          <w:rPr>
            <w:rFonts w:ascii="Times New Roman" w:hAnsi="Times New Roman"/>
            <w:b/>
            <w:bCs/>
            <w:sz w:val="44"/>
            <w:szCs w:val="44"/>
            <w:lang w:val="en-US"/>
          </w:rPr>
          <w:delText xml:space="preserve"> </w:delText>
        </w:r>
        <w:r w:rsidR="00B53661" w:rsidDel="0082526E">
          <w:rPr>
            <w:rFonts w:ascii="Times New Roman" w:hAnsi="Times New Roman"/>
            <w:b/>
            <w:bCs/>
            <w:sz w:val="44"/>
            <w:szCs w:val="44"/>
            <w:lang w:val="en-US"/>
          </w:rPr>
          <w:delText xml:space="preserve">finance tools </w:delText>
        </w:r>
      </w:del>
      <w:r w:rsidR="00B53661">
        <w:rPr>
          <w:rFonts w:ascii="Times New Roman" w:hAnsi="Times New Roman"/>
          <w:b/>
          <w:bCs/>
          <w:sz w:val="44"/>
          <w:szCs w:val="44"/>
          <w:lang w:val="en-US"/>
        </w:rPr>
        <w:t>for</w:t>
      </w:r>
      <w:r w:rsidR="007B345C" w:rsidRPr="00B53661">
        <w:rPr>
          <w:rFonts w:ascii="Times New Roman" w:hAnsi="Times New Roman"/>
          <w:b/>
          <w:bCs/>
          <w:sz w:val="44"/>
          <w:szCs w:val="44"/>
          <w:lang w:val="en-US"/>
        </w:rPr>
        <w:t xml:space="preserve"> </w:t>
      </w:r>
      <w:r w:rsidR="00B53661">
        <w:rPr>
          <w:rFonts w:ascii="Times New Roman" w:hAnsi="Times New Roman"/>
          <w:b/>
          <w:bCs/>
          <w:sz w:val="44"/>
          <w:szCs w:val="44"/>
          <w:lang w:val="en-US"/>
        </w:rPr>
        <w:t xml:space="preserve">farmers’ </w:t>
      </w:r>
      <w:del w:id="5" w:author="Spada, Riccardo" w:date="2026-04-23T16:49:00Z">
        <w:r w:rsidR="007B345C" w:rsidRPr="00B53661" w:rsidDel="0082526E">
          <w:rPr>
            <w:rFonts w:ascii="Times New Roman" w:hAnsi="Times New Roman"/>
            <w:b/>
            <w:bCs/>
            <w:sz w:val="44"/>
            <w:szCs w:val="44"/>
            <w:lang w:val="en-US"/>
          </w:rPr>
          <w:delText xml:space="preserve">input </w:delText>
        </w:r>
      </w:del>
      <w:r w:rsidR="007B345C" w:rsidRPr="00B53661">
        <w:rPr>
          <w:rFonts w:ascii="Times New Roman" w:hAnsi="Times New Roman"/>
          <w:b/>
          <w:bCs/>
          <w:sz w:val="44"/>
          <w:szCs w:val="44"/>
          <w:lang w:val="en-US"/>
        </w:rPr>
        <w:t>price risk management</w:t>
      </w:r>
      <w:ins w:id="6" w:author="Spada, Riccardo" w:date="2026-04-23T16:49:00Z">
        <w:r w:rsidR="002D59F4">
          <w:rPr>
            <w:rFonts w:ascii="Times New Roman" w:hAnsi="Times New Roman"/>
            <w:b/>
            <w:bCs/>
            <w:sz w:val="44"/>
            <w:szCs w:val="44"/>
            <w:lang w:val="en-US"/>
          </w:rPr>
          <w:t>.</w:t>
        </w:r>
      </w:ins>
      <w:ins w:id="7" w:author="Spada, Riccardo" w:date="2026-04-23T16:50:00Z">
        <w:r w:rsidR="002D59F4">
          <w:rPr>
            <w:rFonts w:ascii="Times New Roman" w:hAnsi="Times New Roman"/>
            <w:b/>
            <w:bCs/>
            <w:sz w:val="44"/>
            <w:szCs w:val="44"/>
            <w:lang w:val="en-US"/>
          </w:rPr>
          <w:t xml:space="preserve"> Evaluation under different decision theories and framing</w:t>
        </w:r>
        <w:r w:rsidR="00801DC7">
          <w:rPr>
            <w:rFonts w:ascii="Times New Roman" w:hAnsi="Times New Roman"/>
            <w:b/>
            <w:bCs/>
            <w:sz w:val="44"/>
            <w:szCs w:val="44"/>
            <w:lang w:val="en-US"/>
          </w:rPr>
          <w:t>s.</w:t>
        </w:r>
      </w:ins>
      <w:del w:id="8" w:author="Spada, Riccardo" w:date="2026-04-23T16:50:00Z">
        <w:r w:rsidR="007B345C" w:rsidRPr="00B53661" w:rsidDel="002D59F4">
          <w:rPr>
            <w:rFonts w:ascii="Times New Roman" w:hAnsi="Times New Roman"/>
            <w:b/>
            <w:bCs/>
            <w:sz w:val="44"/>
            <w:szCs w:val="44"/>
            <w:lang w:val="en-US"/>
          </w:rPr>
          <w:delText xml:space="preserve"> </w:delText>
        </w:r>
      </w:del>
    </w:p>
    <w:p w14:paraId="6AF25563" w14:textId="09193F09" w:rsidR="007B345C" w:rsidRPr="0027452A" w:rsidRDefault="006C34FC" w:rsidP="6275C7C3">
      <w:pPr>
        <w:autoSpaceDE w:val="0"/>
        <w:autoSpaceDN w:val="0"/>
        <w:adjustRightInd w:val="0"/>
        <w:spacing w:line="360" w:lineRule="auto"/>
        <w:jc w:val="center"/>
        <w:rPr>
          <w:rFonts w:ascii="Times New Roman" w:eastAsiaTheme="minorEastAsia" w:hAnsi="Times New Roman"/>
          <w:lang w:val="en-US"/>
        </w:rPr>
      </w:pPr>
      <w:r w:rsidRPr="0027452A">
        <w:rPr>
          <w:rFonts w:ascii="Times New Roman" w:eastAsiaTheme="minorEastAsia" w:hAnsi="Times New Roman"/>
          <w:lang w:val="en-US"/>
        </w:rPr>
        <w:t>Riccardo Spada</w:t>
      </w:r>
      <w:r w:rsidR="00E54C57" w:rsidRPr="0027452A">
        <w:rPr>
          <w:rFonts w:ascii="Times New Roman" w:eastAsiaTheme="minorEastAsia" w:hAnsi="Times New Roman"/>
          <w:vertAlign w:val="superscript"/>
          <w:lang w:val="en-US"/>
        </w:rPr>
        <w:t>1</w:t>
      </w:r>
      <w:r w:rsidR="00E03D65" w:rsidRPr="0027452A">
        <w:rPr>
          <w:rFonts w:ascii="Times New Roman" w:eastAsiaTheme="minorEastAsia" w:hAnsi="Times New Roman"/>
          <w:lang w:val="en-US"/>
        </w:rPr>
        <w:t xml:space="preserve">, </w:t>
      </w:r>
      <w:r w:rsidR="00FB10C9" w:rsidRPr="0027452A">
        <w:rPr>
          <w:rFonts w:ascii="Times New Roman" w:eastAsiaTheme="minorEastAsia" w:hAnsi="Times New Roman"/>
          <w:lang w:val="en-US"/>
        </w:rPr>
        <w:t xml:space="preserve">Lukas </w:t>
      </w:r>
      <w:r w:rsidR="516F4782" w:rsidRPr="0027452A">
        <w:rPr>
          <w:rFonts w:ascii="Times New Roman" w:eastAsiaTheme="minorEastAsia" w:hAnsi="Times New Roman"/>
          <w:lang w:val="en-US"/>
        </w:rPr>
        <w:t>Å</w:t>
      </w:r>
      <w:r w:rsidR="00FB10C9" w:rsidRPr="0027452A">
        <w:rPr>
          <w:rFonts w:ascii="Times New Roman" w:eastAsiaTheme="minorEastAsia" w:hAnsi="Times New Roman"/>
          <w:lang w:val="en-US"/>
        </w:rPr>
        <w:t>kerman</w:t>
      </w:r>
      <w:r w:rsidR="00FB10C9" w:rsidRPr="0027452A">
        <w:rPr>
          <w:rFonts w:ascii="Times New Roman" w:eastAsiaTheme="minorEastAsia" w:hAnsi="Times New Roman"/>
          <w:vertAlign w:val="superscript"/>
          <w:lang w:val="en-US"/>
        </w:rPr>
        <w:t>2</w:t>
      </w:r>
      <w:r w:rsidR="00FB10C9" w:rsidRPr="0027452A">
        <w:rPr>
          <w:rFonts w:ascii="Times New Roman" w:eastAsiaTheme="minorEastAsia" w:hAnsi="Times New Roman"/>
          <w:lang w:val="en-US"/>
        </w:rPr>
        <w:t xml:space="preserve">, </w:t>
      </w:r>
      <w:r w:rsidR="00150875" w:rsidRPr="0027452A">
        <w:rPr>
          <w:rFonts w:ascii="Times New Roman" w:eastAsiaTheme="minorEastAsia" w:hAnsi="Times New Roman"/>
          <w:lang w:val="en-US"/>
        </w:rPr>
        <w:t>Simone Cerroni</w:t>
      </w:r>
      <w:r w:rsidR="00070684" w:rsidRPr="0027452A">
        <w:rPr>
          <w:rFonts w:ascii="Times New Roman" w:eastAsiaTheme="minorEastAsia" w:hAnsi="Times New Roman"/>
          <w:vertAlign w:val="superscript"/>
          <w:lang w:val="en-US"/>
        </w:rPr>
        <w:t>3,4</w:t>
      </w:r>
      <w:r w:rsidR="00150875" w:rsidRPr="0027452A">
        <w:rPr>
          <w:rFonts w:ascii="Times New Roman" w:eastAsiaTheme="minorEastAsia" w:hAnsi="Times New Roman"/>
          <w:lang w:val="en-US"/>
        </w:rPr>
        <w:t xml:space="preserve">, </w:t>
      </w:r>
      <w:r w:rsidR="2F1FF526" w:rsidRPr="0027452A">
        <w:rPr>
          <w:rFonts w:ascii="Times New Roman" w:eastAsiaTheme="minorEastAsia" w:hAnsi="Times New Roman"/>
          <w:lang w:val="en-US"/>
        </w:rPr>
        <w:t xml:space="preserve">Miranda </w:t>
      </w:r>
      <w:r w:rsidR="008E26A0" w:rsidRPr="0027452A">
        <w:rPr>
          <w:rFonts w:ascii="Times New Roman" w:eastAsiaTheme="minorEastAsia" w:hAnsi="Times New Roman"/>
          <w:lang w:val="en-US"/>
        </w:rPr>
        <w:t xml:space="preserve">P.M. </w:t>
      </w:r>
      <w:r w:rsidR="2F1FF526" w:rsidRPr="0027452A">
        <w:rPr>
          <w:rFonts w:ascii="Times New Roman" w:eastAsiaTheme="minorEastAsia" w:hAnsi="Times New Roman"/>
          <w:lang w:val="en-US"/>
        </w:rPr>
        <w:t>Meuwissen</w:t>
      </w:r>
      <w:r w:rsidR="2F1FF526" w:rsidRPr="0027452A">
        <w:rPr>
          <w:rFonts w:ascii="Times New Roman" w:eastAsiaTheme="minorEastAsia" w:hAnsi="Times New Roman"/>
          <w:vertAlign w:val="superscript"/>
          <w:lang w:val="en-US"/>
        </w:rPr>
        <w:t>1</w:t>
      </w:r>
      <w:r w:rsidR="2F1FF526" w:rsidRPr="0027452A">
        <w:rPr>
          <w:rFonts w:ascii="Times New Roman" w:eastAsiaTheme="minorEastAsia" w:hAnsi="Times New Roman"/>
          <w:lang w:val="en-US"/>
        </w:rPr>
        <w:t xml:space="preserve">, </w:t>
      </w:r>
      <w:r w:rsidR="00C6447E" w:rsidRPr="0027452A">
        <w:rPr>
          <w:rFonts w:ascii="Times New Roman" w:eastAsiaTheme="minorEastAsia" w:hAnsi="Times New Roman"/>
          <w:lang w:val="en-US"/>
        </w:rPr>
        <w:t xml:space="preserve">Laura </w:t>
      </w:r>
      <w:r w:rsidR="00774265" w:rsidRPr="0027452A">
        <w:rPr>
          <w:rFonts w:ascii="Times New Roman" w:eastAsiaTheme="minorEastAsia" w:hAnsi="Times New Roman"/>
          <w:lang w:val="en-US"/>
        </w:rPr>
        <w:t>Moritz</w:t>
      </w:r>
      <w:r w:rsidR="00070684" w:rsidRPr="0027452A">
        <w:rPr>
          <w:rFonts w:ascii="Times New Roman" w:eastAsiaTheme="minorEastAsia" w:hAnsi="Times New Roman"/>
          <w:vertAlign w:val="superscript"/>
          <w:lang w:val="en-US"/>
        </w:rPr>
        <w:t>3</w:t>
      </w:r>
      <w:r w:rsidR="00774265" w:rsidRPr="0027452A">
        <w:rPr>
          <w:rFonts w:ascii="Times New Roman" w:eastAsiaTheme="minorEastAsia" w:hAnsi="Times New Roman"/>
          <w:lang w:val="en-US"/>
        </w:rPr>
        <w:t>,</w:t>
      </w:r>
      <w:r w:rsidR="009B683F" w:rsidRPr="0027452A">
        <w:rPr>
          <w:rFonts w:ascii="Times New Roman" w:eastAsiaTheme="minorEastAsia" w:hAnsi="Times New Roman"/>
          <w:lang w:val="en-US"/>
        </w:rPr>
        <w:t xml:space="preserve"> </w:t>
      </w:r>
      <w:r w:rsidR="00E50976" w:rsidRPr="0027452A">
        <w:rPr>
          <w:rFonts w:ascii="Times New Roman" w:eastAsiaTheme="minorEastAsia" w:hAnsi="Times New Roman"/>
          <w:lang w:val="en-US"/>
        </w:rPr>
        <w:t>Jens Rommel</w:t>
      </w:r>
      <w:r w:rsidR="00E50976" w:rsidRPr="0027452A">
        <w:rPr>
          <w:rFonts w:ascii="Times New Roman" w:eastAsiaTheme="minorEastAsia" w:hAnsi="Times New Roman"/>
          <w:vertAlign w:val="superscript"/>
          <w:lang w:val="en-US"/>
        </w:rPr>
        <w:t>2</w:t>
      </w:r>
      <w:r w:rsidR="00E50976" w:rsidRPr="0027452A">
        <w:rPr>
          <w:rFonts w:ascii="Times New Roman" w:eastAsiaTheme="minorEastAsia" w:hAnsi="Times New Roman"/>
          <w:lang w:val="en-US"/>
        </w:rPr>
        <w:t xml:space="preserve">, </w:t>
      </w:r>
      <w:r w:rsidR="00E03D65" w:rsidRPr="0027452A">
        <w:rPr>
          <w:rFonts w:ascii="Times New Roman" w:eastAsiaTheme="minorEastAsia" w:hAnsi="Times New Roman"/>
          <w:lang w:val="en-US"/>
        </w:rPr>
        <w:t>Tobias Dalhaus</w:t>
      </w:r>
      <w:r w:rsidR="00C234CA" w:rsidRPr="0027452A">
        <w:rPr>
          <w:rFonts w:ascii="Times New Roman" w:eastAsiaTheme="minorEastAsia" w:hAnsi="Times New Roman"/>
          <w:vertAlign w:val="superscript"/>
          <w:lang w:val="en-US"/>
        </w:rPr>
        <w:t>1</w:t>
      </w:r>
      <w:r w:rsidR="00070684" w:rsidRPr="0027452A">
        <w:rPr>
          <w:rFonts w:ascii="Times New Roman" w:eastAsiaTheme="minorEastAsia" w:hAnsi="Times New Roman"/>
          <w:vertAlign w:val="superscript"/>
          <w:lang w:val="en-US"/>
        </w:rPr>
        <w:t>,5</w:t>
      </w:r>
    </w:p>
    <w:p w14:paraId="5777E6F2" w14:textId="61BFC9D5" w:rsidR="00692193" w:rsidRPr="001A38F1" w:rsidRDefault="00C234CA" w:rsidP="00692193">
      <w:pPr>
        <w:autoSpaceDE w:val="0"/>
        <w:autoSpaceDN w:val="0"/>
        <w:adjustRightInd w:val="0"/>
        <w:spacing w:line="360" w:lineRule="auto"/>
        <w:jc w:val="center"/>
        <w:rPr>
          <w:rFonts w:ascii="Times New Roman" w:eastAsiaTheme="minorHAnsi" w:hAnsi="Times New Roman"/>
          <w:sz w:val="20"/>
          <w:lang w:val="en-US"/>
        </w:rPr>
      </w:pPr>
      <w:r w:rsidRPr="001A38F1">
        <w:rPr>
          <w:rFonts w:ascii="Times New Roman" w:eastAsiaTheme="minorHAnsi" w:hAnsi="Times New Roman"/>
          <w:sz w:val="20"/>
          <w:vertAlign w:val="superscript"/>
          <w:lang w:val="en-US"/>
        </w:rPr>
        <w:t>1</w:t>
      </w:r>
      <w:r w:rsidR="006F7A6B" w:rsidRPr="001A38F1">
        <w:rPr>
          <w:rFonts w:ascii="Times New Roman" w:eastAsiaTheme="minorHAnsi" w:hAnsi="Times New Roman"/>
          <w:sz w:val="20"/>
          <w:lang w:val="en-US"/>
        </w:rPr>
        <w:t xml:space="preserve"> B</w:t>
      </w:r>
      <w:r w:rsidR="00E54C57" w:rsidRPr="001A38F1">
        <w:rPr>
          <w:rFonts w:ascii="Times New Roman" w:eastAsiaTheme="minorHAnsi" w:hAnsi="Times New Roman"/>
          <w:sz w:val="20"/>
          <w:lang w:val="en-US"/>
        </w:rPr>
        <w:t>usiness Economics Group, Wagenin</w:t>
      </w:r>
      <w:r w:rsidR="00A92B54" w:rsidRPr="001A38F1">
        <w:rPr>
          <w:rFonts w:ascii="Times New Roman" w:eastAsiaTheme="minorHAnsi" w:hAnsi="Times New Roman"/>
          <w:sz w:val="20"/>
          <w:lang w:val="en-US"/>
        </w:rPr>
        <w:t>gen University &amp; Research,</w:t>
      </w:r>
      <w:r w:rsidR="0027452A">
        <w:rPr>
          <w:rFonts w:ascii="Times New Roman" w:eastAsiaTheme="minorHAnsi" w:hAnsi="Times New Roman"/>
          <w:sz w:val="20"/>
          <w:lang w:val="en-US"/>
        </w:rPr>
        <w:t xml:space="preserve"> </w:t>
      </w:r>
      <w:r w:rsidR="0027452A" w:rsidRPr="001A38F1">
        <w:rPr>
          <w:rFonts w:ascii="Times New Roman" w:eastAsiaTheme="minorHAnsi" w:hAnsi="Times New Roman"/>
          <w:sz w:val="20"/>
          <w:lang w:val="en-US"/>
        </w:rPr>
        <w:t>Wageningen</w:t>
      </w:r>
      <w:r w:rsidR="0027452A">
        <w:rPr>
          <w:rFonts w:ascii="Times New Roman" w:eastAsiaTheme="minorHAnsi" w:hAnsi="Times New Roman"/>
          <w:sz w:val="20"/>
          <w:lang w:val="en-US"/>
        </w:rPr>
        <w:t>,</w:t>
      </w:r>
      <w:r w:rsidR="00A92B54" w:rsidRPr="001A38F1">
        <w:rPr>
          <w:rFonts w:ascii="Times New Roman" w:eastAsiaTheme="minorHAnsi" w:hAnsi="Times New Roman"/>
          <w:sz w:val="20"/>
          <w:lang w:val="en-US"/>
        </w:rPr>
        <w:t xml:space="preserve"> Netherlands</w:t>
      </w:r>
    </w:p>
    <w:p w14:paraId="0D0F8F17" w14:textId="0647E954" w:rsidR="00FB10C9" w:rsidRPr="001A38F1" w:rsidRDefault="00FB10C9" w:rsidP="6275C7C3">
      <w:pPr>
        <w:autoSpaceDE w:val="0"/>
        <w:autoSpaceDN w:val="0"/>
        <w:adjustRightInd w:val="0"/>
        <w:spacing w:line="360" w:lineRule="auto"/>
        <w:jc w:val="center"/>
        <w:rPr>
          <w:rFonts w:ascii="Times New Roman" w:eastAsiaTheme="minorEastAsia" w:hAnsi="Times New Roman"/>
          <w:sz w:val="20"/>
          <w:lang w:val="en-US"/>
        </w:rPr>
      </w:pPr>
      <w:r w:rsidRPr="001A38F1">
        <w:rPr>
          <w:rFonts w:ascii="Times New Roman" w:eastAsiaTheme="minorEastAsia" w:hAnsi="Times New Roman"/>
          <w:sz w:val="20"/>
          <w:vertAlign w:val="superscript"/>
          <w:lang w:val="en-US"/>
        </w:rPr>
        <w:t>2</w:t>
      </w:r>
      <w:r w:rsidRPr="001A38F1">
        <w:rPr>
          <w:rFonts w:ascii="Times New Roman" w:eastAsiaTheme="minorEastAsia" w:hAnsi="Times New Roman"/>
          <w:sz w:val="20"/>
          <w:lang w:val="en-US"/>
        </w:rPr>
        <w:t xml:space="preserve"> </w:t>
      </w:r>
      <w:r w:rsidR="008E26A0" w:rsidRPr="001A38F1">
        <w:rPr>
          <w:rFonts w:ascii="Times New Roman" w:eastAsiaTheme="minorEastAsia" w:hAnsi="Times New Roman"/>
          <w:sz w:val="20"/>
          <w:lang w:val="en-US"/>
        </w:rPr>
        <w:t>Department</w:t>
      </w:r>
      <w:r w:rsidR="1A4F3CBD" w:rsidRPr="001A38F1">
        <w:rPr>
          <w:rFonts w:ascii="Times New Roman" w:eastAsiaTheme="minorEastAsia" w:hAnsi="Times New Roman"/>
          <w:sz w:val="20"/>
          <w:lang w:val="en-US"/>
        </w:rPr>
        <w:t xml:space="preserve"> of Economics, </w:t>
      </w:r>
      <w:r w:rsidRPr="001A38F1">
        <w:rPr>
          <w:rFonts w:ascii="Times New Roman" w:eastAsiaTheme="minorEastAsia" w:hAnsi="Times New Roman"/>
          <w:sz w:val="20"/>
          <w:lang w:val="en-US"/>
        </w:rPr>
        <w:t>Swedish University of Agricultural Science</w:t>
      </w:r>
      <w:r w:rsidR="006F7A6B" w:rsidRPr="001A38F1">
        <w:rPr>
          <w:rFonts w:ascii="Times New Roman" w:eastAsiaTheme="minorEastAsia" w:hAnsi="Times New Roman"/>
          <w:sz w:val="20"/>
          <w:lang w:val="en-US"/>
        </w:rPr>
        <w:t xml:space="preserve"> (SLU),</w:t>
      </w:r>
      <w:r w:rsidR="0027452A">
        <w:rPr>
          <w:rFonts w:ascii="Times New Roman" w:eastAsiaTheme="minorEastAsia" w:hAnsi="Times New Roman"/>
          <w:sz w:val="20"/>
          <w:lang w:val="en-US"/>
        </w:rPr>
        <w:t xml:space="preserve"> Uppsala,</w:t>
      </w:r>
      <w:r w:rsidR="006F7A6B" w:rsidRPr="001A38F1">
        <w:rPr>
          <w:rFonts w:ascii="Times New Roman" w:eastAsiaTheme="minorEastAsia" w:hAnsi="Times New Roman"/>
          <w:sz w:val="20"/>
          <w:lang w:val="en-US"/>
        </w:rPr>
        <w:t xml:space="preserve"> Sweden</w:t>
      </w:r>
    </w:p>
    <w:p w14:paraId="423592B9" w14:textId="0A3093BB" w:rsidR="00FC772B" w:rsidRPr="001A38F1" w:rsidRDefault="00070684" w:rsidP="00FC772B">
      <w:pPr>
        <w:autoSpaceDE w:val="0"/>
        <w:autoSpaceDN w:val="0"/>
        <w:adjustRightInd w:val="0"/>
        <w:spacing w:line="360" w:lineRule="auto"/>
        <w:jc w:val="center"/>
        <w:rPr>
          <w:rFonts w:ascii="Times New Roman" w:eastAsiaTheme="minorEastAsia" w:hAnsi="Times New Roman"/>
          <w:sz w:val="20"/>
          <w:lang w:val="en-US"/>
        </w:rPr>
      </w:pPr>
      <w:r w:rsidRPr="001A38F1">
        <w:rPr>
          <w:rFonts w:ascii="Times New Roman" w:eastAsiaTheme="minorEastAsia" w:hAnsi="Times New Roman"/>
          <w:sz w:val="20"/>
          <w:vertAlign w:val="superscript"/>
          <w:lang w:val="en-US"/>
        </w:rPr>
        <w:t>3</w:t>
      </w:r>
      <w:r w:rsidRPr="001A38F1">
        <w:rPr>
          <w:rFonts w:ascii="Times New Roman" w:eastAsiaTheme="minorEastAsia" w:hAnsi="Times New Roman"/>
          <w:sz w:val="20"/>
          <w:lang w:val="en-US"/>
        </w:rPr>
        <w:t xml:space="preserve"> </w:t>
      </w:r>
      <w:r w:rsidR="00FC772B" w:rsidRPr="001A38F1">
        <w:rPr>
          <w:rFonts w:ascii="Times New Roman" w:eastAsiaTheme="minorEastAsia" w:hAnsi="Times New Roman"/>
          <w:sz w:val="20"/>
          <w:lang w:val="en-US"/>
        </w:rPr>
        <w:t xml:space="preserve">Center Agriculture Food Environment (C3A), University of Trento, </w:t>
      </w:r>
      <w:r w:rsidR="0027452A">
        <w:rPr>
          <w:rFonts w:ascii="Times New Roman" w:eastAsiaTheme="minorEastAsia" w:hAnsi="Times New Roman"/>
          <w:sz w:val="20"/>
          <w:lang w:val="en-US"/>
        </w:rPr>
        <w:t xml:space="preserve">Trento, </w:t>
      </w:r>
      <w:r w:rsidR="00FC772B" w:rsidRPr="001A38F1">
        <w:rPr>
          <w:rFonts w:ascii="Times New Roman" w:eastAsiaTheme="minorEastAsia" w:hAnsi="Times New Roman"/>
          <w:sz w:val="20"/>
          <w:lang w:val="en-US"/>
        </w:rPr>
        <w:t>Italy</w:t>
      </w:r>
    </w:p>
    <w:p w14:paraId="6B19DAFB" w14:textId="6BAA15CD" w:rsidR="00E50976" w:rsidRPr="001A38F1" w:rsidRDefault="00070684" w:rsidP="6275C7C3">
      <w:pPr>
        <w:autoSpaceDE w:val="0"/>
        <w:autoSpaceDN w:val="0"/>
        <w:adjustRightInd w:val="0"/>
        <w:spacing w:line="360" w:lineRule="auto"/>
        <w:jc w:val="center"/>
        <w:rPr>
          <w:rFonts w:ascii="Times New Roman" w:eastAsiaTheme="minorEastAsia" w:hAnsi="Times New Roman"/>
          <w:sz w:val="20"/>
          <w:lang w:val="en-US"/>
        </w:rPr>
      </w:pPr>
      <w:r w:rsidRPr="001A38F1">
        <w:rPr>
          <w:rFonts w:ascii="Times New Roman" w:eastAsiaTheme="minorEastAsia" w:hAnsi="Times New Roman"/>
          <w:sz w:val="20"/>
          <w:vertAlign w:val="superscript"/>
          <w:lang w:val="en-US"/>
        </w:rPr>
        <w:t>4</w:t>
      </w:r>
      <w:r w:rsidRPr="001A38F1">
        <w:rPr>
          <w:rFonts w:ascii="Times New Roman" w:eastAsiaTheme="minorEastAsia" w:hAnsi="Times New Roman"/>
          <w:sz w:val="20"/>
          <w:lang w:val="en-US"/>
        </w:rPr>
        <w:t xml:space="preserve"> </w:t>
      </w:r>
      <w:r w:rsidR="00873CFF" w:rsidRPr="001A38F1">
        <w:rPr>
          <w:rFonts w:ascii="Times New Roman" w:eastAsiaTheme="minorEastAsia" w:hAnsi="Times New Roman"/>
          <w:sz w:val="20"/>
          <w:lang w:val="en-US"/>
        </w:rPr>
        <w:t xml:space="preserve">Department of Economics and Management, University of Trento, </w:t>
      </w:r>
      <w:r w:rsidR="0027452A">
        <w:rPr>
          <w:rFonts w:ascii="Times New Roman" w:eastAsiaTheme="minorEastAsia" w:hAnsi="Times New Roman"/>
          <w:sz w:val="20"/>
          <w:lang w:val="en-US"/>
        </w:rPr>
        <w:t xml:space="preserve">Trento, </w:t>
      </w:r>
      <w:r w:rsidR="00873CFF" w:rsidRPr="001A38F1">
        <w:rPr>
          <w:rFonts w:ascii="Times New Roman" w:eastAsiaTheme="minorEastAsia" w:hAnsi="Times New Roman"/>
          <w:sz w:val="20"/>
          <w:lang w:val="en-US"/>
        </w:rPr>
        <w:t>Italy</w:t>
      </w:r>
    </w:p>
    <w:p w14:paraId="5E26CC59" w14:textId="321A3735" w:rsidR="00070684" w:rsidRPr="001A38F1" w:rsidRDefault="00070684" w:rsidP="6275C7C3">
      <w:pPr>
        <w:autoSpaceDE w:val="0"/>
        <w:autoSpaceDN w:val="0"/>
        <w:adjustRightInd w:val="0"/>
        <w:spacing w:line="360" w:lineRule="auto"/>
        <w:jc w:val="center"/>
        <w:rPr>
          <w:rFonts w:ascii="Times New Roman" w:eastAsiaTheme="minorEastAsia" w:hAnsi="Times New Roman"/>
          <w:sz w:val="20"/>
          <w:lang w:val="en-GB"/>
        </w:rPr>
      </w:pPr>
      <w:r w:rsidRPr="001A38F1">
        <w:rPr>
          <w:rFonts w:ascii="Times New Roman" w:eastAsiaTheme="minorEastAsia" w:hAnsi="Times New Roman"/>
          <w:sz w:val="20"/>
          <w:vertAlign w:val="superscript"/>
          <w:lang w:val="en-GB"/>
        </w:rPr>
        <w:t>5</w:t>
      </w:r>
      <w:r w:rsidRPr="001A38F1">
        <w:rPr>
          <w:rFonts w:ascii="Times New Roman" w:eastAsiaTheme="minorEastAsia" w:hAnsi="Times New Roman"/>
          <w:sz w:val="20"/>
          <w:lang w:val="en-GB"/>
        </w:rPr>
        <w:t xml:space="preserve"> Agribusiness, Sustainable Food Systems Research Centre, Rhine-Waal University of Applied Sciences, Kleve, Germany</w:t>
      </w:r>
    </w:p>
    <w:p w14:paraId="6C2E481D" w14:textId="634E8CAE" w:rsidR="000646C4" w:rsidRDefault="000646C4" w:rsidP="000646C4">
      <w:pPr>
        <w:autoSpaceDE w:val="0"/>
        <w:autoSpaceDN w:val="0"/>
        <w:adjustRightInd w:val="0"/>
        <w:spacing w:line="360" w:lineRule="auto"/>
        <w:rPr>
          <w:rFonts w:ascii="Times New Roman" w:eastAsiaTheme="minorHAnsi" w:hAnsi="Times New Roman"/>
          <w:b/>
          <w:bCs/>
          <w:szCs w:val="24"/>
          <w:lang w:val="en-US"/>
        </w:rPr>
      </w:pPr>
      <w:r w:rsidRPr="000646C4">
        <w:rPr>
          <w:rFonts w:ascii="Times New Roman" w:eastAsiaTheme="minorHAnsi" w:hAnsi="Times New Roman"/>
          <w:b/>
          <w:bCs/>
          <w:szCs w:val="24"/>
          <w:lang w:val="en-US"/>
        </w:rPr>
        <w:t>Abstract</w:t>
      </w:r>
    </w:p>
    <w:p w14:paraId="18345EF1" w14:textId="0B7E471D" w:rsidR="000646C4" w:rsidRPr="000646C4" w:rsidRDefault="000646C4" w:rsidP="000646C4">
      <w:pPr>
        <w:autoSpaceDE w:val="0"/>
        <w:autoSpaceDN w:val="0"/>
        <w:adjustRightInd w:val="0"/>
        <w:spacing w:line="360" w:lineRule="auto"/>
        <w:rPr>
          <w:rFonts w:ascii="Times New Roman" w:eastAsiaTheme="minorHAnsi" w:hAnsi="Times New Roman"/>
          <w:szCs w:val="24"/>
          <w:lang w:val="en-US"/>
        </w:rPr>
      </w:pPr>
      <w:r w:rsidRPr="000646C4">
        <w:rPr>
          <w:rFonts w:ascii="Times New Roman" w:eastAsiaTheme="minorHAnsi" w:hAnsi="Times New Roman"/>
          <w:szCs w:val="24"/>
          <w:lang w:val="en-US"/>
        </w:rPr>
        <w:t>XXX</w:t>
      </w:r>
    </w:p>
    <w:p w14:paraId="0FFF847D" w14:textId="2AB4CB56" w:rsidR="000646C4" w:rsidRPr="000646C4" w:rsidRDefault="000646C4" w:rsidP="000646C4">
      <w:pPr>
        <w:autoSpaceDE w:val="0"/>
        <w:autoSpaceDN w:val="0"/>
        <w:adjustRightInd w:val="0"/>
        <w:spacing w:line="360" w:lineRule="auto"/>
        <w:rPr>
          <w:rFonts w:ascii="Times New Roman" w:eastAsiaTheme="minorHAnsi" w:hAnsi="Times New Roman"/>
          <w:szCs w:val="24"/>
          <w:lang w:val="en-US"/>
        </w:rPr>
      </w:pPr>
      <w:r w:rsidRPr="000646C4">
        <w:rPr>
          <w:rFonts w:ascii="Times New Roman" w:eastAsiaTheme="minorHAnsi" w:hAnsi="Times New Roman"/>
          <w:b/>
          <w:bCs/>
          <w:szCs w:val="24"/>
          <w:lang w:val="en-US"/>
        </w:rPr>
        <w:t>JEL Codes</w:t>
      </w:r>
      <w:r>
        <w:rPr>
          <w:rFonts w:ascii="Times New Roman" w:eastAsiaTheme="minorHAnsi" w:hAnsi="Times New Roman"/>
          <w:b/>
          <w:bCs/>
          <w:szCs w:val="24"/>
          <w:lang w:val="en-US"/>
        </w:rPr>
        <w:t xml:space="preserve">: </w:t>
      </w:r>
      <w:r>
        <w:rPr>
          <w:rFonts w:ascii="Times New Roman" w:eastAsiaTheme="minorHAnsi" w:hAnsi="Times New Roman"/>
          <w:szCs w:val="24"/>
          <w:lang w:val="en-US"/>
        </w:rPr>
        <w:t>XXX</w:t>
      </w:r>
    </w:p>
    <w:p w14:paraId="5389A5F0" w14:textId="04DF06DE" w:rsidR="000646C4" w:rsidRPr="000646C4" w:rsidRDefault="000646C4" w:rsidP="000646C4">
      <w:pPr>
        <w:autoSpaceDE w:val="0"/>
        <w:autoSpaceDN w:val="0"/>
        <w:adjustRightInd w:val="0"/>
        <w:spacing w:line="360" w:lineRule="auto"/>
        <w:rPr>
          <w:rFonts w:ascii="Times New Roman" w:eastAsiaTheme="minorHAnsi" w:hAnsi="Times New Roman"/>
          <w:szCs w:val="24"/>
          <w:lang w:val="en-US"/>
        </w:rPr>
      </w:pPr>
      <w:r w:rsidRPr="000646C4">
        <w:rPr>
          <w:rFonts w:ascii="Times New Roman" w:eastAsiaTheme="minorHAnsi" w:hAnsi="Times New Roman"/>
          <w:b/>
          <w:bCs/>
          <w:szCs w:val="24"/>
          <w:lang w:val="en-US"/>
        </w:rPr>
        <w:t>Keywords</w:t>
      </w:r>
      <w:r>
        <w:rPr>
          <w:rFonts w:ascii="Times New Roman" w:eastAsiaTheme="minorHAnsi" w:hAnsi="Times New Roman"/>
          <w:b/>
          <w:bCs/>
          <w:szCs w:val="24"/>
          <w:lang w:val="en-US"/>
        </w:rPr>
        <w:t xml:space="preserve">: </w:t>
      </w:r>
      <w:r>
        <w:rPr>
          <w:rFonts w:ascii="Times New Roman" w:eastAsiaTheme="minorHAnsi" w:hAnsi="Times New Roman"/>
          <w:szCs w:val="24"/>
          <w:lang w:val="en-US"/>
        </w:rPr>
        <w:t>XXX</w:t>
      </w:r>
    </w:p>
    <w:p w14:paraId="436EBC2A" w14:textId="77777777" w:rsidR="000646C4" w:rsidRDefault="000646C4" w:rsidP="000646C4">
      <w:pPr>
        <w:autoSpaceDE w:val="0"/>
        <w:autoSpaceDN w:val="0"/>
        <w:adjustRightInd w:val="0"/>
        <w:spacing w:line="360" w:lineRule="auto"/>
        <w:rPr>
          <w:rFonts w:ascii="Times New Roman" w:eastAsiaTheme="minorHAnsi" w:hAnsi="Times New Roman"/>
          <w:b/>
          <w:bCs/>
          <w:szCs w:val="24"/>
          <w:lang w:val="en-US"/>
        </w:rPr>
      </w:pPr>
      <w:r w:rsidRPr="000646C4">
        <w:rPr>
          <w:rFonts w:ascii="Times New Roman" w:eastAsiaTheme="minorHAnsi" w:hAnsi="Times New Roman"/>
          <w:b/>
          <w:bCs/>
          <w:szCs w:val="24"/>
          <w:lang w:val="en-US"/>
        </w:rPr>
        <w:t>Target Journals:</w:t>
      </w:r>
    </w:p>
    <w:p w14:paraId="523DC62F" w14:textId="417ADA26" w:rsidR="000646C4" w:rsidRDefault="00692193" w:rsidP="000646C4">
      <w:pPr>
        <w:pStyle w:val="ListParagraph"/>
        <w:numPr>
          <w:ilvl w:val="0"/>
          <w:numId w:val="15"/>
        </w:numPr>
        <w:autoSpaceDE w:val="0"/>
        <w:autoSpaceDN w:val="0"/>
        <w:adjustRightInd w:val="0"/>
        <w:spacing w:line="360" w:lineRule="auto"/>
        <w:rPr>
          <w:rFonts w:ascii="Times New Roman" w:eastAsiaTheme="minorHAnsi" w:hAnsi="Times New Roman"/>
          <w:szCs w:val="24"/>
          <w:lang w:val="en-US"/>
        </w:rPr>
      </w:pPr>
      <w:r w:rsidRPr="00692193">
        <w:rPr>
          <w:rFonts w:ascii="Times New Roman" w:eastAsiaTheme="minorHAnsi" w:hAnsi="Times New Roman"/>
          <w:szCs w:val="24"/>
          <w:lang w:val="en-US"/>
        </w:rPr>
        <w:t>XXX</w:t>
      </w:r>
      <w:r w:rsidR="000646C4" w:rsidRPr="00692193">
        <w:rPr>
          <w:rFonts w:ascii="Times New Roman" w:eastAsiaTheme="minorHAnsi" w:hAnsi="Times New Roman"/>
          <w:szCs w:val="24"/>
          <w:lang w:val="en-US"/>
        </w:rPr>
        <w:t xml:space="preserve"> </w:t>
      </w:r>
    </w:p>
    <w:p w14:paraId="4277E0B5" w14:textId="68D2C09E" w:rsidR="005F0F63" w:rsidRDefault="005F0F63">
      <w:pPr>
        <w:spacing w:after="160" w:line="259" w:lineRule="auto"/>
        <w:rPr>
          <w:rFonts w:ascii="Times New Roman" w:eastAsiaTheme="minorHAnsi" w:hAnsi="Times New Roman"/>
          <w:szCs w:val="24"/>
          <w:lang w:val="en-US"/>
        </w:rPr>
      </w:pPr>
      <w:r>
        <w:rPr>
          <w:rFonts w:ascii="Times New Roman" w:eastAsiaTheme="minorHAnsi" w:hAnsi="Times New Roman"/>
          <w:szCs w:val="24"/>
          <w:lang w:val="en-US"/>
        </w:rPr>
        <w:br w:type="page"/>
      </w:r>
    </w:p>
    <w:p w14:paraId="7A7A3389" w14:textId="68A369CF" w:rsidR="00303F89" w:rsidRDefault="00303F89" w:rsidP="007F06F1">
      <w:pPr>
        <w:pStyle w:val="Heading1"/>
        <w:rPr>
          <w:lang w:val="en-US"/>
        </w:rPr>
      </w:pPr>
      <w:proofErr w:type="spellStart"/>
      <w:r w:rsidRPr="007F06F1">
        <w:lastRenderedPageBreak/>
        <w:t>Introduction</w:t>
      </w:r>
      <w:proofErr w:type="spellEnd"/>
    </w:p>
    <w:p w14:paraId="4134A819" w14:textId="61601409" w:rsidR="00AA30C0" w:rsidRDefault="00B772C5" w:rsidP="6275C7C3">
      <w:pPr>
        <w:autoSpaceDE w:val="0"/>
        <w:autoSpaceDN w:val="0"/>
        <w:adjustRightInd w:val="0"/>
        <w:spacing w:line="360" w:lineRule="auto"/>
        <w:jc w:val="both"/>
        <w:rPr>
          <w:rFonts w:ascii="Times New Roman" w:eastAsiaTheme="minorEastAsia" w:hAnsi="Times New Roman"/>
          <w:lang w:val="en-US"/>
        </w:rPr>
      </w:pPr>
      <w:r w:rsidRPr="6275C7C3">
        <w:rPr>
          <w:rFonts w:ascii="Times New Roman" w:eastAsiaTheme="minorEastAsia" w:hAnsi="Times New Roman"/>
          <w:lang w:val="en-US"/>
        </w:rPr>
        <w:t>I</w:t>
      </w:r>
      <w:r w:rsidR="007B345C" w:rsidRPr="6275C7C3">
        <w:rPr>
          <w:rFonts w:ascii="Times New Roman" w:eastAsiaTheme="minorEastAsia" w:hAnsi="Times New Roman"/>
          <w:lang w:val="en-US"/>
        </w:rPr>
        <w:t xml:space="preserve">n </w:t>
      </w:r>
      <w:r w:rsidR="007852A7" w:rsidRPr="6275C7C3">
        <w:rPr>
          <w:rFonts w:ascii="Times New Roman" w:eastAsiaTheme="minorEastAsia" w:hAnsi="Times New Roman"/>
          <w:lang w:val="en-US"/>
        </w:rPr>
        <w:t>recent</w:t>
      </w:r>
      <w:r w:rsidR="007B345C" w:rsidRPr="6275C7C3">
        <w:rPr>
          <w:rFonts w:ascii="Times New Roman" w:eastAsiaTheme="minorEastAsia" w:hAnsi="Times New Roman"/>
          <w:lang w:val="en-US"/>
        </w:rPr>
        <w:t xml:space="preserve"> decade</w:t>
      </w:r>
      <w:r w:rsidR="00AF64E3" w:rsidRPr="6275C7C3">
        <w:rPr>
          <w:rFonts w:ascii="Times New Roman" w:eastAsiaTheme="minorEastAsia" w:hAnsi="Times New Roman"/>
          <w:lang w:val="en-US"/>
        </w:rPr>
        <w:t>s</w:t>
      </w:r>
      <w:r w:rsidR="0098141F" w:rsidRPr="6275C7C3">
        <w:rPr>
          <w:rFonts w:ascii="Times New Roman" w:eastAsiaTheme="minorEastAsia" w:hAnsi="Times New Roman"/>
          <w:lang w:val="en-US"/>
        </w:rPr>
        <w:t>,</w:t>
      </w:r>
      <w:r w:rsidR="007B345C" w:rsidRPr="6275C7C3">
        <w:rPr>
          <w:rFonts w:ascii="Times New Roman" w:eastAsiaTheme="minorEastAsia" w:hAnsi="Times New Roman"/>
          <w:lang w:val="en-US"/>
        </w:rPr>
        <w:t xml:space="preserve"> energy-intensive inputs</w:t>
      </w:r>
      <w:r w:rsidR="00830F6F" w:rsidRPr="6275C7C3">
        <w:rPr>
          <w:rFonts w:ascii="Times New Roman" w:eastAsiaTheme="minorEastAsia" w:hAnsi="Times New Roman"/>
          <w:lang w:val="en-US"/>
        </w:rPr>
        <w:t xml:space="preserve"> in agriculture</w:t>
      </w:r>
      <w:r w:rsidR="008F51FE" w:rsidRPr="6275C7C3">
        <w:rPr>
          <w:rFonts w:ascii="Times New Roman" w:eastAsiaTheme="minorEastAsia" w:hAnsi="Times New Roman"/>
          <w:lang w:val="en-US"/>
        </w:rPr>
        <w:t>,</w:t>
      </w:r>
      <w:r w:rsidR="00B0247D" w:rsidRPr="6275C7C3">
        <w:rPr>
          <w:rFonts w:ascii="Times New Roman" w:eastAsiaTheme="minorEastAsia" w:hAnsi="Times New Roman"/>
          <w:lang w:val="en-US"/>
        </w:rPr>
        <w:t xml:space="preserve"> such as </w:t>
      </w:r>
      <w:r w:rsidR="001E02CE" w:rsidRPr="6275C7C3">
        <w:rPr>
          <w:rFonts w:ascii="Times New Roman" w:eastAsiaTheme="minorEastAsia" w:hAnsi="Times New Roman"/>
          <w:lang w:val="en-US"/>
        </w:rPr>
        <w:t xml:space="preserve">mineral </w:t>
      </w:r>
      <w:r w:rsidR="00B0247D" w:rsidRPr="6275C7C3">
        <w:rPr>
          <w:rFonts w:ascii="Times New Roman" w:eastAsiaTheme="minorEastAsia" w:hAnsi="Times New Roman"/>
          <w:lang w:val="en-US"/>
        </w:rPr>
        <w:t>fertilizers</w:t>
      </w:r>
      <w:r w:rsidR="008F51FE" w:rsidRPr="6275C7C3">
        <w:rPr>
          <w:rFonts w:ascii="Times New Roman" w:eastAsiaTheme="minorEastAsia" w:hAnsi="Times New Roman"/>
          <w:lang w:val="en-US"/>
        </w:rPr>
        <w:t>,</w:t>
      </w:r>
      <w:r w:rsidR="007B345C" w:rsidRPr="6275C7C3">
        <w:rPr>
          <w:rFonts w:ascii="Times New Roman" w:eastAsiaTheme="minorEastAsia" w:hAnsi="Times New Roman"/>
          <w:lang w:val="en-US"/>
        </w:rPr>
        <w:t xml:space="preserve"> have experienced considerable </w:t>
      </w:r>
      <w:r w:rsidR="00740941" w:rsidRPr="6275C7C3">
        <w:rPr>
          <w:rFonts w:ascii="Times New Roman" w:eastAsiaTheme="minorEastAsia" w:hAnsi="Times New Roman"/>
          <w:lang w:val="en-US"/>
        </w:rPr>
        <w:t>volatility</w:t>
      </w:r>
      <w:r w:rsidR="007B345C" w:rsidRPr="6275C7C3">
        <w:rPr>
          <w:rFonts w:ascii="Times New Roman" w:eastAsiaTheme="minorEastAsia" w:hAnsi="Times New Roman"/>
          <w:lang w:val="en-US"/>
        </w:rPr>
        <w:t xml:space="preserve">, putting </w:t>
      </w:r>
      <w:r w:rsidR="0098141F" w:rsidRPr="6275C7C3">
        <w:rPr>
          <w:rFonts w:ascii="Times New Roman" w:eastAsiaTheme="minorEastAsia" w:hAnsi="Times New Roman"/>
          <w:lang w:val="en-US"/>
        </w:rPr>
        <w:t>farmers'</w:t>
      </w:r>
      <w:r w:rsidR="007B345C" w:rsidRPr="6275C7C3">
        <w:rPr>
          <w:rFonts w:ascii="Times New Roman" w:eastAsiaTheme="minorEastAsia" w:hAnsi="Times New Roman"/>
          <w:lang w:val="en-US"/>
        </w:rPr>
        <w:t xml:space="preserve"> overall income and</w:t>
      </w:r>
      <w:r w:rsidR="008D193F" w:rsidRPr="6275C7C3">
        <w:rPr>
          <w:rFonts w:ascii="Times New Roman" w:eastAsiaTheme="minorEastAsia" w:hAnsi="Times New Roman"/>
          <w:lang w:val="en-US"/>
        </w:rPr>
        <w:t>,</w:t>
      </w:r>
      <w:r w:rsidR="007B345C" w:rsidRPr="6275C7C3">
        <w:rPr>
          <w:rFonts w:ascii="Times New Roman" w:eastAsiaTheme="minorEastAsia" w:hAnsi="Times New Roman"/>
          <w:lang w:val="en-US"/>
        </w:rPr>
        <w:t xml:space="preserve"> thereby</w:t>
      </w:r>
      <w:r w:rsidR="0098141F" w:rsidRPr="6275C7C3">
        <w:rPr>
          <w:rFonts w:ascii="Times New Roman" w:eastAsiaTheme="minorEastAsia" w:hAnsi="Times New Roman"/>
          <w:lang w:val="en-US"/>
        </w:rPr>
        <w:t>,</w:t>
      </w:r>
      <w:r w:rsidR="007B345C" w:rsidRPr="6275C7C3">
        <w:rPr>
          <w:rFonts w:ascii="Times New Roman" w:eastAsiaTheme="minorEastAsia" w:hAnsi="Times New Roman"/>
          <w:lang w:val="en-US"/>
        </w:rPr>
        <w:t xml:space="preserve"> food security at risk. </w:t>
      </w:r>
      <w:r w:rsidR="00924D77" w:rsidRPr="6275C7C3">
        <w:rPr>
          <w:rFonts w:ascii="Times New Roman" w:eastAsiaTheme="minorEastAsia" w:hAnsi="Times New Roman"/>
          <w:lang w:val="en-US"/>
        </w:rPr>
        <w:t>I</w:t>
      </w:r>
      <w:r w:rsidR="006A0B1C" w:rsidRPr="6275C7C3">
        <w:rPr>
          <w:rFonts w:ascii="Times New Roman" w:eastAsiaTheme="minorEastAsia" w:hAnsi="Times New Roman"/>
          <w:lang w:val="en-US"/>
        </w:rPr>
        <w:t xml:space="preserve">norganic </w:t>
      </w:r>
      <w:r w:rsidR="004032BE" w:rsidRPr="6275C7C3">
        <w:rPr>
          <w:rFonts w:ascii="Times New Roman" w:eastAsiaTheme="minorEastAsia" w:hAnsi="Times New Roman"/>
          <w:lang w:val="en-US"/>
        </w:rPr>
        <w:t>fertilizers</w:t>
      </w:r>
      <w:r w:rsidR="00BD7BC6" w:rsidRPr="6275C7C3">
        <w:rPr>
          <w:rFonts w:ascii="Times New Roman" w:eastAsiaTheme="minorEastAsia" w:hAnsi="Times New Roman"/>
          <w:lang w:val="en-US"/>
        </w:rPr>
        <w:t>,</w:t>
      </w:r>
      <w:r w:rsidR="0025726D" w:rsidRPr="6275C7C3">
        <w:rPr>
          <w:rFonts w:ascii="Times New Roman" w:eastAsiaTheme="minorEastAsia" w:hAnsi="Times New Roman"/>
          <w:lang w:val="en-US"/>
        </w:rPr>
        <w:t xml:space="preserve"> whose production requires substantial </w:t>
      </w:r>
      <w:r w:rsidR="00114206">
        <w:rPr>
          <w:rFonts w:ascii="Times New Roman" w:eastAsiaTheme="minorEastAsia" w:hAnsi="Times New Roman"/>
          <w:lang w:val="en-US"/>
        </w:rPr>
        <w:t>amounts of</w:t>
      </w:r>
      <w:r w:rsidR="0025726D" w:rsidRPr="6275C7C3">
        <w:rPr>
          <w:rFonts w:ascii="Times New Roman" w:eastAsiaTheme="minorEastAsia" w:hAnsi="Times New Roman"/>
          <w:lang w:val="en-US"/>
        </w:rPr>
        <w:t xml:space="preserve"> energy</w:t>
      </w:r>
      <w:r w:rsidR="007603CF" w:rsidRPr="6275C7C3">
        <w:rPr>
          <w:rFonts w:ascii="Times New Roman" w:eastAsiaTheme="minorEastAsia" w:hAnsi="Times New Roman"/>
          <w:lang w:val="en-US"/>
        </w:rPr>
        <w:t>,</w:t>
      </w:r>
      <w:r w:rsidR="00BD7BC6" w:rsidRPr="6275C7C3">
        <w:rPr>
          <w:rFonts w:ascii="Times New Roman" w:eastAsiaTheme="minorEastAsia" w:hAnsi="Times New Roman"/>
          <w:lang w:val="en-US"/>
        </w:rPr>
        <w:t xml:space="preserve"> </w:t>
      </w:r>
      <w:r w:rsidR="001941BC" w:rsidRPr="6275C7C3">
        <w:rPr>
          <w:rFonts w:ascii="Times New Roman" w:eastAsiaTheme="minorEastAsia" w:hAnsi="Times New Roman"/>
          <w:lang w:val="en-US"/>
        </w:rPr>
        <w:t xml:space="preserve">stand out </w:t>
      </w:r>
      <w:r w:rsidR="00BD69E3" w:rsidRPr="6275C7C3">
        <w:rPr>
          <w:rFonts w:ascii="Times New Roman" w:eastAsiaTheme="minorEastAsia" w:hAnsi="Times New Roman"/>
          <w:lang w:val="en-US"/>
        </w:rPr>
        <w:t>as a critical component</w:t>
      </w:r>
      <w:r w:rsidR="009068D0" w:rsidRPr="6275C7C3">
        <w:rPr>
          <w:rFonts w:ascii="Times New Roman" w:eastAsiaTheme="minorEastAsia" w:hAnsi="Times New Roman"/>
          <w:lang w:val="en-US"/>
        </w:rPr>
        <w:t xml:space="preserve"> for modern </w:t>
      </w:r>
      <w:r w:rsidR="001941BC" w:rsidRPr="6275C7C3">
        <w:rPr>
          <w:rFonts w:ascii="Times New Roman" w:eastAsiaTheme="minorEastAsia" w:hAnsi="Times New Roman"/>
          <w:lang w:val="en-US"/>
        </w:rPr>
        <w:t>agricultur</w:t>
      </w:r>
      <w:r w:rsidR="009068D0" w:rsidRPr="6275C7C3">
        <w:rPr>
          <w:rFonts w:ascii="Times New Roman" w:eastAsiaTheme="minorEastAsia" w:hAnsi="Times New Roman"/>
          <w:lang w:val="en-US"/>
        </w:rPr>
        <w:t>e</w:t>
      </w:r>
      <w:r w:rsidR="001941BC" w:rsidRPr="6275C7C3">
        <w:rPr>
          <w:rFonts w:ascii="Times New Roman" w:eastAsiaTheme="minorEastAsia" w:hAnsi="Times New Roman"/>
          <w:lang w:val="en-US"/>
        </w:rPr>
        <w:t xml:space="preserve"> </w:t>
      </w:r>
      <w:r w:rsidRPr="6275C7C3">
        <w:rPr>
          <w:rFonts w:ascii="Times New Roman" w:eastAsiaTheme="minorEastAsia" w:hAnsi="Times New Roman"/>
          <w:lang w:val="en-US"/>
        </w:rPr>
        <w:fldChar w:fldCharType="begin"/>
      </w:r>
      <w:r w:rsidRPr="6275C7C3">
        <w:rPr>
          <w:rFonts w:ascii="Times New Roman" w:eastAsiaTheme="minorEastAsia" w:hAnsi="Times New Roman"/>
          <w:lang w:val="en-US"/>
        </w:rPr>
        <w:instrText xml:space="preserve"> ADDIN ZOTERO_ITEM CSL_CITATION {"citationID":"cmO5UObL","properties":{"formattedCitation":"(European Commission, 2022; FAO, 2024)","plainCitation":"(European Commission, 2022; FAO, 2024)","noteIndex":0},"citationItems":[{"id":126989,"uris":["http://zotero.org/users/14812719/items/CFMWY3MA"],"itemData":{"id":126989,"type":"report","event-place":"Brussels","genre":"Press release","publisher-place":"Brussels","title":"Food security: the Commission addresses the availability and affordability of fertilisers in the EU and globally","URL":"https://ec.europa.eu/commission/presscorner/detail/en/ip_22_6564","author":[{"family":"European Commission","given":""}],"accessed":{"date-parts":[["2025",6,13]]},"issued":{"date-parts":[["2022",11,9]]}}},{"id":126990,"uris":["http://zotero.org/users/14812719/items/FDC9IUD4"],"itemData":{"id":126990,"type":"report","event-place":"Rome","genre":"FAOSTAT Analytical Brief","number":"90","publisher-place":"Rome","title":"Inorganic fertilizers - 2002-2022","URL":"https://doi.org/10.4060/cd1485en","author":[{"family":"FAO","given":""}],"issued":{"date-parts":[["2024"]]}}}],"schema":"https://github.com/citation-style-language/schema/raw/master/csl-citation.json"} </w:instrText>
      </w:r>
      <w:r w:rsidRPr="6275C7C3">
        <w:rPr>
          <w:rFonts w:ascii="Times New Roman" w:eastAsiaTheme="minorEastAsia" w:hAnsi="Times New Roman"/>
          <w:lang w:val="en-US"/>
        </w:rPr>
        <w:fldChar w:fldCharType="separate"/>
      </w:r>
      <w:r w:rsidR="00F51E15" w:rsidRPr="6275C7C3">
        <w:rPr>
          <w:rFonts w:ascii="Times New Roman" w:eastAsiaTheme="minorEastAsia" w:hAnsi="Times New Roman"/>
          <w:lang w:val="en-GB"/>
        </w:rPr>
        <w:t>(European Commission, 2022; FAO, 2024)</w:t>
      </w:r>
      <w:r w:rsidRPr="6275C7C3">
        <w:rPr>
          <w:rFonts w:ascii="Times New Roman" w:eastAsiaTheme="minorEastAsia" w:hAnsi="Times New Roman"/>
          <w:lang w:val="en-US"/>
        </w:rPr>
        <w:fldChar w:fldCharType="end"/>
      </w:r>
      <w:r w:rsidR="00C66842" w:rsidRPr="6275C7C3">
        <w:rPr>
          <w:rFonts w:ascii="Times New Roman" w:eastAsiaTheme="minorEastAsia" w:hAnsi="Times New Roman"/>
          <w:lang w:val="en-US"/>
        </w:rPr>
        <w:t>.</w:t>
      </w:r>
      <w:r w:rsidR="00687B70" w:rsidRPr="6275C7C3">
        <w:rPr>
          <w:rFonts w:ascii="Times New Roman" w:eastAsiaTheme="minorEastAsia" w:hAnsi="Times New Roman"/>
          <w:lang w:val="en-US"/>
        </w:rPr>
        <w:t xml:space="preserve"> In particular</w:t>
      </w:r>
      <w:r w:rsidR="00E443AA" w:rsidRPr="6275C7C3">
        <w:rPr>
          <w:rFonts w:ascii="Times New Roman" w:eastAsiaTheme="minorEastAsia" w:hAnsi="Times New Roman"/>
          <w:lang w:val="en-US"/>
        </w:rPr>
        <w:t>, n</w:t>
      </w:r>
      <w:r w:rsidR="00682042" w:rsidRPr="6275C7C3">
        <w:rPr>
          <w:rFonts w:ascii="Times New Roman" w:eastAsiaTheme="minorEastAsia" w:hAnsi="Times New Roman"/>
          <w:lang w:val="en-US"/>
        </w:rPr>
        <w:t>itrogen</w:t>
      </w:r>
      <w:r w:rsidR="00687B70" w:rsidRPr="6275C7C3">
        <w:rPr>
          <w:rFonts w:ascii="Times New Roman" w:eastAsiaTheme="minorEastAsia" w:hAnsi="Times New Roman"/>
          <w:lang w:val="en-US"/>
        </w:rPr>
        <w:t>-based</w:t>
      </w:r>
      <w:r w:rsidR="00DE4711">
        <w:rPr>
          <w:rFonts w:ascii="Times New Roman" w:eastAsiaTheme="minorEastAsia" w:hAnsi="Times New Roman"/>
          <w:lang w:val="en-US"/>
        </w:rPr>
        <w:t xml:space="preserve"> (N)</w:t>
      </w:r>
      <w:r w:rsidR="00682042" w:rsidRPr="6275C7C3">
        <w:rPr>
          <w:rFonts w:ascii="Times New Roman" w:eastAsiaTheme="minorEastAsia" w:hAnsi="Times New Roman"/>
          <w:lang w:val="en-US"/>
        </w:rPr>
        <w:t xml:space="preserve"> </w:t>
      </w:r>
      <w:r w:rsidR="00E36F89" w:rsidRPr="6275C7C3">
        <w:rPr>
          <w:rFonts w:ascii="Times New Roman" w:eastAsiaTheme="minorEastAsia" w:hAnsi="Times New Roman"/>
          <w:lang w:val="en-US"/>
        </w:rPr>
        <w:t>fertilizer</w:t>
      </w:r>
      <w:r w:rsidR="00CF0EDC" w:rsidRPr="6275C7C3">
        <w:rPr>
          <w:rFonts w:ascii="Times New Roman" w:eastAsiaTheme="minorEastAsia" w:hAnsi="Times New Roman"/>
          <w:lang w:val="en-US"/>
        </w:rPr>
        <w:t xml:space="preserve">s </w:t>
      </w:r>
      <w:r w:rsidR="00D8001E" w:rsidRPr="6275C7C3">
        <w:rPr>
          <w:rFonts w:ascii="Times New Roman" w:eastAsiaTheme="minorEastAsia" w:hAnsi="Times New Roman"/>
          <w:lang w:val="en-US"/>
        </w:rPr>
        <w:t>are the</w:t>
      </w:r>
      <w:r w:rsidR="009131D0" w:rsidRPr="6275C7C3">
        <w:rPr>
          <w:rFonts w:ascii="Times New Roman" w:eastAsiaTheme="minorEastAsia" w:hAnsi="Times New Roman"/>
          <w:lang w:val="en-US"/>
        </w:rPr>
        <w:t xml:space="preserve"> most important </w:t>
      </w:r>
      <w:r w:rsidR="0085766F" w:rsidRPr="6275C7C3">
        <w:rPr>
          <w:rFonts w:ascii="Times New Roman" w:eastAsiaTheme="minorEastAsia" w:hAnsi="Times New Roman"/>
          <w:lang w:val="en-US"/>
        </w:rPr>
        <w:t xml:space="preserve">nutrient </w:t>
      </w:r>
      <w:r w:rsidR="00C25D9E" w:rsidRPr="6275C7C3">
        <w:rPr>
          <w:rFonts w:ascii="Times New Roman" w:eastAsiaTheme="minorEastAsia" w:hAnsi="Times New Roman"/>
          <w:lang w:val="en-US"/>
        </w:rPr>
        <w:t>for</w:t>
      </w:r>
      <w:r w:rsidR="00CD5043" w:rsidRPr="6275C7C3">
        <w:rPr>
          <w:rFonts w:ascii="Times New Roman" w:eastAsiaTheme="minorEastAsia" w:hAnsi="Times New Roman"/>
          <w:lang w:val="en-US"/>
        </w:rPr>
        <w:t xml:space="preserve"> crop production</w:t>
      </w:r>
      <w:r w:rsidR="00E26A92" w:rsidRPr="6275C7C3">
        <w:rPr>
          <w:rFonts w:ascii="Times New Roman" w:eastAsiaTheme="minorEastAsia" w:hAnsi="Times New Roman"/>
          <w:lang w:val="en-US"/>
        </w:rPr>
        <w:t xml:space="preserve"> </w:t>
      </w:r>
      <w:r w:rsidRPr="6275C7C3">
        <w:rPr>
          <w:rFonts w:ascii="Times New Roman" w:eastAsiaTheme="minorEastAsia" w:hAnsi="Times New Roman"/>
          <w:lang w:val="en-US"/>
        </w:rPr>
        <w:fldChar w:fldCharType="begin"/>
      </w:r>
      <w:r w:rsidR="00A935DC">
        <w:rPr>
          <w:rFonts w:ascii="Times New Roman" w:eastAsiaTheme="minorEastAsia" w:hAnsi="Times New Roman"/>
          <w:lang w:val="en-US"/>
        </w:rPr>
        <w:instrText xml:space="preserve"> ADDIN ZOTERO_ITEM CSL_CITATION {"citationID":"zZzh0Kyo","properties":{"formattedCitation":"(IFA, 2022)","plainCitation":"(IFA, 2022)","noteIndex":0},"citationItems":[{"id":127045,"uris":["http://zotero.org/users/14812719/items/SZGQUAI6"],"itemData":{"id":127045,"type":"report","event-place":"Paris, France","publisher":"International Fertilizer Association (IFA)","publisher-place":"Paris, France","title":"Fertilizer use by crop and country for the 2017-2018 period","URL":"https://www.ifastat.org/consumption/fertilizer-use-by-crop","author":[{"family":"IFA","given":""}],"issued":{"date-parts":[["2022"]]}}}],"schema":"https://github.com/citation-style-language/schema/raw/master/csl-citation.json"} </w:instrText>
      </w:r>
      <w:r w:rsidRPr="6275C7C3">
        <w:rPr>
          <w:rFonts w:ascii="Times New Roman" w:eastAsiaTheme="minorEastAsia" w:hAnsi="Times New Roman"/>
          <w:lang w:val="en-US"/>
        </w:rPr>
        <w:fldChar w:fldCharType="separate"/>
      </w:r>
      <w:r w:rsidR="00644E42" w:rsidRPr="6275C7C3">
        <w:rPr>
          <w:rFonts w:ascii="Times New Roman" w:eastAsiaTheme="minorEastAsia" w:hAnsi="Times New Roman"/>
          <w:lang w:val="en-GB"/>
        </w:rPr>
        <w:t>(IFA, 2022)</w:t>
      </w:r>
      <w:r w:rsidRPr="6275C7C3">
        <w:rPr>
          <w:rFonts w:ascii="Times New Roman" w:eastAsiaTheme="minorEastAsia" w:hAnsi="Times New Roman"/>
          <w:lang w:val="en-US"/>
        </w:rPr>
        <w:fldChar w:fldCharType="end"/>
      </w:r>
      <w:r w:rsidR="004C3CF6" w:rsidRPr="6275C7C3">
        <w:rPr>
          <w:rFonts w:ascii="Times New Roman" w:eastAsiaTheme="minorEastAsia" w:hAnsi="Times New Roman"/>
          <w:lang w:val="en-US"/>
        </w:rPr>
        <w:t>.</w:t>
      </w:r>
      <w:r w:rsidR="00E112E9" w:rsidRPr="6275C7C3">
        <w:rPr>
          <w:rFonts w:ascii="Times New Roman" w:eastAsiaTheme="minorEastAsia" w:hAnsi="Times New Roman"/>
          <w:lang w:val="en-US"/>
        </w:rPr>
        <w:t xml:space="preserve"> However, </w:t>
      </w:r>
      <w:r w:rsidR="006B2B27">
        <w:rPr>
          <w:rFonts w:ascii="Times New Roman" w:eastAsiaTheme="minorEastAsia" w:hAnsi="Times New Roman"/>
          <w:lang w:val="en-US"/>
        </w:rPr>
        <w:t xml:space="preserve">price shocks caused by recent geopolitical crises </w:t>
      </w:r>
      <w:r w:rsidR="00D937D2" w:rsidRPr="6275C7C3">
        <w:rPr>
          <w:rFonts w:ascii="Times New Roman" w:eastAsiaTheme="minorEastAsia" w:hAnsi="Times New Roman"/>
          <w:lang w:val="en-US"/>
        </w:rPr>
        <w:t xml:space="preserve"> </w:t>
      </w:r>
      <w:r w:rsidR="00BD01D5" w:rsidRPr="6275C7C3">
        <w:rPr>
          <w:rFonts w:ascii="Times New Roman" w:eastAsiaTheme="minorEastAsia" w:hAnsi="Times New Roman"/>
          <w:lang w:val="en-US"/>
        </w:rPr>
        <w:t>are not completely transmitted to output prices</w:t>
      </w:r>
      <w:r w:rsidR="00244DA2" w:rsidRPr="6275C7C3">
        <w:rPr>
          <w:rFonts w:ascii="Times New Roman" w:eastAsiaTheme="minorEastAsia" w:hAnsi="Times New Roman"/>
          <w:lang w:val="en-US"/>
        </w:rPr>
        <w:t xml:space="preserve"> </w:t>
      </w:r>
      <w:r w:rsidRPr="6275C7C3">
        <w:rPr>
          <w:rFonts w:ascii="Times New Roman" w:eastAsiaTheme="minorEastAsia" w:hAnsi="Times New Roman"/>
          <w:lang w:val="en-US"/>
        </w:rPr>
        <w:fldChar w:fldCharType="begin"/>
      </w:r>
      <w:r w:rsidRPr="6275C7C3">
        <w:rPr>
          <w:rFonts w:ascii="Times New Roman" w:eastAsiaTheme="minorEastAsia" w:hAnsi="Times New Roman"/>
          <w:lang w:val="en-US"/>
        </w:rPr>
        <w:instrText xml:space="preserve"> ADDIN ZOTERO_ITEM CSL_CITATION {"citationID":"qG8zxSR4","properties":{"formattedCitation":"(Dong et al., 2025)","plainCitation":"(Dong et al., 2025)","noteIndex":0},"citationItems":[{"id":127050,"uris":["http://zotero.org/users/14812719/items/ZU4MG5JH"],"itemData":{"id":127050,"type":"article-journal","abstract":"Nitrogen fertilizer prices have been volatile, especially in recent years. This study decomposes nitrogen price changes into structural shocks related to supply and demand via a structural vector autoregression (SVAR) model and quantifies the relative contributions of these shocks to price movements over recent decades. Our findings reveal that corn and natural gas prices account for only a fraction of ammonia price fluctuations, while other factors in the nitrogen market have a more substantial influence.","container-title":"Applied Economic Perspectives and Policy","DOI":"10.1002/aepp.70004","ISSN":"2040-5804","issue":"n/a","language":"en","note":"_eprint: https://onlinelibrary.wiley.com/doi/pdf/10.1002/aepp.70004","source":"Wiley Online Library","title":"Unraveling demand and supply shocks in the U.S. nitrogen market","URL":"https://onlinelibrary.wiley.com/doi/abs/10.1002/aepp.70004","volume":"n/a","author":[{"family":"Dong","given":"Fengxia"},{"family":"Beckman","given":"Jayson"},{"family":"Arita","given":"Shawn"}],"accessed":{"date-parts":[["2025",8,13]]},"issued":{"date-parts":[["2025"]]}}}],"schema":"https://github.com/citation-style-language/schema/raw/master/csl-citation.json"} </w:instrText>
      </w:r>
      <w:r w:rsidRPr="6275C7C3">
        <w:rPr>
          <w:rFonts w:ascii="Times New Roman" w:eastAsiaTheme="minorEastAsia" w:hAnsi="Times New Roman"/>
          <w:lang w:val="en-US"/>
        </w:rPr>
        <w:fldChar w:fldCharType="separate"/>
      </w:r>
      <w:r w:rsidR="00244DA2" w:rsidRPr="6275C7C3">
        <w:rPr>
          <w:rFonts w:ascii="Times New Roman" w:eastAsiaTheme="minorEastAsia" w:hAnsi="Times New Roman"/>
          <w:lang w:val="en-GB"/>
        </w:rPr>
        <w:t>(Dong et al., 2025)</w:t>
      </w:r>
      <w:r w:rsidRPr="6275C7C3">
        <w:rPr>
          <w:rFonts w:ascii="Times New Roman" w:eastAsiaTheme="minorEastAsia" w:hAnsi="Times New Roman"/>
          <w:lang w:val="en-US"/>
        </w:rPr>
        <w:fldChar w:fldCharType="end"/>
      </w:r>
      <w:r w:rsidR="00194D4C" w:rsidRPr="6275C7C3">
        <w:rPr>
          <w:rFonts w:ascii="Times New Roman" w:eastAsiaTheme="minorEastAsia" w:hAnsi="Times New Roman"/>
          <w:lang w:val="en-US"/>
        </w:rPr>
        <w:t>.</w:t>
      </w:r>
      <w:r w:rsidR="00505C5C" w:rsidRPr="6275C7C3">
        <w:rPr>
          <w:rFonts w:ascii="Times New Roman" w:eastAsiaTheme="minorEastAsia" w:hAnsi="Times New Roman"/>
          <w:lang w:val="en-US"/>
        </w:rPr>
        <w:t xml:space="preserve"> </w:t>
      </w:r>
      <w:r w:rsidR="00D03519" w:rsidRPr="6275C7C3">
        <w:rPr>
          <w:rFonts w:ascii="Times New Roman" w:eastAsiaTheme="minorEastAsia" w:hAnsi="Times New Roman"/>
          <w:lang w:val="en-US"/>
        </w:rPr>
        <w:t xml:space="preserve">Higher prices </w:t>
      </w:r>
      <w:r w:rsidR="00C776AA" w:rsidRPr="6275C7C3">
        <w:rPr>
          <w:rFonts w:ascii="Times New Roman" w:eastAsiaTheme="minorEastAsia" w:hAnsi="Times New Roman"/>
          <w:lang w:val="en-US"/>
        </w:rPr>
        <w:t>can reduce farmers’ ability to apply optimal nutrient levels</w:t>
      </w:r>
      <w:r w:rsidR="00BF2EDB" w:rsidRPr="6275C7C3">
        <w:rPr>
          <w:rFonts w:ascii="Times New Roman" w:eastAsiaTheme="minorEastAsia" w:hAnsi="Times New Roman"/>
          <w:lang w:val="en-US"/>
        </w:rPr>
        <w:t xml:space="preserve">, thereby </w:t>
      </w:r>
      <w:r w:rsidR="000154E5" w:rsidRPr="6275C7C3">
        <w:rPr>
          <w:rFonts w:ascii="Times New Roman" w:eastAsiaTheme="minorEastAsia" w:hAnsi="Times New Roman"/>
          <w:lang w:val="en-US"/>
        </w:rPr>
        <w:t xml:space="preserve">lowering </w:t>
      </w:r>
      <w:r w:rsidR="00BF2EDB" w:rsidRPr="6275C7C3">
        <w:rPr>
          <w:rFonts w:ascii="Times New Roman" w:eastAsiaTheme="minorEastAsia" w:hAnsi="Times New Roman"/>
          <w:lang w:val="en-US"/>
        </w:rPr>
        <w:t>yields and jeopardizing food security.</w:t>
      </w:r>
      <w:r w:rsidR="008A06CA" w:rsidRPr="6275C7C3">
        <w:rPr>
          <w:rFonts w:ascii="Times New Roman" w:eastAsiaTheme="minorEastAsia" w:hAnsi="Times New Roman"/>
          <w:lang w:val="en-US"/>
        </w:rPr>
        <w:t xml:space="preserve"> </w:t>
      </w:r>
    </w:p>
    <w:p w14:paraId="46E5DF7A" w14:textId="77777777" w:rsidR="000214D4" w:rsidRDefault="0060381D" w:rsidP="6275C7C3">
      <w:pPr>
        <w:autoSpaceDE w:val="0"/>
        <w:autoSpaceDN w:val="0"/>
        <w:adjustRightInd w:val="0"/>
        <w:spacing w:line="360" w:lineRule="auto"/>
        <w:jc w:val="both"/>
        <w:rPr>
          <w:rFonts w:ascii="Times New Roman" w:eastAsiaTheme="minorEastAsia" w:hAnsi="Times New Roman"/>
          <w:lang w:val="en-US"/>
        </w:rPr>
      </w:pPr>
      <w:r w:rsidRPr="6275C7C3">
        <w:rPr>
          <w:rFonts w:ascii="Times New Roman" w:eastAsiaTheme="minorEastAsia" w:hAnsi="Times New Roman"/>
          <w:lang w:val="en-US"/>
        </w:rPr>
        <w:t>While in the long</w:t>
      </w:r>
      <w:r w:rsidR="005A6291" w:rsidRPr="6275C7C3">
        <w:rPr>
          <w:rFonts w:ascii="Times New Roman" w:eastAsiaTheme="minorEastAsia" w:hAnsi="Times New Roman"/>
          <w:lang w:val="en-US"/>
        </w:rPr>
        <w:t>-</w:t>
      </w:r>
      <w:r w:rsidRPr="6275C7C3">
        <w:rPr>
          <w:rFonts w:ascii="Times New Roman" w:eastAsiaTheme="minorEastAsia" w:hAnsi="Times New Roman"/>
          <w:lang w:val="en-US"/>
        </w:rPr>
        <w:t xml:space="preserve">run farms must </w:t>
      </w:r>
      <w:r w:rsidR="00460FEF" w:rsidRPr="6275C7C3">
        <w:rPr>
          <w:rFonts w:ascii="Times New Roman" w:eastAsiaTheme="minorEastAsia" w:hAnsi="Times New Roman"/>
          <w:lang w:val="en-US"/>
        </w:rPr>
        <w:t>reduce dependency</w:t>
      </w:r>
      <w:r w:rsidRPr="6275C7C3">
        <w:rPr>
          <w:rFonts w:ascii="Times New Roman" w:eastAsiaTheme="minorEastAsia" w:hAnsi="Times New Roman"/>
          <w:lang w:val="en-US"/>
        </w:rPr>
        <w:t xml:space="preserve"> </w:t>
      </w:r>
      <w:r w:rsidR="10238A6C" w:rsidRPr="6275C7C3">
        <w:rPr>
          <w:rFonts w:ascii="Times New Roman" w:eastAsiaTheme="minorEastAsia" w:hAnsi="Times New Roman"/>
          <w:lang w:val="en-US"/>
        </w:rPr>
        <w:t>on</w:t>
      </w:r>
      <w:r w:rsidRPr="6275C7C3">
        <w:rPr>
          <w:rFonts w:ascii="Times New Roman" w:eastAsiaTheme="minorEastAsia" w:hAnsi="Times New Roman"/>
          <w:lang w:val="en-US"/>
        </w:rPr>
        <w:t xml:space="preserve"> fossil energy intensive inputs, </w:t>
      </w:r>
      <w:r w:rsidR="007D35DA" w:rsidRPr="6275C7C3">
        <w:rPr>
          <w:rFonts w:ascii="Times New Roman" w:eastAsiaTheme="minorEastAsia" w:hAnsi="Times New Roman"/>
          <w:lang w:val="en-US"/>
        </w:rPr>
        <w:t xml:space="preserve">price </w:t>
      </w:r>
      <w:r w:rsidRPr="6275C7C3">
        <w:rPr>
          <w:rFonts w:ascii="Times New Roman" w:eastAsiaTheme="minorEastAsia" w:hAnsi="Times New Roman"/>
          <w:lang w:val="en-US"/>
        </w:rPr>
        <w:t xml:space="preserve">risk management </w:t>
      </w:r>
      <w:r w:rsidR="007D35DA" w:rsidRPr="6275C7C3">
        <w:rPr>
          <w:rFonts w:ascii="Times New Roman" w:eastAsiaTheme="minorEastAsia" w:hAnsi="Times New Roman"/>
          <w:lang w:val="en-US"/>
        </w:rPr>
        <w:t xml:space="preserve">can </w:t>
      </w:r>
      <w:r w:rsidR="005F44AA" w:rsidRPr="6275C7C3">
        <w:rPr>
          <w:rFonts w:ascii="Times New Roman" w:eastAsiaTheme="minorEastAsia" w:hAnsi="Times New Roman"/>
          <w:lang w:val="en-US"/>
        </w:rPr>
        <w:t>mitigate</w:t>
      </w:r>
      <w:r w:rsidRPr="6275C7C3">
        <w:rPr>
          <w:rFonts w:ascii="Times New Roman" w:eastAsiaTheme="minorEastAsia" w:hAnsi="Times New Roman"/>
          <w:lang w:val="en-US"/>
        </w:rPr>
        <w:t xml:space="preserve"> the financial exposure to price volatility </w:t>
      </w:r>
      <w:r w:rsidR="007D35DA" w:rsidRPr="6275C7C3">
        <w:rPr>
          <w:rFonts w:ascii="Times New Roman" w:eastAsiaTheme="minorEastAsia" w:hAnsi="Times New Roman"/>
          <w:lang w:val="en-US"/>
        </w:rPr>
        <w:t xml:space="preserve">in the short run. </w:t>
      </w:r>
      <w:r w:rsidR="00C125A3" w:rsidRPr="6275C7C3">
        <w:rPr>
          <w:rFonts w:ascii="Times New Roman" w:eastAsiaTheme="minorEastAsia" w:hAnsi="Times New Roman"/>
          <w:lang w:val="en-US"/>
        </w:rPr>
        <w:t>A strategy t</w:t>
      </w:r>
      <w:r w:rsidR="001B7F91" w:rsidRPr="6275C7C3">
        <w:rPr>
          <w:rFonts w:ascii="Times New Roman" w:eastAsiaTheme="minorEastAsia" w:hAnsi="Times New Roman"/>
          <w:lang w:val="en-US"/>
        </w:rPr>
        <w:t xml:space="preserve">o </w:t>
      </w:r>
      <w:r w:rsidR="007B345C" w:rsidRPr="6275C7C3">
        <w:rPr>
          <w:rFonts w:ascii="Times New Roman" w:eastAsiaTheme="minorEastAsia" w:hAnsi="Times New Roman"/>
          <w:lang w:val="en-US"/>
        </w:rPr>
        <w:t xml:space="preserve">manage </w:t>
      </w:r>
      <w:r w:rsidR="00EB0954" w:rsidRPr="6275C7C3">
        <w:rPr>
          <w:rFonts w:ascii="Times New Roman" w:eastAsiaTheme="minorEastAsia" w:hAnsi="Times New Roman"/>
          <w:lang w:val="en-US"/>
        </w:rPr>
        <w:t>price</w:t>
      </w:r>
      <w:r w:rsidR="007B345C" w:rsidRPr="6275C7C3">
        <w:rPr>
          <w:rFonts w:ascii="Times New Roman" w:eastAsiaTheme="minorEastAsia" w:hAnsi="Times New Roman"/>
          <w:lang w:val="en-US"/>
        </w:rPr>
        <w:t xml:space="preserve"> risk</w:t>
      </w:r>
      <w:r w:rsidR="004450BE" w:rsidRPr="6275C7C3">
        <w:rPr>
          <w:rFonts w:ascii="Times New Roman" w:eastAsiaTheme="minorEastAsia" w:hAnsi="Times New Roman"/>
          <w:lang w:val="en-US"/>
        </w:rPr>
        <w:t xml:space="preserve"> is to </w:t>
      </w:r>
      <w:r w:rsidR="00B772C5" w:rsidRPr="6275C7C3">
        <w:rPr>
          <w:rFonts w:ascii="Times New Roman" w:eastAsiaTheme="minorEastAsia" w:hAnsi="Times New Roman"/>
          <w:lang w:val="en-US"/>
        </w:rPr>
        <w:t xml:space="preserve">use </w:t>
      </w:r>
      <w:r w:rsidR="007B345C" w:rsidRPr="6275C7C3">
        <w:rPr>
          <w:rFonts w:ascii="Times New Roman" w:eastAsiaTheme="minorEastAsia" w:hAnsi="Times New Roman"/>
          <w:lang w:val="en-US"/>
        </w:rPr>
        <w:t xml:space="preserve">financial tools </w:t>
      </w:r>
      <w:r w:rsidR="0088711B" w:rsidRPr="6275C7C3">
        <w:rPr>
          <w:rFonts w:ascii="Times New Roman" w:hAnsi="Times New Roman"/>
          <w:lang w:val="en-US"/>
        </w:rPr>
        <w:t>such as</w:t>
      </w:r>
      <w:r w:rsidR="007B345C" w:rsidRPr="6275C7C3">
        <w:rPr>
          <w:rFonts w:ascii="Times New Roman" w:hAnsi="Times New Roman"/>
          <w:lang w:val="en-US"/>
        </w:rPr>
        <w:t xml:space="preserve"> forward contracts, futures and options, and price </w:t>
      </w:r>
      <w:r w:rsidR="008D193F" w:rsidRPr="6275C7C3">
        <w:rPr>
          <w:rFonts w:ascii="Times New Roman" w:hAnsi="Times New Roman"/>
          <w:lang w:val="en-US"/>
        </w:rPr>
        <w:t>insurance</w:t>
      </w:r>
      <w:r w:rsidR="00946D21" w:rsidRPr="6275C7C3">
        <w:rPr>
          <w:rFonts w:ascii="Times New Roman" w:hAnsi="Times New Roman"/>
          <w:lang w:val="en-US"/>
        </w:rPr>
        <w:t xml:space="preserve"> </w:t>
      </w:r>
      <w:r w:rsidRPr="6275C7C3">
        <w:rPr>
          <w:rFonts w:ascii="Times New Roman" w:hAnsi="Times New Roman"/>
          <w:lang w:val="en-US"/>
        </w:rPr>
        <w:fldChar w:fldCharType="begin"/>
      </w:r>
      <w:r w:rsidRPr="6275C7C3">
        <w:rPr>
          <w:rFonts w:ascii="Times New Roman" w:hAnsi="Times New Roman"/>
          <w:lang w:val="en-US"/>
        </w:rPr>
        <w:instrText xml:space="preserve"> ADDIN ZOTERO_ITEM CSL_CITATION {"citationID":"7mNcZepI","properties":{"formattedCitation":"(Hardaker et al., 2015)","plainCitation":"(Hardaker et al., 2015)","noteIndex":0},"citationItems":[{"id":126958,"uris":["http://zotero.org/users/14812719/items/VSKS4L7A"],"itemData":{"id":126958,"type":"book","abstract":"ResearchGate is a network dedicated to science and research. Connect, collaborate and discover scientific publications, jobs and conferences. All for free.","edition":"3rd","language":"en","publisher":"CABI Publishing","title":"Coping With Risk in Agriculture","URL":"https://www.cabidigitallibrary.org/doi/book/10.1079/9781780645742.0000","author":[{"family":"Hardaker","given":"J.B."},{"family":"Huirne","given":"R.B.M."},{"family":"Anderson","given":"J.R."},{"family":"Lien","given":"G."}],"issued":{"date-parts":[["2015"]]}}}],"schema":"https://github.com/citation-style-language/schema/raw/master/csl-citation.json"} </w:instrText>
      </w:r>
      <w:r w:rsidRPr="6275C7C3">
        <w:rPr>
          <w:rFonts w:ascii="Times New Roman" w:hAnsi="Times New Roman"/>
          <w:lang w:val="en-US"/>
        </w:rPr>
        <w:fldChar w:fldCharType="separate"/>
      </w:r>
      <w:r w:rsidR="00946D21" w:rsidRPr="6275C7C3">
        <w:rPr>
          <w:rFonts w:ascii="Times New Roman" w:hAnsi="Times New Roman"/>
          <w:lang w:val="en-US"/>
        </w:rPr>
        <w:t>(Hardaker et al., 2015)</w:t>
      </w:r>
      <w:r w:rsidRPr="6275C7C3">
        <w:rPr>
          <w:rFonts w:ascii="Times New Roman" w:hAnsi="Times New Roman"/>
          <w:lang w:val="en-US"/>
        </w:rPr>
        <w:fldChar w:fldCharType="end"/>
      </w:r>
      <w:r w:rsidR="004078D6" w:rsidRPr="6275C7C3">
        <w:rPr>
          <w:rFonts w:ascii="Times New Roman" w:hAnsi="Times New Roman"/>
          <w:lang w:val="en-US"/>
        </w:rPr>
        <w:t>.</w:t>
      </w:r>
      <w:r w:rsidR="00B772C5" w:rsidRPr="6275C7C3">
        <w:rPr>
          <w:rFonts w:ascii="Times New Roman" w:hAnsi="Times New Roman"/>
          <w:lang w:val="en-US"/>
        </w:rPr>
        <w:t xml:space="preserve"> </w:t>
      </w:r>
      <w:r w:rsidR="001458D5" w:rsidRPr="000214D4">
        <w:rPr>
          <w:lang w:val="en-GB"/>
        </w:rPr>
        <w:t xml:space="preserve">But farmers’ adoption of such tools is lower than what would be expected from utility-maximizing </w:t>
      </w:r>
      <w:proofErr w:type="spellStart"/>
      <w:r w:rsidR="001458D5" w:rsidRPr="000214D4">
        <w:rPr>
          <w:lang w:val="en-GB"/>
        </w:rPr>
        <w:t>behavior</w:t>
      </w:r>
      <w:proofErr w:type="spellEnd"/>
      <w:r w:rsidR="001458D5" w:rsidRPr="000214D4">
        <w:rPr>
          <w:lang w:val="en-GB"/>
        </w:rPr>
        <w:t xml:space="preserve"> of a risk-averse decision-maker</w:t>
      </w:r>
      <w:r w:rsidRPr="6275C7C3">
        <w:rPr>
          <w:rFonts w:ascii="Times New Roman" w:eastAsiaTheme="minorEastAsia" w:hAnsi="Times New Roman"/>
          <w:lang w:val="en-US"/>
        </w:rPr>
        <w:fldChar w:fldCharType="begin"/>
      </w:r>
      <w:r w:rsidRPr="6275C7C3">
        <w:rPr>
          <w:rFonts w:ascii="Times New Roman" w:eastAsiaTheme="minorEastAsia" w:hAnsi="Times New Roman"/>
          <w:lang w:val="en-US"/>
        </w:rPr>
        <w:instrText xml:space="preserve"> ADDIN ZOTERO_ITEM CSL_CITATION {"citationID":"9vfy2kJP","properties":{"formattedCitation":"(Spada et al., 2025)","plainCitation":"(Spada et al., 2025)","noteIndex":0},"citationItems":[{"id":127060,"uris":["http://zotero.org/users/14812719/items/VU8YTXYX"],"itemData":{"id":127060,"type":"article-journal","abstract":"Price volatility is a significant risk in agriculture, and risk-averse farmers might sacrifice part of their expected profits to mitigate it. Risk management tools such as forward contracts, futures, options, and price insurance, are designed to hedge price risk. Yet adoption rates are low, which contradicts standard expected utility maximizing behavior. We therefore systematically review the literature on the relationship between behavioral factors and farmers’ adoption of price risk management tools to better understand the adoption decision. We here categorize behavioral factors into behavioral preferences, formally integrated into economic choice models, and into psychological factors, which lack mathematical formalization. We use these conceptual model to define search terms and then follow the PRISMA approach to identify 100 relevant papers. Results show that the vast majority of studies incorporate risk aversion in an Expected Utility framework to conceptualize price risk management decisions. Therefore, we conclude that behavioral economic models such as Cumulative Prospect Theory, that incorporates behavioral preferences such as loss aversion and probability distortion, offer promising pathways to better explain farmers’ price risk management decisions. Regarding psychological factors, findings highlight the role of risk attitudes, social environment, and cognitive perceptions in shaping farmers’ decisions. Further research is required to identify behavioral economic preferences that explain price risk management decisions. Moreover, price risk management tools should be adjusted to better consider farmer preferences and thereby become more attractive to farmers","DOI":"10.22004/ag.econ.356632","language":"eng","note":"number-of-pages: 43","source":"AgEcon Search","title":"Behavioral Preferences Affecting the Adoption of Financial Price Risk Management Tools in Agriculture: A Systematic Literature Review","title-short":"Behavioral Preferences Affecting the Adoption of Financial Price Risk Management Tools in Agriculture","URL":"https://ageconsearch.umn.edu/record/356632","author":[{"family":"Spada","given":"Riccardo"},{"family":"Moritz","given":"Laura"},{"family":"Rommel","given":"Jens"},{"family":"Cerroni","given":"Simone"},{"family":"Meuwissen","given":"Miranda P. M."},{"family":"Dalhaus","given":"Tobias"}],"accessed":{"date-parts":[["2025",8,19]]},"issued":{"date-parts":[["2025"]]}}}],"schema":"https://github.com/citation-style-language/schema/raw/master/csl-citation.json"} </w:instrText>
      </w:r>
      <w:r w:rsidRPr="6275C7C3">
        <w:rPr>
          <w:rFonts w:ascii="Times New Roman" w:eastAsiaTheme="minorEastAsia" w:hAnsi="Times New Roman"/>
          <w:lang w:val="en-US"/>
        </w:rPr>
        <w:fldChar w:fldCharType="separate"/>
      </w:r>
      <w:r w:rsidR="00C57968" w:rsidRPr="6275C7C3">
        <w:rPr>
          <w:rFonts w:ascii="Times New Roman" w:eastAsiaTheme="minorEastAsia" w:hAnsi="Times New Roman"/>
          <w:lang w:val="en-GB"/>
        </w:rPr>
        <w:t>(Spada et al., 2025)</w:t>
      </w:r>
      <w:r w:rsidRPr="6275C7C3">
        <w:rPr>
          <w:rFonts w:ascii="Times New Roman" w:eastAsiaTheme="minorEastAsia" w:hAnsi="Times New Roman"/>
          <w:lang w:val="en-US"/>
        </w:rPr>
        <w:fldChar w:fldCharType="end"/>
      </w:r>
      <w:r w:rsidR="007D35DA" w:rsidRPr="6275C7C3">
        <w:rPr>
          <w:rFonts w:ascii="Times New Roman" w:eastAsiaTheme="minorEastAsia" w:hAnsi="Times New Roman"/>
          <w:lang w:val="en-US"/>
        </w:rPr>
        <w:t>.</w:t>
      </w:r>
      <w:r w:rsidR="0063222E" w:rsidRPr="6275C7C3">
        <w:rPr>
          <w:rFonts w:ascii="Times New Roman" w:eastAsiaTheme="minorEastAsia" w:hAnsi="Times New Roman"/>
          <w:lang w:val="en-US"/>
        </w:rPr>
        <w:t xml:space="preserve"> </w:t>
      </w:r>
    </w:p>
    <w:p w14:paraId="095ADACA" w14:textId="5BD1CDFD" w:rsidR="002B33A1" w:rsidRDefault="002B33A1" w:rsidP="6275C7C3">
      <w:pPr>
        <w:autoSpaceDE w:val="0"/>
        <w:autoSpaceDN w:val="0"/>
        <w:adjustRightInd w:val="0"/>
        <w:spacing w:line="360" w:lineRule="auto"/>
        <w:jc w:val="both"/>
        <w:rPr>
          <w:rFonts w:ascii="Times New Roman" w:eastAsiaTheme="minorEastAsia" w:hAnsi="Times New Roman"/>
          <w:lang w:val="en-US"/>
        </w:rPr>
      </w:pPr>
      <w:r w:rsidRPr="002B33A1">
        <w:rPr>
          <w:rFonts w:ascii="Times New Roman" w:eastAsiaTheme="minorEastAsia" w:hAnsi="Times New Roman"/>
          <w:lang w:val="en-US"/>
        </w:rPr>
        <w:t xml:space="preserve">Many farmers’ decisions deviate from pure profit maximization and are better explained by considering risk preferences by using an expected utility framework, such as fertilizer decision </w:t>
      </w:r>
      <w:r w:rsidR="00A935DC">
        <w:rPr>
          <w:rFonts w:ascii="Times New Roman" w:eastAsiaTheme="minorEastAsia" w:hAnsi="Times New Roman"/>
          <w:lang w:val="en-US"/>
        </w:rPr>
        <w:fldChar w:fldCharType="begin"/>
      </w:r>
      <w:r w:rsidR="00A935DC">
        <w:rPr>
          <w:rFonts w:ascii="Times New Roman" w:eastAsiaTheme="minorEastAsia" w:hAnsi="Times New Roman"/>
          <w:lang w:val="en-US"/>
        </w:rPr>
        <w:instrText xml:space="preserve"> ADDIN ZOTERO_ITEM CSL_CITATION {"citationID":"a2AFCpVN","properties":{"formattedCitation":"(Moritz et al., 2026)","plainCitation":"(Moritz et al., 2026)","noteIndex":0},"citationItems":[{"id":128946,"uris":["http://zotero.org/users/14812719/items/9L9TSCZ4"],"itemData":{"id":128946,"type":"article-journal","abstract":"Fertilizer management decisions entail significant economic and environmental implications at the farm and global levels. However, both underuse and overuse of fertilizers often occur, deviating from the economically optimal use. This raises the question of why non-optimal fertilizer behavior persists. One possible explanation is the influence of behavioral factors on farmers' decision-making processes. Therefore, we conducted a systematic review of behavioral factors in decision-making under risk and uncertainty, focusing on their association with fertilizer decisions in high-income countries. Fertilizer management decisions are inherently risky due to the presence of different sources of uncertainty, such as fertilizer prices, crop yields, and output prices. Our review of 64 peer-reviewed articles shows that most research focuses exclusively on farmers’ risk preferences, often using expected utility theory. Few notable exceptions incorporate broader behavioral considerations. Our findings highlight the need for future research that extends beyond risk preferences and incorporates non-standard decision theories into fertilizer decision models. This could help explain some of the non-optimal fertilizer behaviors observed in practice. Finally, we emphasize the importance of combining primary data-driven behavioral research with secondary data to create a more comprehensive understanding of fertilizer decision-making. These insights may be applicable to other decision-making within and beyond agriculture.","container-title":"Journal of Behavioral and Experimental Economics","DOI":"10.1016/j.socec.2026.102524","ISSN":"2214-8043","journalAbbreviation":"Journal of Behavioral and Experimental Economics","page":"102524","source":"ScienceDirect","title":"Risk preferences and other (ignored) behavioral factors in fertilizer management decisions: A systematic literature review","title-short":"Risk preferences and other (ignored) behavioral factors in fertilizer management decisions","volume":"121","author":[{"family":"Moritz","given":"Laura"},{"family":"Spada","given":"Riccardo"},{"family":"Rommel","given":"Jens"},{"family":"Dalhaus","given":"Tobias"},{"family":"Cerroni","given":"Simone"}],"issued":{"date-parts":[["2026",3,1]]}}}],"schema":"https://github.com/citation-style-language/schema/raw/master/csl-citation.json"} </w:instrText>
      </w:r>
      <w:r w:rsidR="00A935DC">
        <w:rPr>
          <w:rFonts w:ascii="Times New Roman" w:eastAsiaTheme="minorEastAsia" w:hAnsi="Times New Roman"/>
          <w:lang w:val="en-US"/>
        </w:rPr>
        <w:fldChar w:fldCharType="separate"/>
      </w:r>
      <w:r w:rsidR="00A935DC" w:rsidRPr="00A935DC">
        <w:rPr>
          <w:rFonts w:ascii="Times New Roman" w:eastAsiaTheme="minorEastAsia" w:hAnsi="Times New Roman"/>
          <w:lang w:val="en-GB"/>
        </w:rPr>
        <w:t>(Moritz et al., 2026)</w:t>
      </w:r>
      <w:r w:rsidR="00A935DC">
        <w:rPr>
          <w:rFonts w:ascii="Times New Roman" w:eastAsiaTheme="minorEastAsia" w:hAnsi="Times New Roman"/>
          <w:lang w:val="en-US"/>
        </w:rPr>
        <w:fldChar w:fldCharType="end"/>
      </w:r>
      <w:r w:rsidRPr="002B33A1">
        <w:rPr>
          <w:rFonts w:ascii="Times New Roman" w:eastAsiaTheme="minorEastAsia" w:hAnsi="Times New Roman"/>
          <w:lang w:val="en-US"/>
        </w:rPr>
        <w:t>. Nonetheless, a growing body of empirical evidence shows that farmers’ choices often depart from the assumptions of Expected Utility Theory (EUT). For example, producers display loss aversion and probability weighting</w:t>
      </w:r>
      <w:r w:rsidR="00E63B57">
        <w:rPr>
          <w:rFonts w:ascii="Times New Roman" w:eastAsiaTheme="minorEastAsia" w:hAnsi="Times New Roman"/>
          <w:lang w:val="en-US"/>
        </w:rPr>
        <w:t xml:space="preserve"> </w:t>
      </w:r>
      <w:r w:rsidR="00E63B57">
        <w:rPr>
          <w:rFonts w:ascii="Times New Roman" w:eastAsiaTheme="minorEastAsia" w:hAnsi="Times New Roman"/>
          <w:lang w:val="en-US"/>
        </w:rPr>
        <w:fldChar w:fldCharType="begin"/>
      </w:r>
      <w:r w:rsidR="00E63B57">
        <w:rPr>
          <w:rFonts w:ascii="Times New Roman" w:eastAsiaTheme="minorEastAsia" w:hAnsi="Times New Roman"/>
          <w:lang w:val="en-US"/>
        </w:rPr>
        <w:instrText xml:space="preserve"> ADDIN ZOTERO_ITEM CSL_CITATION {"citationID":"AYevxvFN","properties":{"formattedCitation":"(Finger et al., 2024)","plainCitation":"(Finger et al., 2024)","noteIndex":0},"citationItems":[{"id":128872,"uris":["http://zotero.org/users/14812719/items/JIK4F2EW"],"itemData":{"id":128872,"type":"article-journal","abstract":"Explaining farmer decision making using cumulative prospect theory is of increasing importance. We present a systematic review on European farmers' preferences under the cumulative prospect theory framework. We identified 17 studies covering 2324 farmers from 12 European countries. All studies report that (on average) farmers are: (i) risk averse, (ii) loss averse, and (iii) overweight small probabilities and underweight large probabilities. However, there is a large heterogeneity across and within studies. These findings have implications for the analysis and design of policy and insurance.","container-title":"Journal of Agricultural Economics","DOI":"10.1111/1477-9552.12565","ISSN":"1477-9552","issue":"1","language":"en","license":"© 2023 The Authors. Journal of Agricultural Economics published by John Wiley &amp; Sons Ltd on behalf of Agricultural Economics Society.","note":"_eprint: https://onlinelibrary.wiley.com/doi/pdf/10.1111/1477-9552.12565","page":"465-472","source":"Wiley Online Library","title":"A note on European farmers' preferences under cumulative prospect theory","volume":"75","author":[{"family":"Finger","given":"Robert"},{"family":"Garcia","given":"Viviana"},{"family":"McCallum","given":"Chloe"},{"family":"Rommel","given":"Jens"}],"issued":{"date-parts":[["2024"]]}}}],"schema":"https://github.com/citation-style-language/schema/raw/master/csl-citation.json"} </w:instrText>
      </w:r>
      <w:r w:rsidR="00E63B57">
        <w:rPr>
          <w:rFonts w:ascii="Times New Roman" w:eastAsiaTheme="minorEastAsia" w:hAnsi="Times New Roman"/>
          <w:lang w:val="en-US"/>
        </w:rPr>
        <w:fldChar w:fldCharType="separate"/>
      </w:r>
      <w:r w:rsidR="00E63B57" w:rsidRPr="00E63B57">
        <w:rPr>
          <w:rFonts w:ascii="Times New Roman" w:eastAsiaTheme="minorEastAsia" w:hAnsi="Times New Roman"/>
          <w:lang w:val="en-GB"/>
        </w:rPr>
        <w:t>(Finger et al., 2024)</w:t>
      </w:r>
      <w:r w:rsidR="00E63B57">
        <w:rPr>
          <w:rFonts w:ascii="Times New Roman" w:eastAsiaTheme="minorEastAsia" w:hAnsi="Times New Roman"/>
          <w:lang w:val="en-US"/>
        </w:rPr>
        <w:fldChar w:fldCharType="end"/>
      </w:r>
      <w:r w:rsidRPr="002B33A1">
        <w:rPr>
          <w:rFonts w:ascii="Times New Roman" w:eastAsiaTheme="minorEastAsia" w:hAnsi="Times New Roman"/>
          <w:lang w:val="en-US"/>
        </w:rPr>
        <w:t xml:space="preserve">, consistent with Cumulative Prospect Theory (CPT) </w:t>
      </w:r>
      <w:r w:rsidR="00E63B57">
        <w:rPr>
          <w:rFonts w:ascii="Times New Roman" w:eastAsiaTheme="minorEastAsia" w:hAnsi="Times New Roman"/>
          <w:lang w:val="en-US"/>
        </w:rPr>
        <w:fldChar w:fldCharType="begin"/>
      </w:r>
      <w:r w:rsidR="00E63B57">
        <w:rPr>
          <w:rFonts w:ascii="Times New Roman" w:eastAsiaTheme="minorEastAsia" w:hAnsi="Times New Roman"/>
          <w:lang w:val="en-US"/>
        </w:rPr>
        <w:instrText xml:space="preserve"> ADDIN ZOTERO_ITEM CSL_CITATION {"citationID":"1pLwEpGz","properties":{"formattedCitation":"(Tversky &amp; Kahneman, 1992)","plainCitation":"(Tversky &amp; Kahneman, 1992)","noteIndex":0},"citationItems":[{"id":126903,"uris":["http://zotero.org/groups/5657987/items/W3X9I2VZ"],"itemData":{"id":126903,"type":"article-journal","container-title":"Journal of Risk and Uncertainty","DOI":"10.1007/BF00122574","ISSN":"0895-5646, 1573-0476","issue":"4","journalAbbreviation":"J Risk Uncertainty","language":"en","license":"http://www.springer.com/tdm","page":"297-323","source":"DOI.org (Crossref)","title":"Advances in prospect theory: Cumulative representation of uncertainty","title-short":"Advances in prospect theory","volume":"5","author":[{"family":"Tversky","given":"Amos"},{"family":"Kahneman","given":"Daniel"}],"issued":{"date-parts":[["1992",10]]}}}],"schema":"https://github.com/citation-style-language/schema/raw/master/csl-citation.json"} </w:instrText>
      </w:r>
      <w:r w:rsidR="00E63B57">
        <w:rPr>
          <w:rFonts w:ascii="Times New Roman" w:eastAsiaTheme="minorEastAsia" w:hAnsi="Times New Roman"/>
          <w:lang w:val="en-US"/>
        </w:rPr>
        <w:fldChar w:fldCharType="separate"/>
      </w:r>
      <w:r w:rsidR="00E63B57" w:rsidRPr="00D14D69">
        <w:rPr>
          <w:rFonts w:ascii="Times New Roman" w:eastAsiaTheme="minorEastAsia" w:hAnsi="Times New Roman"/>
          <w:lang w:val="en-GB"/>
        </w:rPr>
        <w:t>(Tversky &amp; Kahneman, 1992)</w:t>
      </w:r>
      <w:r w:rsidR="00E63B57">
        <w:rPr>
          <w:rFonts w:ascii="Times New Roman" w:eastAsiaTheme="minorEastAsia" w:hAnsi="Times New Roman"/>
          <w:lang w:val="en-US"/>
        </w:rPr>
        <w:fldChar w:fldCharType="end"/>
      </w:r>
      <w:r w:rsidRPr="002B33A1">
        <w:rPr>
          <w:rFonts w:ascii="Times New Roman" w:eastAsiaTheme="minorEastAsia" w:hAnsi="Times New Roman"/>
          <w:lang w:val="en-US"/>
        </w:rPr>
        <w:t>. Additionally, adoption decisions might be narrowly framed as stand-alone investments</w:t>
      </w:r>
      <w:r w:rsidR="00E63B57">
        <w:rPr>
          <w:rFonts w:ascii="Times New Roman" w:eastAsiaTheme="minorEastAsia" w:hAnsi="Times New Roman"/>
          <w:lang w:val="en-US"/>
        </w:rPr>
        <w:t xml:space="preserve"> </w:t>
      </w:r>
      <w:r w:rsidR="00E63B57">
        <w:rPr>
          <w:rFonts w:ascii="Times New Roman" w:eastAsiaTheme="minorEastAsia" w:hAnsi="Times New Roman"/>
          <w:lang w:val="en-US"/>
        </w:rPr>
        <w:fldChar w:fldCharType="begin"/>
      </w:r>
      <w:r w:rsidR="00E63B57">
        <w:rPr>
          <w:rFonts w:ascii="Times New Roman" w:eastAsiaTheme="minorEastAsia" w:hAnsi="Times New Roman"/>
          <w:lang w:val="en-US"/>
        </w:rPr>
        <w:instrText xml:space="preserve"> ADDIN ZOTERO_ITEM CSL_CITATION {"citationID":"PhiAeNJV","properties":{"formattedCitation":"(Barberis et al., 2006)","plainCitation":"(Barberis et al., 2006)","noteIndex":0},"citationItems":[{"id":127014,"uris":["http://zotero.org/users/14812719/items/RDUX3QHC"],"itemData":{"id":127014,"type":"article-journal","abstract":"We argue that “narrow framing,” whereby an agent who is offered a new gamble evaluates that gamble in isolation, may be a more important feature of decision-making than previously realized. Our starting point is the evidence that people are often averse to a small, independent gamble, even when the gamble is actuarially favorable. We find that a surprisingly wide range of utility functions, including many nonexpected utility specifications, have trouble explaining this evidence, but that this difficulty can be overcome by allowing for narrow framing. Our analysis makes predictions as to what kinds of preferences can most easily address the stock market participation puzzle.","container-title":"American Economic Review","DOI":"10.1257/aer.96.4.1069","ISSN":"0002-8282","issue":"4","journalAbbreviation":"American Economic Review","language":"en","page":"1069-1090","source":"DOI.org (Crossref)","title":"Individual Preferences, Monetary Gambles, and Stock Market Participation: A Case for Narrow Framing","title-short":"Individual Preferences, Monetary Gambles, and Stock Market Participation","volume":"96","author":[{"family":"Barberis","given":"Nicholas"},{"family":"Huang","given":"Ming"},{"family":"Thaler","given":"Richard H"}],"issued":{"date-parts":[["2006",9,1]]}}}],"schema":"https://github.com/citation-style-language/schema/raw/master/csl-citation.json"} </w:instrText>
      </w:r>
      <w:r w:rsidR="00E63B57">
        <w:rPr>
          <w:rFonts w:ascii="Times New Roman" w:eastAsiaTheme="minorEastAsia" w:hAnsi="Times New Roman"/>
          <w:lang w:val="en-US"/>
        </w:rPr>
        <w:fldChar w:fldCharType="separate"/>
      </w:r>
      <w:r w:rsidR="00E63B57" w:rsidRPr="00D14D69">
        <w:rPr>
          <w:rFonts w:ascii="Times New Roman" w:eastAsiaTheme="minorEastAsia" w:hAnsi="Times New Roman"/>
          <w:lang w:val="en-GB"/>
        </w:rPr>
        <w:t>(</w:t>
      </w:r>
      <w:proofErr w:type="spellStart"/>
      <w:r w:rsidR="00E63B57" w:rsidRPr="00D14D69">
        <w:rPr>
          <w:rFonts w:ascii="Times New Roman" w:eastAsiaTheme="minorEastAsia" w:hAnsi="Times New Roman"/>
          <w:lang w:val="en-GB"/>
        </w:rPr>
        <w:t>Barberis</w:t>
      </w:r>
      <w:proofErr w:type="spellEnd"/>
      <w:r w:rsidR="00E63B57" w:rsidRPr="00D14D69">
        <w:rPr>
          <w:rFonts w:ascii="Times New Roman" w:eastAsiaTheme="minorEastAsia" w:hAnsi="Times New Roman"/>
          <w:lang w:val="en-GB"/>
        </w:rPr>
        <w:t xml:space="preserve"> et al., 2006)</w:t>
      </w:r>
      <w:r w:rsidR="00E63B57">
        <w:rPr>
          <w:rFonts w:ascii="Times New Roman" w:eastAsiaTheme="minorEastAsia" w:hAnsi="Times New Roman"/>
          <w:lang w:val="en-US"/>
        </w:rPr>
        <w:fldChar w:fldCharType="end"/>
      </w:r>
      <w:r w:rsidRPr="002B33A1">
        <w:rPr>
          <w:rFonts w:ascii="Times New Roman" w:eastAsiaTheme="minorEastAsia" w:hAnsi="Times New Roman"/>
          <w:lang w:val="en-US"/>
        </w:rPr>
        <w:t>, instead of a risk management strategy within a broader farm portfolio (broad framing). Therefore, CPT has been effectively used to better explain adoption decisions of risk management tools</w:t>
      </w:r>
      <w:r w:rsidR="00D14D69">
        <w:rPr>
          <w:rFonts w:ascii="Times New Roman" w:eastAsiaTheme="minorEastAsia" w:hAnsi="Times New Roman"/>
          <w:lang w:val="en-US"/>
        </w:rPr>
        <w:t xml:space="preserve"> </w:t>
      </w:r>
      <w:r w:rsidR="00766251">
        <w:rPr>
          <w:rFonts w:ascii="Times New Roman" w:eastAsiaTheme="minorEastAsia" w:hAnsi="Times New Roman"/>
          <w:lang w:val="en-US"/>
        </w:rPr>
        <w:fldChar w:fldCharType="begin"/>
      </w:r>
      <w:r w:rsidR="00537D47">
        <w:rPr>
          <w:rFonts w:ascii="Times New Roman" w:eastAsiaTheme="minorEastAsia" w:hAnsi="Times New Roman"/>
          <w:lang w:val="en-US"/>
        </w:rPr>
        <w:instrText xml:space="preserve"> ADDIN ZOTERO_ITEM CSL_CITATION {"citationID":"9nghwunZ","properties":{"unsorted":true,"formattedCitation":"(Mattos et al., 2008; Babcock, 2015)","plainCitation":"(Mattos et al., 2008; Babcock, 2015)","noteIndex":0},"citationItems":[{"id":116994,"uris":["http://zotero.org/groups/5760356/items/TYIXDR84"],"itemData":{"id":116994,"type":"article-journal","abstract":"We analyze how the introduction of probability weighting and loss aversion in a futures hedging model affects decision making. Analytical ﬁndings indicate that probability weighting alone always affects optimal hedge ratios, while loss and risk aversion only have an impact when probability weighting exists. In the presence of probability weighting, simulation results for a relevant range of parameter values suggest that probability weighting is dominant; changes in probability weighting affect hedge ratios relatively more than changes in loss and risk aversion. When decisions are made independently, loss aversion has a relatively small impact on hedge ratios for all parameter values, and risk aversion becomes important for only a narrow range of risk coefﬁcients which produce implausible speculative behavior. When prior losses and gains affect behavior, hedging is inﬂuenced most by prior outcomes that inﬂuence risk attitudes, but this effect is still somewhat less than the consequences of changes in probability weighting.","container-title":"Journal of Financial Markets","DOI":"10.1016/j.finmar.2008.04.002","ISSN":"13864181","issue":"4","journalAbbreviation":"Journal of Financial Markets","language":"en","license":"https://www.elsevier.com/tdm/userlicense/1.0/","page":"433-452","source":"DOI.org (Crossref)","title":"Probability weighting and loss aversion in futures hedging","volume":"11","author":[{"family":"Mattos","given":"Fabio"},{"family":"Garcia","given":"Philip"},{"family":"Pennings","given":"Joost M.E."}],"issued":{"date-parts":[["2008",11]]}}},{"id":126779,"uris":["http://zotero.org/groups/5657987/items/9F3G32YN"],"itemData":{"id":126779,"type":"article-journal","abstract":"Farmers’ decisions about how much crop insurance to buy are not generally consistent with expected utility maximization. Taking into account both marginal risk benefits and marginal subsidy effects suggests that most farmers have chosen lower coverage levels than would be predicted by standard models. By modeling financial outcomes as gains and losses, cumulative prospect theory offers an alternative framework to perhaps better understand farmers’ purchase decisions. The role of the reference point that defines outcomes as either a gain or a loss, the degree of loss aversion, curvature of the value function, and the probability weighting function in determining optimal crop insurance coverage levels are explored for three representative farms calibrated to 2009 conditions. Loss aversion and how crop insurance is framed through choice of the reference point are shown to be the key factors that determine whether predictions from prospect theory are consistent with obser</w:instrText>
      </w:r>
      <w:r w:rsidR="00537D47">
        <w:rPr>
          <w:rFonts w:ascii="Times New Roman" w:eastAsiaTheme="minorEastAsia" w:hAnsi="Times New Roman" w:hint="eastAsia"/>
          <w:lang w:val="en-US"/>
        </w:rPr>
        <w:instrText>ved crop insurance coverage choices. When crop insurance is framed as a tool to manage farm risk then optimal choices under prospect theory are not consistent with observed choices. If crop insurance is framed as a stand</w:instrText>
      </w:r>
      <w:r w:rsidR="00537D47">
        <w:rPr>
          <w:rFonts w:ascii="Times New Roman" w:eastAsiaTheme="minorEastAsia" w:hAnsi="Times New Roman" w:hint="eastAsia"/>
          <w:lang w:val="en-US"/>
        </w:rPr>
        <w:instrText>‐</w:instrText>
      </w:r>
      <w:r w:rsidR="00537D47">
        <w:rPr>
          <w:rFonts w:ascii="Times New Roman" w:eastAsiaTheme="minorEastAsia" w:hAnsi="Times New Roman" w:hint="eastAsia"/>
          <w:lang w:val="en-US"/>
        </w:rPr>
        <w:instrText>alone investment where a loss is f</w:instrText>
      </w:r>
      <w:r w:rsidR="00537D47">
        <w:rPr>
          <w:rFonts w:ascii="Times New Roman" w:eastAsiaTheme="minorEastAsia" w:hAnsi="Times New Roman"/>
          <w:lang w:val="en-US"/>
        </w:rPr>
        <w:instrText xml:space="preserve">elt if the indemnity received is less than the premium paid, then prospect theory can generate optimal coverage level choices that are largely consistent with observed decisions. This result is shown to be robust to changes in parameterizations as long as loss aversion is maintained and if curvature of the value function is accompanied by decision weights that overweight low probability outcomes.","container-title":"American Journal of Agricultural Economics","DOI":"10.1093/ajae/aav032","ISSN":"0002-9092, 1467-8276","issue":"5","journalAbbreviation":"American J Agri Economics","language":"en","license":"http://onlinelibrary.wiley.com/termsAndConditions#vor","note":"publisher: Wiley","page":"1371-1384","source":"Crossref","title":"Using cumulative prospect theory to explain anomalous crop insurance coverage choice","volume":"97","author":[{"family":"Babcock","given":"Bruce A."}],"issued":{"date-parts":[["2015",10]]}}}],"schema":"https://github.com/citation-style-language/schema/raw/master/csl-citation.json"} </w:instrText>
      </w:r>
      <w:r w:rsidR="00766251">
        <w:rPr>
          <w:rFonts w:ascii="Times New Roman" w:eastAsiaTheme="minorEastAsia" w:hAnsi="Times New Roman"/>
          <w:lang w:val="en-US"/>
        </w:rPr>
        <w:fldChar w:fldCharType="separate"/>
      </w:r>
      <w:r w:rsidR="00537D47" w:rsidRPr="007E461A">
        <w:rPr>
          <w:rFonts w:ascii="Times New Roman" w:eastAsiaTheme="minorEastAsia" w:hAnsi="Times New Roman"/>
          <w:lang w:val="en-GB"/>
        </w:rPr>
        <w:t>(Mattos et al., 2008; Babcock, 2015)</w:t>
      </w:r>
      <w:r w:rsidR="00766251">
        <w:rPr>
          <w:rFonts w:ascii="Times New Roman" w:eastAsiaTheme="minorEastAsia" w:hAnsi="Times New Roman"/>
          <w:lang w:val="en-US"/>
        </w:rPr>
        <w:fldChar w:fldCharType="end"/>
      </w:r>
      <w:r w:rsidRPr="00D14D69">
        <w:rPr>
          <w:rFonts w:ascii="Times New Roman" w:eastAsiaTheme="minorEastAsia" w:hAnsi="Times New Roman"/>
          <w:lang w:val="en-GB"/>
        </w:rPr>
        <w:t xml:space="preserve">. </w:t>
      </w:r>
      <w:r w:rsidRPr="002B33A1">
        <w:rPr>
          <w:rFonts w:ascii="Times New Roman" w:eastAsiaTheme="minorEastAsia" w:hAnsi="Times New Roman"/>
          <w:lang w:val="en-US"/>
        </w:rPr>
        <w:t>Further, agricultural commodity price risk management literature focuses mainly on output prices</w:t>
      </w:r>
      <w:r w:rsidR="0010774D">
        <w:rPr>
          <w:rFonts w:ascii="Times New Roman" w:eastAsiaTheme="minorEastAsia" w:hAnsi="Times New Roman"/>
          <w:lang w:val="en-US"/>
        </w:rPr>
        <w:t xml:space="preserve"> </w:t>
      </w:r>
      <w:commentRangeStart w:id="9"/>
      <w:r w:rsidR="0010774D">
        <w:rPr>
          <w:rFonts w:ascii="Times New Roman" w:eastAsiaTheme="minorEastAsia" w:hAnsi="Times New Roman"/>
          <w:lang w:val="en-US"/>
        </w:rPr>
        <w:fldChar w:fldCharType="begin"/>
      </w:r>
      <w:r w:rsidR="0010774D">
        <w:rPr>
          <w:rFonts w:ascii="Times New Roman" w:eastAsiaTheme="minorEastAsia" w:hAnsi="Times New Roman"/>
          <w:lang w:val="en-US"/>
        </w:rPr>
        <w:instrText xml:space="preserve"> ADDIN ZOTERO_ITEM CSL_CITATION {"citationID":"cNw7gGAf","properties":{"formattedCitation":"(Spada et al., 2025)","plainCitation":"(Spada et al., 2025)","noteIndex":0},"citationItems":[{"id":127060,"uris":["http://zotero.org/users/14812719/items/VU8YTXYX"],"itemData":{"id":127060,"type":"article-journal","abstract":"Price volatility is a significant risk in agriculture, and risk-averse farmers might sacrifice part of their expected profits to mitigate it. Risk management tools such as forward contracts, futures, options, and price insurance, are designed to hedge price risk. Yet adoption rates are low, which contradicts standard expected utility maximizing behavior. We therefore systematically review the literature on the relationship between behavioral factors and farmers’ adoption of price risk management tools to better understand the adoption decision. We here categorize behavioral factors into behavioral preferences, formally integrated into economic choice models, and into psychological factors, which lack mathematical formalization. We use these conceptual model to define search terms and then follow the PRISMA approach to identify 100 relevant papers. Results show that the vast majority of studies incorporate risk aversion in an Expected Utility framework to conceptualize price risk management decisions. Therefore, we conclude that behavioral economic models such as Cumulative Prospect Theory, that incorporates behavioral preferences such as loss aversion and probability distortion, offer promising pathways to better explain farmers’ price risk management decisions. Regarding psychological factors, findings highlight the role of risk attitudes, social environment, and cognitive perceptions in shaping farmers’ decisions. Further research is required to identify behavioral economic preferences that explain price risk management decisions. Moreover, price risk management tools should be adjusted to better consider farmer preferences and thereby become more attractive to farmers","DOI":"10.22004/ag.econ.356632","language":"eng","note":"number-of-pages: 43","source":"AgEcon Search","title":"Behavioral Preferences Affecting the Adoption of Financial Price Risk Management Tools in Agriculture: A Systematic Literature Review","title-short":"Behavioral Preferences Affecting the Adoption of Financial Price Risk Management Tools in Agriculture","URL":"https://ageconsearch.umn.edu/record/356632","author":[{"family":"Spada","given":"Riccardo"},{"family":"Moritz","given":"Laura"},{"family":"Rommel","given":"Jens"},{"family":"Cerroni","given":"Simone"},{"family":"Meuwissen","given":"Miranda P. M."},{"family":"Dalhaus","given":"Tobias"}],"accessed":{"date-parts":[["2025",8,19]]},"issued":{"date-parts":[["2025"]]}}}],"schema":"https://github.com/citation-style-language/schema/raw/master/csl-citation.json"} </w:instrText>
      </w:r>
      <w:r w:rsidR="0010774D">
        <w:rPr>
          <w:rFonts w:ascii="Times New Roman" w:eastAsiaTheme="minorEastAsia" w:hAnsi="Times New Roman"/>
          <w:lang w:val="en-US"/>
        </w:rPr>
        <w:fldChar w:fldCharType="separate"/>
      </w:r>
      <w:r w:rsidR="0010774D" w:rsidRPr="00D14D69">
        <w:rPr>
          <w:rFonts w:ascii="Times New Roman" w:eastAsiaTheme="minorEastAsia" w:hAnsi="Times New Roman"/>
          <w:lang w:val="en-GB"/>
        </w:rPr>
        <w:t>(Spada et al., 2025)</w:t>
      </w:r>
      <w:r w:rsidR="0010774D">
        <w:rPr>
          <w:rFonts w:ascii="Times New Roman" w:eastAsiaTheme="minorEastAsia" w:hAnsi="Times New Roman"/>
          <w:lang w:val="en-US"/>
        </w:rPr>
        <w:fldChar w:fldCharType="end"/>
      </w:r>
      <w:commentRangeEnd w:id="9"/>
      <w:r w:rsidR="00B854BB">
        <w:rPr>
          <w:rStyle w:val="CommentReference"/>
        </w:rPr>
        <w:commentReference w:id="9"/>
      </w:r>
      <w:r w:rsidRPr="002B33A1">
        <w:rPr>
          <w:rFonts w:ascii="Times New Roman" w:eastAsiaTheme="minorEastAsia" w:hAnsi="Times New Roman"/>
          <w:lang w:val="en-US"/>
        </w:rPr>
        <w:t>, underscoring the need for further research on the input side.</w:t>
      </w:r>
    </w:p>
    <w:p w14:paraId="6B6EA98F" w14:textId="23977B80" w:rsidR="00E36E7E" w:rsidRPr="00537D47" w:rsidRDefault="00C67628" w:rsidP="6275C7C3">
      <w:pPr>
        <w:autoSpaceDE w:val="0"/>
        <w:autoSpaceDN w:val="0"/>
        <w:adjustRightInd w:val="0"/>
        <w:spacing w:line="360" w:lineRule="auto"/>
        <w:jc w:val="both"/>
        <w:rPr>
          <w:rFonts w:ascii="Times New Roman" w:eastAsiaTheme="minorEastAsia" w:hAnsi="Times New Roman"/>
          <w:lang w:val="en-GB"/>
        </w:rPr>
      </w:pPr>
      <w:r w:rsidRPr="6275C7C3">
        <w:rPr>
          <w:rFonts w:ascii="Times New Roman" w:eastAsiaTheme="minorEastAsia" w:hAnsi="Times New Roman"/>
          <w:lang w:val="en-US"/>
        </w:rPr>
        <w:t>I</w:t>
      </w:r>
      <w:r w:rsidR="002D21D7" w:rsidRPr="6275C7C3">
        <w:rPr>
          <w:rFonts w:ascii="Times New Roman" w:eastAsiaTheme="minorEastAsia" w:hAnsi="Times New Roman"/>
          <w:lang w:val="en-US"/>
        </w:rPr>
        <w:t>n this paper</w:t>
      </w:r>
      <w:r w:rsidRPr="6275C7C3">
        <w:rPr>
          <w:rFonts w:ascii="Times New Roman" w:eastAsiaTheme="minorEastAsia" w:hAnsi="Times New Roman"/>
          <w:lang w:val="en-US"/>
        </w:rPr>
        <w:t>,</w:t>
      </w:r>
      <w:r w:rsidR="002D21D7" w:rsidRPr="6275C7C3">
        <w:rPr>
          <w:rFonts w:ascii="Times New Roman" w:eastAsiaTheme="minorEastAsia" w:hAnsi="Times New Roman"/>
          <w:lang w:val="en-US"/>
        </w:rPr>
        <w:t xml:space="preserve"> we</w:t>
      </w:r>
      <w:r w:rsidR="00B854BB">
        <w:rPr>
          <w:rFonts w:ascii="Times New Roman" w:eastAsiaTheme="minorEastAsia" w:hAnsi="Times New Roman"/>
          <w:lang w:val="en-US"/>
        </w:rPr>
        <w:t xml:space="preserve"> aim to</w:t>
      </w:r>
      <w:r w:rsidR="002D21D7" w:rsidRPr="6275C7C3">
        <w:rPr>
          <w:rFonts w:ascii="Times New Roman" w:eastAsiaTheme="minorEastAsia" w:hAnsi="Times New Roman"/>
          <w:lang w:val="en-US"/>
        </w:rPr>
        <w:t xml:space="preserve"> adjust </w:t>
      </w:r>
      <w:r w:rsidRPr="6275C7C3">
        <w:rPr>
          <w:rFonts w:ascii="Times New Roman" w:eastAsiaTheme="minorEastAsia" w:hAnsi="Times New Roman"/>
          <w:lang w:val="en-US"/>
        </w:rPr>
        <w:t xml:space="preserve">contract specifics of </w:t>
      </w:r>
      <w:r w:rsidR="00933173" w:rsidRPr="6275C7C3">
        <w:rPr>
          <w:rFonts w:ascii="Times New Roman" w:eastAsiaTheme="minorEastAsia" w:hAnsi="Times New Roman"/>
          <w:lang w:val="en-US"/>
        </w:rPr>
        <w:t xml:space="preserve">financial tools </w:t>
      </w:r>
      <w:r w:rsidRPr="6275C7C3">
        <w:rPr>
          <w:rFonts w:ascii="Times New Roman" w:eastAsiaTheme="minorEastAsia" w:hAnsi="Times New Roman"/>
          <w:lang w:val="en-US"/>
        </w:rPr>
        <w:t>for</w:t>
      </w:r>
      <w:r w:rsidR="00B30557" w:rsidRPr="6275C7C3">
        <w:rPr>
          <w:rFonts w:ascii="Times New Roman" w:eastAsiaTheme="minorEastAsia" w:hAnsi="Times New Roman"/>
          <w:lang w:val="en-US"/>
        </w:rPr>
        <w:t xml:space="preserve"> farmers’ input</w:t>
      </w:r>
      <w:r w:rsidRPr="6275C7C3">
        <w:rPr>
          <w:rFonts w:ascii="Times New Roman" w:eastAsiaTheme="minorEastAsia" w:hAnsi="Times New Roman"/>
          <w:lang w:val="en-US"/>
        </w:rPr>
        <w:t xml:space="preserve"> price risk management </w:t>
      </w:r>
      <w:r w:rsidR="002D21D7" w:rsidRPr="6275C7C3">
        <w:rPr>
          <w:rFonts w:ascii="Times New Roman" w:eastAsiaTheme="minorEastAsia" w:hAnsi="Times New Roman"/>
          <w:lang w:val="en-US"/>
        </w:rPr>
        <w:t xml:space="preserve">to better fit </w:t>
      </w:r>
      <w:r w:rsidR="00A01983" w:rsidRPr="6275C7C3">
        <w:rPr>
          <w:rFonts w:ascii="Times New Roman" w:eastAsiaTheme="minorEastAsia" w:hAnsi="Times New Roman"/>
          <w:lang w:val="en-US"/>
        </w:rPr>
        <w:t>farmers'</w:t>
      </w:r>
      <w:r w:rsidR="00933173" w:rsidRPr="6275C7C3">
        <w:rPr>
          <w:rFonts w:ascii="Times New Roman" w:eastAsiaTheme="minorEastAsia" w:hAnsi="Times New Roman"/>
          <w:lang w:val="en-US"/>
        </w:rPr>
        <w:t xml:space="preserve"> </w:t>
      </w:r>
      <w:r w:rsidR="0037483C" w:rsidRPr="6275C7C3">
        <w:rPr>
          <w:rFonts w:ascii="Times New Roman" w:eastAsiaTheme="minorEastAsia" w:hAnsi="Times New Roman"/>
          <w:lang w:val="en-US"/>
        </w:rPr>
        <w:t>behavioral</w:t>
      </w:r>
      <w:r w:rsidR="002D21D7" w:rsidRPr="6275C7C3">
        <w:rPr>
          <w:rFonts w:ascii="Times New Roman" w:eastAsiaTheme="minorEastAsia" w:hAnsi="Times New Roman"/>
          <w:lang w:val="en-US"/>
        </w:rPr>
        <w:t xml:space="preserve"> preferences.</w:t>
      </w:r>
      <w:r w:rsidR="008235CE" w:rsidRPr="6275C7C3">
        <w:rPr>
          <w:rFonts w:ascii="Times New Roman" w:eastAsiaTheme="minorEastAsia" w:hAnsi="Times New Roman"/>
          <w:lang w:val="en-US"/>
        </w:rPr>
        <w:t xml:space="preserve"> </w:t>
      </w:r>
      <w:r w:rsidR="008737A8" w:rsidRPr="6275C7C3">
        <w:rPr>
          <w:rFonts w:ascii="Times New Roman" w:eastAsiaTheme="minorEastAsia" w:hAnsi="Times New Roman"/>
          <w:lang w:val="en-US"/>
        </w:rPr>
        <w:t>Based on a simulation exercise</w:t>
      </w:r>
      <w:r w:rsidR="00861DEA" w:rsidRPr="6275C7C3">
        <w:rPr>
          <w:rFonts w:ascii="Times New Roman" w:eastAsiaTheme="minorEastAsia" w:hAnsi="Times New Roman"/>
          <w:lang w:val="en-US"/>
        </w:rPr>
        <w:t>,</w:t>
      </w:r>
      <w:r w:rsidR="008737A8" w:rsidRPr="6275C7C3">
        <w:rPr>
          <w:rFonts w:ascii="Times New Roman" w:eastAsiaTheme="minorEastAsia" w:hAnsi="Times New Roman"/>
          <w:lang w:val="en-US"/>
        </w:rPr>
        <w:t xml:space="preserve"> we show </w:t>
      </w:r>
      <w:r w:rsidR="0072525A" w:rsidRPr="6275C7C3">
        <w:rPr>
          <w:rFonts w:ascii="Times New Roman" w:eastAsiaTheme="minorEastAsia" w:hAnsi="Times New Roman"/>
          <w:lang w:val="en-US"/>
        </w:rPr>
        <w:t>how contract adjustments</w:t>
      </w:r>
      <w:r w:rsidR="001A3996" w:rsidRPr="6275C7C3">
        <w:rPr>
          <w:rFonts w:ascii="Times New Roman" w:eastAsiaTheme="minorEastAsia" w:hAnsi="Times New Roman"/>
          <w:lang w:val="en-US"/>
        </w:rPr>
        <w:t>,</w:t>
      </w:r>
      <w:r w:rsidR="00B30557" w:rsidRPr="6275C7C3">
        <w:rPr>
          <w:rFonts w:ascii="Times New Roman" w:eastAsiaTheme="minorEastAsia" w:hAnsi="Times New Roman"/>
          <w:lang w:val="en-US"/>
        </w:rPr>
        <w:t xml:space="preserve"> such as </w:t>
      </w:r>
      <w:r w:rsidR="001A3996" w:rsidRPr="6275C7C3">
        <w:rPr>
          <w:rFonts w:ascii="Times New Roman" w:eastAsiaTheme="minorEastAsia" w:hAnsi="Times New Roman"/>
          <w:lang w:val="en-US"/>
        </w:rPr>
        <w:t>introducing a price ceiling,</w:t>
      </w:r>
      <w:r w:rsidR="0072525A" w:rsidRPr="6275C7C3">
        <w:rPr>
          <w:rFonts w:ascii="Times New Roman" w:eastAsiaTheme="minorEastAsia" w:hAnsi="Times New Roman"/>
          <w:lang w:val="en-US"/>
        </w:rPr>
        <w:t xml:space="preserve"> potentially affect </w:t>
      </w:r>
      <w:r w:rsidR="00593BCF" w:rsidRPr="6275C7C3">
        <w:rPr>
          <w:rFonts w:ascii="Times New Roman" w:eastAsiaTheme="minorEastAsia" w:hAnsi="Times New Roman"/>
          <w:lang w:val="en-US"/>
        </w:rPr>
        <w:t xml:space="preserve">farmers </w:t>
      </w:r>
      <w:r w:rsidR="008D1A41" w:rsidRPr="6275C7C3">
        <w:rPr>
          <w:rFonts w:ascii="Times New Roman" w:eastAsiaTheme="minorEastAsia" w:hAnsi="Times New Roman"/>
          <w:lang w:val="en-US"/>
        </w:rPr>
        <w:t xml:space="preserve">utility </w:t>
      </w:r>
      <w:r w:rsidR="00593BCF" w:rsidRPr="6275C7C3">
        <w:rPr>
          <w:rFonts w:ascii="Times New Roman" w:eastAsiaTheme="minorEastAsia" w:hAnsi="Times New Roman"/>
          <w:lang w:val="en-US"/>
        </w:rPr>
        <w:t>under</w:t>
      </w:r>
      <w:r w:rsidR="000921C4" w:rsidRPr="00537D47">
        <w:rPr>
          <w:lang w:val="en-GB"/>
        </w:rPr>
        <w:t xml:space="preserve"> EUT and CPT, as well as under broad and narrow framing</w:t>
      </w:r>
      <w:r w:rsidR="00215745">
        <w:rPr>
          <w:rFonts w:ascii="Times New Roman" w:eastAsiaTheme="minorEastAsia" w:hAnsi="Times New Roman"/>
          <w:lang w:val="en-US"/>
        </w:rPr>
        <w:t>.</w:t>
      </w:r>
      <w:r w:rsidR="00F27BD4" w:rsidRPr="6275C7C3">
        <w:rPr>
          <w:rFonts w:ascii="Times New Roman" w:eastAsiaTheme="minorEastAsia" w:hAnsi="Times New Roman"/>
          <w:lang w:val="en-US"/>
        </w:rPr>
        <w:t xml:space="preserve"> </w:t>
      </w:r>
      <w:r w:rsidR="00215745" w:rsidRPr="00215745">
        <w:rPr>
          <w:rFonts w:ascii="Times New Roman" w:eastAsiaTheme="minorEastAsia" w:hAnsi="Times New Roman"/>
          <w:lang w:val="en-US"/>
        </w:rPr>
        <w:t xml:space="preserve">This leads to a conclusion about </w:t>
      </w:r>
      <w:r w:rsidR="00215745" w:rsidRPr="00215745">
        <w:rPr>
          <w:rFonts w:ascii="Times New Roman" w:eastAsiaTheme="minorEastAsia" w:hAnsi="Times New Roman"/>
          <w:lang w:val="en-US"/>
        </w:rPr>
        <w:lastRenderedPageBreak/>
        <w:t>which contract specifics might be suitable under different farmers’ preferences and framing scenarios.</w:t>
      </w:r>
    </w:p>
    <w:p w14:paraId="1E39EE3A" w14:textId="4DAB6C93" w:rsidR="00833C2B" w:rsidRPr="00833C2B" w:rsidRDefault="00665827" w:rsidP="6275C7C3">
      <w:pPr>
        <w:autoSpaceDE w:val="0"/>
        <w:autoSpaceDN w:val="0"/>
        <w:adjustRightInd w:val="0"/>
        <w:spacing w:line="360" w:lineRule="auto"/>
        <w:jc w:val="both"/>
        <w:rPr>
          <w:rFonts w:ascii="Times New Roman" w:eastAsiaTheme="minorEastAsia" w:hAnsi="Times New Roman"/>
          <w:lang w:val="en-US"/>
        </w:rPr>
      </w:pPr>
      <w:r w:rsidRPr="6275C7C3">
        <w:rPr>
          <w:rFonts w:ascii="Times New Roman" w:eastAsiaTheme="minorEastAsia" w:hAnsi="Times New Roman"/>
          <w:lang w:val="en-US"/>
        </w:rPr>
        <w:t xml:space="preserve">Our </w:t>
      </w:r>
      <w:r w:rsidR="00BD6075" w:rsidRPr="6275C7C3">
        <w:rPr>
          <w:rFonts w:ascii="Times New Roman" w:eastAsiaTheme="minorEastAsia" w:hAnsi="Times New Roman"/>
          <w:lang w:val="en-US"/>
        </w:rPr>
        <w:t xml:space="preserve">study </w:t>
      </w:r>
      <w:r w:rsidR="00F01A07" w:rsidRPr="6275C7C3">
        <w:rPr>
          <w:rFonts w:ascii="Times New Roman" w:eastAsiaTheme="minorEastAsia" w:hAnsi="Times New Roman"/>
          <w:lang w:val="en-US"/>
        </w:rPr>
        <w:t xml:space="preserve">extends </w:t>
      </w:r>
      <w:r w:rsidR="00373A94" w:rsidRPr="6275C7C3">
        <w:rPr>
          <w:rFonts w:ascii="Times New Roman" w:eastAsiaTheme="minorEastAsia" w:hAnsi="Times New Roman"/>
          <w:lang w:val="en-US"/>
        </w:rPr>
        <w:t xml:space="preserve">the </w:t>
      </w:r>
      <w:r w:rsidR="00BD6075" w:rsidRPr="6275C7C3">
        <w:rPr>
          <w:rFonts w:ascii="Times New Roman" w:eastAsiaTheme="minorEastAsia" w:hAnsi="Times New Roman"/>
          <w:lang w:val="en-US"/>
        </w:rPr>
        <w:t xml:space="preserve">literature </w:t>
      </w:r>
      <w:r w:rsidR="00A76811" w:rsidRPr="6275C7C3">
        <w:rPr>
          <w:rFonts w:ascii="Times New Roman" w:eastAsiaTheme="minorEastAsia" w:hAnsi="Times New Roman"/>
          <w:lang w:val="en-US"/>
        </w:rPr>
        <w:t>in</w:t>
      </w:r>
      <w:r w:rsidR="008462A2" w:rsidRPr="6275C7C3">
        <w:rPr>
          <w:rFonts w:ascii="Times New Roman" w:eastAsiaTheme="minorEastAsia" w:hAnsi="Times New Roman"/>
          <w:lang w:val="en-US"/>
        </w:rPr>
        <w:t xml:space="preserve"> two</w:t>
      </w:r>
      <w:r w:rsidR="00A76811" w:rsidRPr="6275C7C3">
        <w:rPr>
          <w:rFonts w:ascii="Times New Roman" w:eastAsiaTheme="minorEastAsia" w:hAnsi="Times New Roman"/>
          <w:lang w:val="en-US"/>
        </w:rPr>
        <w:t xml:space="preserve"> ways. First, </w:t>
      </w:r>
      <w:r w:rsidR="00534A43" w:rsidRPr="6275C7C3">
        <w:rPr>
          <w:rFonts w:ascii="Times New Roman" w:eastAsiaTheme="minorEastAsia" w:hAnsi="Times New Roman"/>
          <w:lang w:val="en-US"/>
        </w:rPr>
        <w:t xml:space="preserve">there is a very limited conceptualization of farmers’ </w:t>
      </w:r>
      <w:r w:rsidR="006066D4" w:rsidRPr="6275C7C3">
        <w:rPr>
          <w:rFonts w:ascii="Times New Roman" w:eastAsiaTheme="minorEastAsia" w:hAnsi="Times New Roman"/>
          <w:lang w:val="en-US"/>
        </w:rPr>
        <w:t>price risk management decisions beyond standard expected utility theory</w:t>
      </w:r>
      <w:r w:rsidR="007B5536" w:rsidRPr="6275C7C3">
        <w:rPr>
          <w:rFonts w:ascii="Times New Roman" w:eastAsiaTheme="minorEastAsia" w:hAnsi="Times New Roman"/>
          <w:lang w:val="en-US"/>
        </w:rPr>
        <w:t xml:space="preserve"> </w:t>
      </w:r>
      <w:r w:rsidRPr="6275C7C3">
        <w:rPr>
          <w:rFonts w:ascii="Times New Roman" w:eastAsiaTheme="minorEastAsia" w:hAnsi="Times New Roman"/>
          <w:lang w:val="en-US"/>
        </w:rPr>
        <w:fldChar w:fldCharType="begin"/>
      </w:r>
      <w:r w:rsidRPr="6275C7C3">
        <w:rPr>
          <w:rFonts w:ascii="Times New Roman" w:eastAsiaTheme="minorEastAsia" w:hAnsi="Times New Roman"/>
          <w:lang w:val="en-US"/>
        </w:rPr>
        <w:instrText xml:space="preserve"> ADDIN ZOTERO_ITEM CSL_CITATION {"citationID":"GYwejQA6","properties":{"formattedCitation":"(Spada et al., 2025)","plainCitation":"(Spada et al., 2025)","noteIndex":0},"citationItems":[{"id":127060,"uris":["http://zotero.org/users/14812719/items/VU8YTXYX"],"itemData":{"id":127060,"type":"article-journal","abstract":"Price volatility is a significant risk in agriculture, and risk-averse farmers might sacrifice part of their expected profits to mitigate it. Risk management tools such as forward contracts, futures, options, and price insurance, are designed to hedge price risk. Yet adoption rates are low, which contradicts standard expected utility maximizing behavior. We therefore systematically review the literature on the relationship between behavioral factors and farmers’ adoption of price risk management tools to better understand the adoption decision. We here categorize behavioral factors into behavioral preferences, formally integrated into economic choice models, and into psychological factors, which lack mathematical formalization. We use these conceptual model to define search terms and then follow the PRISMA approach to identify 100 relevant papers. Results show that the vast majority of studies incorporate risk aversion in an Expected Utility framework to conceptualize price risk management decisions. Therefore, we conclude that behavioral economic models such as Cumulative Prospect Theory, that incorporates behavioral preferences such as loss aversion and probability distortion, offer promising pathways to better explain farmers’ price risk management decisions. Regarding psychological factors, findings highlight the role of risk attitudes, social environment, and cognitive perceptions in shaping farmers’ decisions. Further research is required to identify behavioral economic preferences that explain price risk management decisions. Moreover, price risk management tools should be adjusted to better consider farmer preferences and thereby become more attractive to farmers","DOI":"10.22004/ag.econ.356632","language":"eng","note":"number-of-pages: 43","source":"AgEcon Search","title":"Behavioral Preferences Affecting the Adoption of Financial Price Risk Management Tools in Agriculture: A Systematic Literature Review","title-short":"Behavioral Preferences Affecting the Adoption of Financial Price Risk Management Tools in Agriculture","URL":"https://ageconsearch.umn.edu/record/356632","author":[{"family":"Spada","given":"Riccardo"},{"family":"Moritz","given":"Laura"},{"family":"Rommel","given":"Jens"},{"family":"Cerroni","given":"Simone"},{"family":"Meuwissen","given":"Miranda P. M."},{"family":"Dalhaus","given":"Tobias"}],"accessed":{"date-parts":[["2025",8,19]]},"issued":{"date-parts":[["2025"]]}}}],"schema":"https://github.com/citation-style-language/schema/raw/master/csl-citation.json"} </w:instrText>
      </w:r>
      <w:r w:rsidRPr="6275C7C3">
        <w:rPr>
          <w:rFonts w:ascii="Times New Roman" w:eastAsiaTheme="minorEastAsia" w:hAnsi="Times New Roman"/>
          <w:lang w:val="en-US"/>
        </w:rPr>
        <w:fldChar w:fldCharType="separate"/>
      </w:r>
      <w:r w:rsidR="007B5536" w:rsidRPr="6275C7C3">
        <w:rPr>
          <w:rFonts w:ascii="Times New Roman" w:eastAsiaTheme="minorEastAsia" w:hAnsi="Times New Roman"/>
          <w:lang w:val="en-GB"/>
        </w:rPr>
        <w:t>(Spada et al., 2025)</w:t>
      </w:r>
      <w:r w:rsidRPr="6275C7C3">
        <w:rPr>
          <w:rFonts w:ascii="Times New Roman" w:eastAsiaTheme="minorEastAsia" w:hAnsi="Times New Roman"/>
          <w:lang w:val="en-US"/>
        </w:rPr>
        <w:fldChar w:fldCharType="end"/>
      </w:r>
      <w:r w:rsidR="006066D4" w:rsidRPr="6275C7C3">
        <w:rPr>
          <w:rFonts w:ascii="Times New Roman" w:eastAsiaTheme="minorEastAsia" w:hAnsi="Times New Roman"/>
          <w:lang w:val="en-US"/>
        </w:rPr>
        <w:t>. We</w:t>
      </w:r>
      <w:r w:rsidR="005A603E" w:rsidRPr="6275C7C3">
        <w:rPr>
          <w:rFonts w:ascii="Times New Roman" w:eastAsiaTheme="minorEastAsia" w:hAnsi="Times New Roman"/>
          <w:lang w:val="en-US"/>
        </w:rPr>
        <w:t xml:space="preserve"> thus</w:t>
      </w:r>
      <w:r w:rsidR="006066D4" w:rsidRPr="6275C7C3">
        <w:rPr>
          <w:rFonts w:ascii="Times New Roman" w:eastAsiaTheme="minorEastAsia" w:hAnsi="Times New Roman"/>
          <w:lang w:val="en-US"/>
        </w:rPr>
        <w:t xml:space="preserve"> </w:t>
      </w:r>
      <w:r w:rsidR="007451D4" w:rsidRPr="6275C7C3">
        <w:rPr>
          <w:rFonts w:ascii="Times New Roman" w:eastAsiaTheme="minorEastAsia" w:hAnsi="Times New Roman"/>
          <w:lang w:val="en-US"/>
        </w:rPr>
        <w:t>introduce</w:t>
      </w:r>
      <w:r w:rsidR="00FD0545" w:rsidRPr="6275C7C3">
        <w:rPr>
          <w:rFonts w:ascii="Times New Roman" w:eastAsiaTheme="minorEastAsia" w:hAnsi="Times New Roman"/>
          <w:lang w:val="en-US"/>
        </w:rPr>
        <w:t xml:space="preserve"> </w:t>
      </w:r>
      <w:r w:rsidR="00160835" w:rsidRPr="6275C7C3">
        <w:rPr>
          <w:rFonts w:ascii="Times New Roman" w:eastAsiaTheme="minorEastAsia" w:hAnsi="Times New Roman"/>
          <w:lang w:val="en-US"/>
        </w:rPr>
        <w:t xml:space="preserve">a framework </w:t>
      </w:r>
      <w:r w:rsidR="00712F5C" w:rsidRPr="6275C7C3">
        <w:rPr>
          <w:rFonts w:ascii="Times New Roman" w:eastAsiaTheme="minorEastAsia" w:hAnsi="Times New Roman"/>
          <w:lang w:val="en-US"/>
        </w:rPr>
        <w:t xml:space="preserve">for input price risk management under </w:t>
      </w:r>
      <w:r w:rsidR="66D8EA95" w:rsidRPr="6275C7C3">
        <w:rPr>
          <w:rFonts w:ascii="Times New Roman" w:eastAsiaTheme="minorEastAsia" w:hAnsi="Times New Roman"/>
          <w:lang w:val="en-US"/>
        </w:rPr>
        <w:t>risk</w:t>
      </w:r>
      <w:r w:rsidR="00030AAC" w:rsidRPr="6275C7C3">
        <w:rPr>
          <w:rFonts w:ascii="Times New Roman" w:eastAsiaTheme="minorEastAsia" w:hAnsi="Times New Roman"/>
          <w:lang w:val="en-US"/>
        </w:rPr>
        <w:t xml:space="preserve"> using different framings and preference scenarios</w:t>
      </w:r>
      <w:r w:rsidR="00660566" w:rsidRPr="6275C7C3">
        <w:rPr>
          <w:rFonts w:ascii="Times New Roman" w:eastAsiaTheme="minorEastAsia" w:hAnsi="Times New Roman"/>
          <w:lang w:val="en-US"/>
        </w:rPr>
        <w:t>,</w:t>
      </w:r>
      <w:r w:rsidR="00030AAC" w:rsidRPr="6275C7C3">
        <w:rPr>
          <w:rFonts w:ascii="Times New Roman" w:eastAsiaTheme="minorEastAsia" w:hAnsi="Times New Roman"/>
          <w:lang w:val="en-US"/>
        </w:rPr>
        <w:t xml:space="preserve"> thereby pav</w:t>
      </w:r>
      <w:r w:rsidR="00660566" w:rsidRPr="6275C7C3">
        <w:rPr>
          <w:rFonts w:ascii="Times New Roman" w:eastAsiaTheme="minorEastAsia" w:hAnsi="Times New Roman"/>
          <w:lang w:val="en-US"/>
        </w:rPr>
        <w:t>ing</w:t>
      </w:r>
      <w:r w:rsidR="00030AAC" w:rsidRPr="6275C7C3">
        <w:rPr>
          <w:rFonts w:ascii="Times New Roman" w:eastAsiaTheme="minorEastAsia" w:hAnsi="Times New Roman"/>
          <w:lang w:val="en-US"/>
        </w:rPr>
        <w:t xml:space="preserve"> the way for </w:t>
      </w:r>
      <w:r w:rsidR="00527C9A" w:rsidRPr="6275C7C3">
        <w:rPr>
          <w:rFonts w:ascii="Times New Roman" w:eastAsiaTheme="minorEastAsia" w:hAnsi="Times New Roman"/>
          <w:lang w:val="en-US"/>
        </w:rPr>
        <w:t xml:space="preserve">experimental research to test for correlations between elicited preferences (e.g. using </w:t>
      </w:r>
      <w:commentRangeStart w:id="10"/>
      <w:r w:rsidR="00527C9A" w:rsidRPr="6275C7C3">
        <w:rPr>
          <w:rFonts w:ascii="Times New Roman" w:eastAsiaTheme="minorEastAsia" w:hAnsi="Times New Roman"/>
          <w:lang w:val="en-US"/>
        </w:rPr>
        <w:t>XXX</w:t>
      </w:r>
      <w:commentRangeEnd w:id="10"/>
      <w:r w:rsidRPr="6275C7C3">
        <w:rPr>
          <w:rStyle w:val="CommentReference"/>
          <w:rFonts w:ascii="Times New Roman" w:eastAsiaTheme="minorEastAsia" w:hAnsi="Times New Roman"/>
          <w:sz w:val="24"/>
          <w:szCs w:val="20"/>
          <w:lang w:val="en-US"/>
        </w:rPr>
        <w:commentReference w:id="10"/>
      </w:r>
      <w:r w:rsidR="00527C9A" w:rsidRPr="6275C7C3">
        <w:rPr>
          <w:rFonts w:ascii="Times New Roman" w:eastAsiaTheme="minorEastAsia" w:hAnsi="Times New Roman"/>
          <w:lang w:val="en-US"/>
        </w:rPr>
        <w:t xml:space="preserve">) and financial price risk management tool adoption. </w:t>
      </w:r>
      <w:r w:rsidR="00DF5675" w:rsidRPr="6275C7C3">
        <w:rPr>
          <w:rFonts w:ascii="Times New Roman" w:eastAsiaTheme="minorEastAsia" w:hAnsi="Times New Roman"/>
          <w:lang w:val="en-US"/>
        </w:rPr>
        <w:t>S</w:t>
      </w:r>
      <w:r w:rsidR="008462A2" w:rsidRPr="6275C7C3">
        <w:rPr>
          <w:rFonts w:ascii="Times New Roman" w:eastAsiaTheme="minorEastAsia" w:hAnsi="Times New Roman"/>
          <w:lang w:val="en-US"/>
        </w:rPr>
        <w:t>econ</w:t>
      </w:r>
      <w:r w:rsidR="00987889" w:rsidRPr="6275C7C3">
        <w:rPr>
          <w:rFonts w:ascii="Times New Roman" w:eastAsiaTheme="minorEastAsia" w:hAnsi="Times New Roman"/>
          <w:lang w:val="en-US"/>
        </w:rPr>
        <w:t>d</w:t>
      </w:r>
      <w:r w:rsidR="00DC6D80" w:rsidRPr="6275C7C3">
        <w:rPr>
          <w:rFonts w:ascii="Times New Roman" w:eastAsiaTheme="minorEastAsia" w:hAnsi="Times New Roman"/>
          <w:lang w:val="en-US"/>
        </w:rPr>
        <w:t xml:space="preserve">, </w:t>
      </w:r>
      <w:r w:rsidR="00DF5675" w:rsidRPr="6275C7C3">
        <w:rPr>
          <w:rFonts w:ascii="Times New Roman" w:eastAsiaTheme="minorEastAsia" w:hAnsi="Times New Roman"/>
          <w:lang w:val="en-US"/>
        </w:rPr>
        <w:t xml:space="preserve">we contribute to the emerging literature on behavioral contracts for farmers’ risk management that better consider </w:t>
      </w:r>
      <w:r w:rsidR="389BCF3B" w:rsidRPr="6275C7C3">
        <w:rPr>
          <w:rFonts w:ascii="Times New Roman" w:eastAsiaTheme="minorEastAsia" w:hAnsi="Times New Roman"/>
          <w:lang w:val="en-US"/>
        </w:rPr>
        <w:t>farmers’</w:t>
      </w:r>
      <w:r w:rsidR="00DF5675" w:rsidRPr="6275C7C3">
        <w:rPr>
          <w:rFonts w:ascii="Times New Roman" w:eastAsiaTheme="minorEastAsia" w:hAnsi="Times New Roman"/>
          <w:lang w:val="en-US"/>
        </w:rPr>
        <w:t xml:space="preserve"> actual decision making and preferences in contract design</w:t>
      </w:r>
      <w:r w:rsidR="007D78E0" w:rsidRPr="6275C7C3">
        <w:rPr>
          <w:rFonts w:ascii="Times New Roman" w:eastAsiaTheme="minorEastAsia" w:hAnsi="Times New Roman"/>
          <w:lang w:val="en-US"/>
        </w:rPr>
        <w:t xml:space="preserve"> </w:t>
      </w:r>
      <w:r w:rsidRPr="6275C7C3">
        <w:rPr>
          <w:rFonts w:ascii="Times New Roman" w:eastAsiaTheme="minorEastAsia" w:hAnsi="Times New Roman"/>
          <w:lang w:val="en-US"/>
        </w:rPr>
        <w:fldChar w:fldCharType="begin"/>
      </w:r>
      <w:r w:rsidRPr="6275C7C3">
        <w:rPr>
          <w:rFonts w:ascii="Times New Roman" w:eastAsiaTheme="minorEastAsia" w:hAnsi="Times New Roman"/>
          <w:lang w:val="en-US"/>
        </w:rPr>
        <w:instrText xml:space="preserve"> ADDIN ZOTERO_ITEM CSL_CITATION {"citationID":"yEKTS7YD","properties":{"formattedCitation":"(Dalhaus et al., 2020)","plainCitation":"(Dalhaus et al., 2020)","dontUpdate":true,"noteIndex":0},"citationItems":[{"id":126941,"uris":["http://zotero.org/users/14812719/items/EZ9IZJWH"],"itemData":{"id":126941,"type":"article-journal","container-title":"PLOS ONE","DOI":"10.1371/journal.pone.0232267","ISSN":"1932-6203","issue":"5","journalAbbreviation":"PLoS ONE","language":"en","page":"e0232267","source":"DOI.org (Crossref)","title":"Behavioral weather insurance: Applying cumulative prospect theory to agricultural insurance design under narrow framing","title-short":"Behavioral weather insurance","volume":"15","author":[{"family":"Dalhaus","given":"Tobias"},{"family":"Barnett","given":"Barry J."},{"family":"Finger","given":"Robert"}],"editor":[{"family":"Rodriguez-Lara","given":"Ismael"}],"issued":{"date-parts":[["2020",5,1]]}}}],"schema":"https://github.com/citation-style-language/schema/raw/master/csl-citation.json"} </w:instrText>
      </w:r>
      <w:r w:rsidRPr="6275C7C3">
        <w:rPr>
          <w:rFonts w:ascii="Times New Roman" w:eastAsiaTheme="minorEastAsia" w:hAnsi="Times New Roman"/>
          <w:lang w:val="en-US"/>
        </w:rPr>
        <w:fldChar w:fldCharType="separate"/>
      </w:r>
      <w:r w:rsidR="007D78E0" w:rsidRPr="6275C7C3">
        <w:rPr>
          <w:rFonts w:ascii="Times New Roman" w:eastAsiaTheme="minorEastAsia" w:hAnsi="Times New Roman"/>
          <w:lang w:val="en-GB"/>
        </w:rPr>
        <w:t>(e.g., Dalhaus et al., 2020)</w:t>
      </w:r>
      <w:r w:rsidRPr="6275C7C3">
        <w:rPr>
          <w:rFonts w:ascii="Times New Roman" w:eastAsiaTheme="minorEastAsia" w:hAnsi="Times New Roman"/>
          <w:lang w:val="en-US"/>
        </w:rPr>
        <w:fldChar w:fldCharType="end"/>
      </w:r>
      <w:r w:rsidR="00AB2BB3" w:rsidRPr="6275C7C3">
        <w:rPr>
          <w:rFonts w:ascii="Times New Roman" w:eastAsiaTheme="minorEastAsia" w:hAnsi="Times New Roman"/>
          <w:lang w:val="en-US"/>
        </w:rPr>
        <w:t>.</w:t>
      </w:r>
      <w:r w:rsidR="00082985" w:rsidRPr="6275C7C3">
        <w:rPr>
          <w:rFonts w:ascii="Times New Roman" w:eastAsiaTheme="minorEastAsia" w:hAnsi="Times New Roman"/>
          <w:lang w:val="en-US"/>
        </w:rPr>
        <w:t xml:space="preserve"> </w:t>
      </w:r>
    </w:p>
    <w:p w14:paraId="677B97F2" w14:textId="135EC4F2" w:rsidR="00E20B8B" w:rsidRPr="00FC14D1" w:rsidRDefault="00E02A13" w:rsidP="6275C7C3">
      <w:pPr>
        <w:autoSpaceDE w:val="0"/>
        <w:autoSpaceDN w:val="0"/>
        <w:adjustRightInd w:val="0"/>
        <w:spacing w:line="360" w:lineRule="auto"/>
        <w:jc w:val="both"/>
        <w:rPr>
          <w:rFonts w:ascii="Times New Roman" w:eastAsiaTheme="minorEastAsia" w:hAnsi="Times New Roman"/>
          <w:lang w:val="en-US"/>
        </w:rPr>
      </w:pPr>
      <w:r>
        <w:rPr>
          <w:rFonts w:ascii="Times New Roman" w:eastAsiaTheme="minorEastAsia" w:hAnsi="Times New Roman"/>
          <w:lang w:val="en-US"/>
        </w:rPr>
        <w:t>To achieve our objective, we first provide</w:t>
      </w:r>
      <w:r w:rsidR="00321CE2" w:rsidRPr="6275C7C3">
        <w:rPr>
          <w:rFonts w:ascii="Times New Roman" w:eastAsiaTheme="minorEastAsia" w:hAnsi="Times New Roman"/>
          <w:lang w:val="en-US"/>
        </w:rPr>
        <w:t xml:space="preserve"> a theoretical background</w:t>
      </w:r>
      <w:r w:rsidR="00E97B32">
        <w:rPr>
          <w:rFonts w:ascii="Times New Roman" w:eastAsiaTheme="minorEastAsia" w:hAnsi="Times New Roman"/>
          <w:lang w:val="en-US"/>
        </w:rPr>
        <w:t xml:space="preserve"> and</w:t>
      </w:r>
      <w:r w:rsidR="00ED63CF" w:rsidRPr="6275C7C3">
        <w:rPr>
          <w:rFonts w:ascii="Times New Roman" w:eastAsiaTheme="minorEastAsia" w:hAnsi="Times New Roman"/>
          <w:lang w:val="en-US"/>
        </w:rPr>
        <w:t xml:space="preserve"> conceptualize how farmers might assess </w:t>
      </w:r>
      <w:r w:rsidR="00046C49" w:rsidRPr="6275C7C3">
        <w:rPr>
          <w:rFonts w:ascii="Times New Roman" w:eastAsiaTheme="minorEastAsia" w:hAnsi="Times New Roman"/>
          <w:lang w:val="en-US"/>
        </w:rPr>
        <w:t xml:space="preserve">this </w:t>
      </w:r>
      <w:r w:rsidR="00321CE2" w:rsidRPr="6275C7C3">
        <w:rPr>
          <w:rFonts w:ascii="Times New Roman" w:eastAsiaTheme="minorEastAsia" w:hAnsi="Times New Roman"/>
          <w:lang w:val="en-US"/>
        </w:rPr>
        <w:t xml:space="preserve">decision </w:t>
      </w:r>
      <w:r w:rsidR="00046C49" w:rsidRPr="6275C7C3">
        <w:rPr>
          <w:rFonts w:ascii="Times New Roman" w:eastAsiaTheme="minorEastAsia" w:hAnsi="Times New Roman"/>
          <w:lang w:val="en-US"/>
        </w:rPr>
        <w:t xml:space="preserve">under different </w:t>
      </w:r>
      <w:r w:rsidR="00E97B32" w:rsidRPr="00E97B32">
        <w:rPr>
          <w:lang w:val="en-GB"/>
        </w:rPr>
        <w:t xml:space="preserve">decision theories (EUT and CPT) and framings (broad and narrow). </w:t>
      </w:r>
      <w:r w:rsidR="00727911" w:rsidRPr="6275C7C3">
        <w:rPr>
          <w:rFonts w:ascii="Times New Roman" w:eastAsiaTheme="minorEastAsia" w:hAnsi="Times New Roman"/>
          <w:lang w:val="en-US"/>
        </w:rPr>
        <w:t xml:space="preserve">We then build a simplified profit function of wheat production under risk. </w:t>
      </w:r>
      <w:r w:rsidR="001101C1" w:rsidRPr="6275C7C3">
        <w:rPr>
          <w:rFonts w:ascii="Times New Roman" w:eastAsiaTheme="minorEastAsia" w:hAnsi="Times New Roman"/>
          <w:lang w:val="en-US"/>
        </w:rPr>
        <w:t>Subsequently, we</w:t>
      </w:r>
      <w:r w:rsidR="003431F9" w:rsidRPr="6275C7C3">
        <w:rPr>
          <w:rFonts w:ascii="Times New Roman" w:eastAsiaTheme="minorEastAsia" w:hAnsi="Times New Roman"/>
          <w:lang w:val="en-US"/>
        </w:rPr>
        <w:t xml:space="preserve"> </w:t>
      </w:r>
      <w:r w:rsidR="006E7AF6" w:rsidRPr="6275C7C3">
        <w:rPr>
          <w:rFonts w:ascii="Times New Roman" w:eastAsiaTheme="minorEastAsia" w:hAnsi="Times New Roman"/>
          <w:lang w:val="en-US"/>
        </w:rPr>
        <w:t xml:space="preserve">define </w:t>
      </w:r>
      <w:r w:rsidR="003D3815" w:rsidRPr="6275C7C3">
        <w:rPr>
          <w:rFonts w:ascii="Times New Roman" w:eastAsiaTheme="minorEastAsia" w:hAnsi="Times New Roman"/>
          <w:lang w:val="en-US"/>
        </w:rPr>
        <w:t xml:space="preserve">contract </w:t>
      </w:r>
      <w:r w:rsidR="005850A3" w:rsidRPr="6275C7C3">
        <w:rPr>
          <w:rFonts w:ascii="Times New Roman" w:eastAsiaTheme="minorEastAsia" w:hAnsi="Times New Roman"/>
          <w:lang w:val="en-US"/>
        </w:rPr>
        <w:t>specifications</w:t>
      </w:r>
      <w:r w:rsidR="003D3815" w:rsidRPr="6275C7C3">
        <w:rPr>
          <w:rFonts w:ascii="Times New Roman" w:eastAsiaTheme="minorEastAsia" w:hAnsi="Times New Roman"/>
          <w:lang w:val="en-US"/>
        </w:rPr>
        <w:t xml:space="preserve"> </w:t>
      </w:r>
      <w:r w:rsidR="003431F9" w:rsidRPr="6275C7C3">
        <w:rPr>
          <w:rFonts w:ascii="Times New Roman" w:eastAsiaTheme="minorEastAsia" w:hAnsi="Times New Roman"/>
          <w:lang w:val="en-US"/>
        </w:rPr>
        <w:t>of price risk management tools</w:t>
      </w:r>
      <w:r w:rsidR="00631BC8" w:rsidRPr="6275C7C3">
        <w:rPr>
          <w:rFonts w:ascii="Times New Roman" w:eastAsiaTheme="minorEastAsia" w:hAnsi="Times New Roman"/>
          <w:lang w:val="en-US"/>
        </w:rPr>
        <w:t>,</w:t>
      </w:r>
      <w:r w:rsidR="003431F9" w:rsidRPr="6275C7C3">
        <w:rPr>
          <w:rFonts w:ascii="Times New Roman" w:eastAsiaTheme="minorEastAsia" w:hAnsi="Times New Roman"/>
          <w:lang w:val="en-US"/>
        </w:rPr>
        <w:t xml:space="preserve"> </w:t>
      </w:r>
      <w:r w:rsidR="006E7AF6" w:rsidRPr="6275C7C3">
        <w:rPr>
          <w:rFonts w:ascii="Times New Roman" w:eastAsiaTheme="minorEastAsia" w:hAnsi="Times New Roman"/>
          <w:lang w:val="en-US"/>
        </w:rPr>
        <w:t xml:space="preserve">that might affect farmers’ </w:t>
      </w:r>
      <w:r w:rsidR="00DA01F8" w:rsidRPr="6275C7C3">
        <w:rPr>
          <w:rFonts w:ascii="Times New Roman" w:eastAsiaTheme="minorEastAsia" w:hAnsi="Times New Roman"/>
          <w:lang w:val="en-US"/>
        </w:rPr>
        <w:t>evaluation</w:t>
      </w:r>
      <w:r w:rsidR="00E853D1" w:rsidRPr="6275C7C3">
        <w:rPr>
          <w:rFonts w:ascii="Times New Roman" w:eastAsiaTheme="minorEastAsia" w:hAnsi="Times New Roman"/>
          <w:lang w:val="en-US"/>
        </w:rPr>
        <w:t xml:space="preserve"> </w:t>
      </w:r>
      <w:r w:rsidR="006E7AF6" w:rsidRPr="6275C7C3">
        <w:rPr>
          <w:rFonts w:ascii="Times New Roman" w:eastAsiaTheme="minorEastAsia" w:hAnsi="Times New Roman"/>
          <w:lang w:val="en-US"/>
        </w:rPr>
        <w:t>of the</w:t>
      </w:r>
      <w:r w:rsidR="00E853D1" w:rsidRPr="6275C7C3">
        <w:rPr>
          <w:rFonts w:ascii="Times New Roman" w:eastAsiaTheme="minorEastAsia" w:hAnsi="Times New Roman"/>
          <w:lang w:val="en-US"/>
        </w:rPr>
        <w:t>se</w:t>
      </w:r>
      <w:r w:rsidR="006E7AF6" w:rsidRPr="6275C7C3">
        <w:rPr>
          <w:rFonts w:ascii="Times New Roman" w:eastAsiaTheme="minorEastAsia" w:hAnsi="Times New Roman"/>
          <w:lang w:val="en-US"/>
        </w:rPr>
        <w:t xml:space="preserve"> tools </w:t>
      </w:r>
      <w:r w:rsidR="00E853D1" w:rsidRPr="6275C7C3">
        <w:rPr>
          <w:rFonts w:ascii="Times New Roman" w:eastAsiaTheme="minorEastAsia" w:hAnsi="Times New Roman"/>
          <w:lang w:val="en-US"/>
        </w:rPr>
        <w:t>in terms of their</w:t>
      </w:r>
      <w:r w:rsidR="006E7AF6" w:rsidRPr="6275C7C3">
        <w:rPr>
          <w:rFonts w:ascii="Times New Roman" w:eastAsiaTheme="minorEastAsia" w:hAnsi="Times New Roman"/>
          <w:lang w:val="en-US"/>
        </w:rPr>
        <w:t xml:space="preserve"> utility under different behavioral models and framings.</w:t>
      </w:r>
      <w:r w:rsidR="00904987" w:rsidRPr="6275C7C3">
        <w:rPr>
          <w:rFonts w:ascii="Times New Roman" w:eastAsiaTheme="minorEastAsia" w:hAnsi="Times New Roman"/>
          <w:lang w:val="en-US"/>
        </w:rPr>
        <w:t xml:space="preserve"> </w:t>
      </w:r>
      <w:r w:rsidR="00B03216" w:rsidRPr="6275C7C3">
        <w:rPr>
          <w:rFonts w:ascii="Times New Roman" w:eastAsiaTheme="minorEastAsia" w:hAnsi="Times New Roman"/>
          <w:lang w:val="en-US"/>
        </w:rPr>
        <w:t>We t</w:t>
      </w:r>
      <w:r w:rsidR="00065888" w:rsidRPr="6275C7C3">
        <w:rPr>
          <w:rFonts w:ascii="Times New Roman" w:eastAsiaTheme="minorEastAsia" w:hAnsi="Times New Roman"/>
          <w:lang w:val="en-US"/>
        </w:rPr>
        <w:t xml:space="preserve">hen </w:t>
      </w:r>
      <w:r w:rsidR="00857529" w:rsidRPr="6275C7C3">
        <w:rPr>
          <w:rFonts w:ascii="Times New Roman" w:eastAsiaTheme="minorEastAsia" w:hAnsi="Times New Roman"/>
          <w:lang w:val="en-US"/>
        </w:rPr>
        <w:t xml:space="preserve">employ a bio-economic model by </w:t>
      </w:r>
      <w:r w:rsidR="00811775" w:rsidRPr="6275C7C3">
        <w:rPr>
          <w:rFonts w:ascii="Times New Roman" w:eastAsiaTheme="minorEastAsia" w:hAnsi="Times New Roman"/>
          <w:lang w:val="en-US"/>
        </w:rPr>
        <w:t>integrat</w:t>
      </w:r>
      <w:r w:rsidR="00857529" w:rsidRPr="6275C7C3">
        <w:rPr>
          <w:rFonts w:ascii="Times New Roman" w:eastAsiaTheme="minorEastAsia" w:hAnsi="Times New Roman"/>
          <w:lang w:val="en-US"/>
        </w:rPr>
        <w:t>ing</w:t>
      </w:r>
      <w:r w:rsidR="00811775" w:rsidRPr="6275C7C3">
        <w:rPr>
          <w:rFonts w:ascii="Times New Roman" w:eastAsiaTheme="minorEastAsia" w:hAnsi="Times New Roman"/>
          <w:lang w:val="en-US"/>
        </w:rPr>
        <w:t xml:space="preserve"> a</w:t>
      </w:r>
      <w:r w:rsidR="004777FA" w:rsidRPr="6275C7C3">
        <w:rPr>
          <w:rFonts w:ascii="Times New Roman" w:eastAsiaTheme="minorEastAsia" w:hAnsi="Times New Roman"/>
          <w:lang w:val="en-US"/>
        </w:rPr>
        <w:t xml:space="preserve"> </w:t>
      </w:r>
      <w:r w:rsidR="00811775" w:rsidRPr="6275C7C3">
        <w:rPr>
          <w:rFonts w:ascii="Times New Roman" w:eastAsiaTheme="minorEastAsia" w:hAnsi="Times New Roman"/>
          <w:lang w:val="en-US"/>
        </w:rPr>
        <w:t xml:space="preserve">crop simulation </w:t>
      </w:r>
      <w:r w:rsidR="00990583" w:rsidRPr="6275C7C3">
        <w:rPr>
          <w:rFonts w:ascii="Times New Roman" w:eastAsiaTheme="minorEastAsia" w:hAnsi="Times New Roman"/>
          <w:lang w:val="en-US"/>
        </w:rPr>
        <w:t>with decision model</w:t>
      </w:r>
      <w:r w:rsidR="00F266B4" w:rsidRPr="6275C7C3">
        <w:rPr>
          <w:rFonts w:ascii="Times New Roman" w:eastAsiaTheme="minorEastAsia" w:hAnsi="Times New Roman"/>
          <w:lang w:val="en-US"/>
        </w:rPr>
        <w:t>s</w:t>
      </w:r>
      <w:r w:rsidR="00990583" w:rsidRPr="6275C7C3">
        <w:rPr>
          <w:rFonts w:ascii="Times New Roman" w:eastAsiaTheme="minorEastAsia" w:hAnsi="Times New Roman"/>
          <w:lang w:val="en-US"/>
        </w:rPr>
        <w:t xml:space="preserve"> under </w:t>
      </w:r>
      <w:r w:rsidR="0090378C" w:rsidRPr="6275C7C3">
        <w:rPr>
          <w:rFonts w:ascii="Times New Roman" w:eastAsiaTheme="minorEastAsia" w:hAnsi="Times New Roman"/>
          <w:lang w:val="en-US"/>
        </w:rPr>
        <w:t xml:space="preserve">risk </w:t>
      </w:r>
      <w:r w:rsidR="00F266B4" w:rsidRPr="6275C7C3">
        <w:rPr>
          <w:rFonts w:ascii="Times New Roman" w:eastAsiaTheme="minorEastAsia" w:hAnsi="Times New Roman"/>
          <w:lang w:val="en-US"/>
        </w:rPr>
        <w:t xml:space="preserve">and </w:t>
      </w:r>
      <w:r w:rsidR="00CA4A3A" w:rsidRPr="6275C7C3">
        <w:rPr>
          <w:rFonts w:ascii="Times New Roman" w:eastAsiaTheme="minorEastAsia" w:hAnsi="Times New Roman"/>
          <w:lang w:val="en-US"/>
        </w:rPr>
        <w:t>ambiguity</w:t>
      </w:r>
      <w:r w:rsidR="00F266B4" w:rsidRPr="6275C7C3">
        <w:rPr>
          <w:rFonts w:ascii="Times New Roman" w:eastAsiaTheme="minorEastAsia" w:hAnsi="Times New Roman"/>
          <w:lang w:val="en-US"/>
        </w:rPr>
        <w:t xml:space="preserve"> </w:t>
      </w:r>
      <w:r w:rsidR="004777FA" w:rsidRPr="6275C7C3">
        <w:rPr>
          <w:rFonts w:ascii="Times New Roman" w:eastAsiaTheme="minorEastAsia" w:hAnsi="Times New Roman"/>
          <w:lang w:val="en-US"/>
        </w:rPr>
        <w:t xml:space="preserve">to test </w:t>
      </w:r>
      <w:r w:rsidR="00C43215" w:rsidRPr="6275C7C3">
        <w:rPr>
          <w:rFonts w:ascii="Times New Roman" w:eastAsiaTheme="minorEastAsia" w:hAnsi="Times New Roman"/>
          <w:lang w:val="en-US"/>
        </w:rPr>
        <w:t>how</w:t>
      </w:r>
      <w:r w:rsidR="004777FA" w:rsidRPr="6275C7C3">
        <w:rPr>
          <w:rFonts w:ascii="Times New Roman" w:eastAsiaTheme="minorEastAsia" w:hAnsi="Times New Roman"/>
          <w:lang w:val="en-US"/>
        </w:rPr>
        <w:t xml:space="preserve"> adjusted contracts </w:t>
      </w:r>
      <w:r w:rsidR="00C43215" w:rsidRPr="6275C7C3">
        <w:rPr>
          <w:rFonts w:ascii="Times New Roman" w:eastAsiaTheme="minorEastAsia" w:hAnsi="Times New Roman"/>
          <w:lang w:val="en-US"/>
        </w:rPr>
        <w:t xml:space="preserve">affect utility values </w:t>
      </w:r>
      <w:r w:rsidR="00321CE2" w:rsidRPr="6275C7C3">
        <w:rPr>
          <w:rFonts w:ascii="Times New Roman" w:eastAsiaTheme="minorEastAsia" w:hAnsi="Times New Roman"/>
          <w:lang w:val="en-US"/>
        </w:rPr>
        <w:fldChar w:fldCharType="begin"/>
      </w:r>
      <w:r w:rsidR="00321CE2" w:rsidRPr="6275C7C3">
        <w:rPr>
          <w:rFonts w:ascii="Times New Roman" w:eastAsiaTheme="minorEastAsia" w:hAnsi="Times New Roman"/>
          <w:lang w:val="en-US"/>
        </w:rPr>
        <w:instrText xml:space="preserve"> ADDIN ZOTERO_ITEM CSL_CITATION {"citationID":"URLPrqjb","properties":{"formattedCitation":"(Finger, 2012)","plainCitation":"(Finger, 2012)","noteIndex":0},"citationItems":[{"id":126923,"uris":["http://zotero.org/users/14812719/items/CX6HX4FN"],"itemData":{"id":126923,"type":"article-journal","abstract":"Production and price risks affect optimal nitrogen use as well as the effects of nitrogen taxation if farmers’ risk aversion is taken into account. We apply a bio-economic model to investigate the inﬂuence of risk aversion on nitrogen use in Swiss maize production. Income risks for farmers are expected to increase in the future, for instance, due to higher price variability caused by market liberalization or by higher yield variability caused by climate change. We investigate the inﬂuence of changes in these sources of risks on optimal levels of nitrogen use and its inﬂuence on the effects of nitrogen taxation. Our empirical analysis for Swiss maize production shows that risk-aversion leads to lower levels of nitrogen application than for risk-neutral farmers. Furthermore, nitrogen taxes lead to higher reductions of nitrogen use if farmers are risk-averse and these farmers face lower abatement costs. Thus, analyses on the effect of nitrogen taxes that are solely based on proﬁt maximizing behavior may underestimate nitrogen reductions and overestimate abatement costs. Taking expected shocks in price and yield variability into account, we ﬁnd that these differences between risk neutral and risk-averse decision makers will increase further. External inﬂuences on production and price risks can thus inﬂuence the effects of agricultural policies on farmers’ decision making. Thus, considering farmers’ risk-preferences as well as potential increases in farmers’ income risks can improve agricultural policy making.","container-title":"Agricultural Systems","DOI":"10.1016/j.agsy.2011.12.001","ISSN":"0308521X","journalAbbreviation":"Agricultural Systems","language":"en","license":"https://www.elsevier.com/tdm/userlicense/1.0/","page":"13-20","source":"DOI.org (Crossref)","title":"Nitrogen use and the effects of nitrogen taxation under consideration of production and price risks","volume":"107","author":[{"family":"Finger","given":"Robert"}],"issued":{"date-parts":[["2012",3]]}}}],"schema":"https://github.com/citation-style-language/schema/raw/master/csl-citation.json"} </w:instrText>
      </w:r>
      <w:r w:rsidR="00321CE2" w:rsidRPr="6275C7C3">
        <w:rPr>
          <w:rFonts w:ascii="Times New Roman" w:eastAsiaTheme="minorEastAsia" w:hAnsi="Times New Roman"/>
          <w:lang w:val="en-US"/>
        </w:rPr>
        <w:fldChar w:fldCharType="separate"/>
      </w:r>
      <w:r w:rsidR="00726DB4" w:rsidRPr="6275C7C3">
        <w:rPr>
          <w:rFonts w:ascii="Times New Roman" w:eastAsiaTheme="minorEastAsia" w:hAnsi="Times New Roman"/>
          <w:lang w:val="en-US"/>
        </w:rPr>
        <w:t>(Finger, 2012)</w:t>
      </w:r>
      <w:r w:rsidR="00321CE2" w:rsidRPr="6275C7C3">
        <w:rPr>
          <w:rFonts w:ascii="Times New Roman" w:eastAsiaTheme="minorEastAsia" w:hAnsi="Times New Roman"/>
          <w:lang w:val="en-US"/>
        </w:rPr>
        <w:fldChar w:fldCharType="end"/>
      </w:r>
      <w:r w:rsidR="004777FA" w:rsidRPr="6275C7C3">
        <w:rPr>
          <w:rFonts w:ascii="Times New Roman" w:eastAsiaTheme="minorEastAsia" w:hAnsi="Times New Roman"/>
          <w:lang w:val="en-US"/>
        </w:rPr>
        <w:t xml:space="preserve">. </w:t>
      </w:r>
      <w:r w:rsidR="00D05AF5" w:rsidRPr="6275C7C3">
        <w:rPr>
          <w:rFonts w:ascii="Times New Roman" w:eastAsiaTheme="minorEastAsia" w:hAnsi="Times New Roman"/>
          <w:lang w:val="en-US"/>
        </w:rPr>
        <w:t xml:space="preserve">First, we </w:t>
      </w:r>
      <w:r w:rsidR="00C124A7" w:rsidRPr="6275C7C3">
        <w:rPr>
          <w:rFonts w:ascii="Times New Roman" w:eastAsiaTheme="minorEastAsia" w:hAnsi="Times New Roman"/>
          <w:lang w:val="en-US"/>
        </w:rPr>
        <w:t>parametrize the bio-economic model using</w:t>
      </w:r>
      <w:r w:rsidR="004777FA" w:rsidRPr="6275C7C3">
        <w:rPr>
          <w:rFonts w:ascii="Times New Roman" w:eastAsiaTheme="minorEastAsia" w:hAnsi="Times New Roman"/>
          <w:lang w:val="en-US"/>
        </w:rPr>
        <w:t xml:space="preserve"> </w:t>
      </w:r>
      <w:r w:rsidR="00AF0C88" w:rsidRPr="6275C7C3">
        <w:rPr>
          <w:rFonts w:ascii="Times New Roman" w:eastAsiaTheme="minorEastAsia" w:hAnsi="Times New Roman"/>
          <w:lang w:val="en-US"/>
        </w:rPr>
        <w:t>simulated nitrogen and yield relationship from</w:t>
      </w:r>
      <w:r w:rsidR="00347CAE" w:rsidRPr="6275C7C3">
        <w:rPr>
          <w:rFonts w:ascii="Times New Roman" w:eastAsiaTheme="minorEastAsia" w:hAnsi="Times New Roman"/>
          <w:lang w:val="en-US"/>
        </w:rPr>
        <w:t xml:space="preserve"> a</w:t>
      </w:r>
      <w:r w:rsidR="00AF0C88" w:rsidRPr="6275C7C3">
        <w:rPr>
          <w:rFonts w:ascii="Times New Roman" w:eastAsiaTheme="minorEastAsia" w:hAnsi="Times New Roman"/>
          <w:lang w:val="en-US"/>
        </w:rPr>
        <w:t xml:space="preserve"> </w:t>
      </w:r>
      <w:r w:rsidR="004777FA" w:rsidRPr="6275C7C3">
        <w:rPr>
          <w:rFonts w:ascii="Times New Roman" w:eastAsiaTheme="minorEastAsia" w:hAnsi="Times New Roman"/>
          <w:lang w:val="en-US"/>
        </w:rPr>
        <w:t>crop model</w:t>
      </w:r>
      <w:r w:rsidR="00C124A7" w:rsidRPr="6275C7C3">
        <w:rPr>
          <w:rFonts w:ascii="Times New Roman" w:eastAsiaTheme="minorEastAsia" w:hAnsi="Times New Roman"/>
          <w:lang w:val="en-US"/>
        </w:rPr>
        <w:t xml:space="preserve"> </w:t>
      </w:r>
      <w:r w:rsidR="00BC0AB6" w:rsidRPr="6275C7C3">
        <w:rPr>
          <w:rFonts w:ascii="Times New Roman" w:eastAsiaTheme="minorEastAsia" w:hAnsi="Times New Roman"/>
          <w:lang w:val="en-US"/>
        </w:rPr>
        <w:t xml:space="preserve">and an </w:t>
      </w:r>
      <w:r w:rsidR="00AF0C88" w:rsidRPr="6275C7C3">
        <w:rPr>
          <w:rFonts w:ascii="Times New Roman" w:eastAsiaTheme="minorEastAsia" w:hAnsi="Times New Roman"/>
          <w:lang w:val="en-US"/>
        </w:rPr>
        <w:t xml:space="preserve">econometric procedure to </w:t>
      </w:r>
      <w:r w:rsidR="00BC0AB6" w:rsidRPr="6275C7C3">
        <w:rPr>
          <w:rFonts w:ascii="Times New Roman" w:eastAsiaTheme="minorEastAsia" w:hAnsi="Times New Roman"/>
          <w:lang w:val="en-US"/>
        </w:rPr>
        <w:t xml:space="preserve">estimate stochastic </w:t>
      </w:r>
      <w:r w:rsidR="00AF0C88" w:rsidRPr="6275C7C3">
        <w:rPr>
          <w:rFonts w:ascii="Times New Roman" w:eastAsiaTheme="minorEastAsia" w:hAnsi="Times New Roman"/>
          <w:lang w:val="en-US"/>
        </w:rPr>
        <w:t>relations between nitrogen and yield</w:t>
      </w:r>
      <w:r w:rsidR="00631399" w:rsidRPr="6275C7C3">
        <w:rPr>
          <w:rFonts w:ascii="Times New Roman" w:eastAsiaTheme="minorEastAsia" w:hAnsi="Times New Roman"/>
          <w:lang w:val="en-US"/>
        </w:rPr>
        <w:t xml:space="preserve">. </w:t>
      </w:r>
      <w:r w:rsidR="00D05AF5" w:rsidRPr="6275C7C3">
        <w:rPr>
          <w:rFonts w:ascii="Times New Roman" w:eastAsiaTheme="minorEastAsia" w:hAnsi="Times New Roman"/>
          <w:lang w:val="en-US"/>
        </w:rPr>
        <w:t>Second, w</w:t>
      </w:r>
      <w:r w:rsidR="00631399" w:rsidRPr="6275C7C3">
        <w:rPr>
          <w:rFonts w:ascii="Times New Roman" w:eastAsiaTheme="minorEastAsia" w:hAnsi="Times New Roman"/>
          <w:lang w:val="en-US"/>
        </w:rPr>
        <w:t>e estimate</w:t>
      </w:r>
      <w:r w:rsidR="001046EE" w:rsidRPr="6275C7C3">
        <w:rPr>
          <w:rFonts w:ascii="Times New Roman" w:eastAsiaTheme="minorEastAsia" w:hAnsi="Times New Roman"/>
          <w:lang w:val="en-US"/>
        </w:rPr>
        <w:t xml:space="preserve"> </w:t>
      </w:r>
      <w:r w:rsidR="00347CAE" w:rsidRPr="6275C7C3">
        <w:rPr>
          <w:rFonts w:ascii="Times New Roman" w:eastAsiaTheme="minorEastAsia" w:hAnsi="Times New Roman"/>
          <w:lang w:val="en-US"/>
        </w:rPr>
        <w:t xml:space="preserve">nitrogen and </w:t>
      </w:r>
      <w:r w:rsidR="001046EE" w:rsidRPr="6275C7C3">
        <w:rPr>
          <w:rFonts w:ascii="Times New Roman" w:eastAsiaTheme="minorEastAsia" w:hAnsi="Times New Roman"/>
          <w:lang w:val="en-US"/>
        </w:rPr>
        <w:t>yield</w:t>
      </w:r>
      <w:r w:rsidR="00631399" w:rsidRPr="6275C7C3">
        <w:rPr>
          <w:rFonts w:ascii="Times New Roman" w:eastAsiaTheme="minorEastAsia" w:hAnsi="Times New Roman"/>
          <w:lang w:val="en-US"/>
        </w:rPr>
        <w:t xml:space="preserve"> price </w:t>
      </w:r>
      <w:r w:rsidR="00347CAE" w:rsidRPr="6275C7C3">
        <w:rPr>
          <w:rFonts w:ascii="Times New Roman" w:eastAsiaTheme="minorEastAsia" w:hAnsi="Times New Roman"/>
          <w:lang w:val="en-US"/>
        </w:rPr>
        <w:t>dynamics</w:t>
      </w:r>
      <w:r w:rsidR="00631399" w:rsidRPr="6275C7C3">
        <w:rPr>
          <w:rFonts w:ascii="Times New Roman" w:eastAsiaTheme="minorEastAsia" w:hAnsi="Times New Roman"/>
          <w:lang w:val="en-US"/>
        </w:rPr>
        <w:t>. Lastly, we incorporate</w:t>
      </w:r>
      <w:r w:rsidR="00E50D6B" w:rsidRPr="6275C7C3">
        <w:rPr>
          <w:rFonts w:ascii="Times New Roman" w:eastAsiaTheme="minorEastAsia" w:hAnsi="Times New Roman"/>
          <w:lang w:val="en-US"/>
        </w:rPr>
        <w:t xml:space="preserve"> </w:t>
      </w:r>
      <w:r w:rsidR="001046EE" w:rsidRPr="6275C7C3">
        <w:rPr>
          <w:rFonts w:ascii="Times New Roman" w:eastAsiaTheme="minorEastAsia" w:hAnsi="Times New Roman"/>
          <w:lang w:val="en-US"/>
        </w:rPr>
        <w:t>the</w:t>
      </w:r>
      <w:r w:rsidR="006B719C" w:rsidRPr="6275C7C3">
        <w:rPr>
          <w:rFonts w:ascii="Times New Roman" w:eastAsiaTheme="minorEastAsia" w:hAnsi="Times New Roman"/>
          <w:lang w:val="en-US"/>
        </w:rPr>
        <w:t xml:space="preserve"> obtained</w:t>
      </w:r>
      <w:r w:rsidR="001046EE" w:rsidRPr="6275C7C3">
        <w:rPr>
          <w:rFonts w:ascii="Times New Roman" w:eastAsiaTheme="minorEastAsia" w:hAnsi="Times New Roman"/>
          <w:lang w:val="en-US"/>
        </w:rPr>
        <w:t xml:space="preserve"> </w:t>
      </w:r>
      <w:r w:rsidR="006B719C" w:rsidRPr="6275C7C3">
        <w:rPr>
          <w:rFonts w:ascii="Times New Roman" w:eastAsiaTheme="minorEastAsia" w:hAnsi="Times New Roman"/>
          <w:lang w:val="en-US"/>
        </w:rPr>
        <w:t>information</w:t>
      </w:r>
      <w:r w:rsidR="001046EE" w:rsidRPr="6275C7C3">
        <w:rPr>
          <w:rFonts w:ascii="Times New Roman" w:eastAsiaTheme="minorEastAsia" w:hAnsi="Times New Roman"/>
          <w:lang w:val="en-US"/>
        </w:rPr>
        <w:t xml:space="preserve"> in </w:t>
      </w:r>
      <w:r w:rsidR="00EB2409" w:rsidRPr="6275C7C3">
        <w:rPr>
          <w:rFonts w:ascii="Times New Roman" w:eastAsiaTheme="minorEastAsia" w:hAnsi="Times New Roman"/>
          <w:lang w:val="en-US"/>
        </w:rPr>
        <w:t>the</w:t>
      </w:r>
      <w:r w:rsidR="001046EE" w:rsidRPr="6275C7C3">
        <w:rPr>
          <w:rFonts w:ascii="Times New Roman" w:eastAsiaTheme="minorEastAsia" w:hAnsi="Times New Roman"/>
          <w:lang w:val="en-US"/>
        </w:rPr>
        <w:t xml:space="preserve"> economic decision model</w:t>
      </w:r>
      <w:r w:rsidR="00AD15CE" w:rsidRPr="6275C7C3">
        <w:rPr>
          <w:rFonts w:ascii="Times New Roman" w:eastAsiaTheme="minorEastAsia" w:hAnsi="Times New Roman"/>
          <w:lang w:val="en-US"/>
        </w:rPr>
        <w:t>s</w:t>
      </w:r>
      <w:r w:rsidR="00EB2409" w:rsidRPr="6275C7C3">
        <w:rPr>
          <w:rFonts w:ascii="Times New Roman" w:eastAsiaTheme="minorEastAsia" w:hAnsi="Times New Roman"/>
          <w:lang w:val="en-US"/>
        </w:rPr>
        <w:t xml:space="preserve"> </w:t>
      </w:r>
      <w:r w:rsidR="00AD15CE" w:rsidRPr="6275C7C3">
        <w:rPr>
          <w:rFonts w:ascii="Times New Roman" w:eastAsiaTheme="minorEastAsia" w:hAnsi="Times New Roman"/>
          <w:lang w:val="en-US"/>
        </w:rPr>
        <w:t xml:space="preserve">and evaluate the effect </w:t>
      </w:r>
      <w:r w:rsidR="004176B5" w:rsidRPr="6275C7C3">
        <w:rPr>
          <w:rFonts w:ascii="Times New Roman" w:eastAsiaTheme="minorEastAsia" w:hAnsi="Times New Roman"/>
          <w:lang w:val="en-US"/>
        </w:rPr>
        <w:t xml:space="preserve">on the outcome distribution </w:t>
      </w:r>
      <w:r w:rsidR="00B5696C" w:rsidRPr="6275C7C3">
        <w:rPr>
          <w:rFonts w:ascii="Times New Roman" w:eastAsiaTheme="minorEastAsia" w:hAnsi="Times New Roman"/>
          <w:lang w:val="en-US"/>
        </w:rPr>
        <w:t>for the different models and framing</w:t>
      </w:r>
      <w:r w:rsidR="00495E45" w:rsidRPr="6275C7C3">
        <w:rPr>
          <w:rFonts w:ascii="Times New Roman" w:eastAsiaTheme="minorEastAsia" w:hAnsi="Times New Roman"/>
          <w:lang w:val="en-US"/>
        </w:rPr>
        <w:t>.</w:t>
      </w:r>
      <w:r w:rsidR="00C01CC9" w:rsidRPr="6275C7C3">
        <w:rPr>
          <w:rFonts w:ascii="Times New Roman" w:eastAsiaTheme="minorEastAsia" w:hAnsi="Times New Roman"/>
          <w:lang w:val="en-US"/>
        </w:rPr>
        <w:t xml:space="preserve"> </w:t>
      </w:r>
    </w:p>
    <w:p w14:paraId="6D4232F7" w14:textId="4B56FC01" w:rsidR="004715D3" w:rsidRPr="003025B8" w:rsidRDefault="00072510" w:rsidP="003025B8">
      <w:pPr>
        <w:spacing w:line="360" w:lineRule="auto"/>
        <w:jc w:val="both"/>
        <w:rPr>
          <w:rFonts w:ascii="Times New Roman" w:hAnsi="Times New Roman"/>
          <w:lang w:val="en-US"/>
        </w:rPr>
      </w:pPr>
      <w:r w:rsidRPr="00072510">
        <w:rPr>
          <w:rFonts w:ascii="Times New Roman" w:hAnsi="Times New Roman"/>
          <w:szCs w:val="22"/>
          <w:lang w:val="en-US"/>
        </w:rPr>
        <w:t xml:space="preserve">We find that under standard EUT preferences the behaviorally adjusted contract is attractive to farmers when broadly framed as a risk management tool, but when the decision is narrowly framed as an investment, we find that it doesn’t provide any benefit. Under CPT preferences, the adjusted contract is not attractive to farmers, both when broadly and narrowly framed. We conclude that, while promising, to make these types of contracts attractive to farmers, a more holistic approach that considers also output prices might provide better results. </w:t>
      </w:r>
      <w:r w:rsidR="00C318CB" w:rsidRPr="45B0192C">
        <w:rPr>
          <w:rFonts w:ascii="Times New Roman" w:hAnsi="Times New Roman"/>
          <w:lang w:val="en-US"/>
        </w:rPr>
        <w:t xml:space="preserve">The </w:t>
      </w:r>
      <w:r w:rsidR="002B0D44" w:rsidRPr="45B0192C">
        <w:rPr>
          <w:rFonts w:ascii="Times New Roman" w:hAnsi="Times New Roman"/>
          <w:lang w:val="en-US"/>
        </w:rPr>
        <w:t xml:space="preserve">remainder of the paper is </w:t>
      </w:r>
      <w:r w:rsidR="0037483C" w:rsidRPr="45B0192C">
        <w:rPr>
          <w:rFonts w:ascii="Times New Roman" w:hAnsi="Times New Roman"/>
          <w:lang w:val="en-US"/>
        </w:rPr>
        <w:t>organized</w:t>
      </w:r>
      <w:r w:rsidR="00C318CB" w:rsidRPr="45B0192C">
        <w:rPr>
          <w:rFonts w:ascii="Times New Roman" w:hAnsi="Times New Roman"/>
          <w:lang w:val="en-US"/>
        </w:rPr>
        <w:t xml:space="preserve"> as follows</w:t>
      </w:r>
      <w:r w:rsidR="002B0D44" w:rsidRPr="45B0192C">
        <w:rPr>
          <w:rFonts w:ascii="Times New Roman" w:hAnsi="Times New Roman"/>
          <w:lang w:val="en-US"/>
        </w:rPr>
        <w:t>. I</w:t>
      </w:r>
      <w:r w:rsidR="002B0DD4" w:rsidRPr="45B0192C">
        <w:rPr>
          <w:rFonts w:ascii="Times New Roman" w:hAnsi="Times New Roman"/>
          <w:lang w:val="en-US"/>
        </w:rPr>
        <w:t xml:space="preserve">n section 2, </w:t>
      </w:r>
      <w:r w:rsidR="005A33BE" w:rsidRPr="45B0192C">
        <w:rPr>
          <w:rFonts w:ascii="Times New Roman" w:hAnsi="Times New Roman"/>
          <w:lang w:val="en-US"/>
        </w:rPr>
        <w:t xml:space="preserve">we </w:t>
      </w:r>
      <w:r w:rsidR="00891420" w:rsidRPr="45B0192C">
        <w:rPr>
          <w:rFonts w:ascii="Times New Roman" w:hAnsi="Times New Roman"/>
          <w:lang w:val="en-US"/>
        </w:rPr>
        <w:t>lay down the theoretical background</w:t>
      </w:r>
      <w:r w:rsidR="00A16429" w:rsidRPr="45B0192C">
        <w:rPr>
          <w:rFonts w:ascii="Times New Roman" w:hAnsi="Times New Roman"/>
          <w:lang w:val="en-US"/>
        </w:rPr>
        <w:t>. First</w:t>
      </w:r>
      <w:r w:rsidR="00A72B99" w:rsidRPr="45B0192C">
        <w:rPr>
          <w:rFonts w:ascii="Times New Roman" w:hAnsi="Times New Roman"/>
          <w:lang w:val="en-US"/>
        </w:rPr>
        <w:t xml:space="preserve">, we </w:t>
      </w:r>
      <w:r w:rsidR="0097527E" w:rsidRPr="45B0192C">
        <w:rPr>
          <w:rFonts w:ascii="Times New Roman" w:hAnsi="Times New Roman"/>
          <w:lang w:val="en-US"/>
        </w:rPr>
        <w:t>review</w:t>
      </w:r>
      <w:r w:rsidR="00BB774A" w:rsidRPr="45B0192C">
        <w:rPr>
          <w:rFonts w:ascii="Times New Roman" w:hAnsi="Times New Roman"/>
          <w:lang w:val="en-US"/>
        </w:rPr>
        <w:t xml:space="preserve"> the most common theories of</w:t>
      </w:r>
      <w:r w:rsidR="0097527E" w:rsidRPr="45B0192C">
        <w:rPr>
          <w:rFonts w:ascii="Times New Roman" w:hAnsi="Times New Roman"/>
          <w:lang w:val="en-US"/>
        </w:rPr>
        <w:t xml:space="preserve"> </w:t>
      </w:r>
      <w:r w:rsidR="00891420" w:rsidRPr="45B0192C">
        <w:rPr>
          <w:rFonts w:ascii="Times New Roman" w:hAnsi="Times New Roman"/>
          <w:lang w:val="en-US"/>
        </w:rPr>
        <w:t>farmers decision-making under risk and ambiguity</w:t>
      </w:r>
      <w:r w:rsidR="00532595" w:rsidRPr="45B0192C">
        <w:rPr>
          <w:rFonts w:ascii="Times New Roman" w:hAnsi="Times New Roman"/>
          <w:lang w:val="en-US"/>
        </w:rPr>
        <w:t>.</w:t>
      </w:r>
      <w:r w:rsidR="00C3015F" w:rsidRPr="45B0192C">
        <w:rPr>
          <w:rFonts w:ascii="Times New Roman" w:hAnsi="Times New Roman"/>
          <w:lang w:val="en-US"/>
        </w:rPr>
        <w:t xml:space="preserve"> </w:t>
      </w:r>
      <w:r w:rsidR="00065909" w:rsidRPr="45B0192C">
        <w:rPr>
          <w:rFonts w:ascii="Times New Roman" w:hAnsi="Times New Roman"/>
          <w:lang w:val="en-US"/>
        </w:rPr>
        <w:t>Second, we</w:t>
      </w:r>
      <w:r w:rsidR="00AD78F5" w:rsidRPr="45B0192C">
        <w:rPr>
          <w:rFonts w:ascii="Times New Roman" w:hAnsi="Times New Roman"/>
          <w:lang w:val="en-US"/>
        </w:rPr>
        <w:t xml:space="preserve"> </w:t>
      </w:r>
      <w:r w:rsidR="00AE3AC1" w:rsidRPr="45B0192C">
        <w:rPr>
          <w:rFonts w:ascii="Times New Roman" w:hAnsi="Times New Roman"/>
          <w:lang w:val="en-US"/>
        </w:rPr>
        <w:t>develop</w:t>
      </w:r>
      <w:r w:rsidR="002E20DD" w:rsidRPr="45B0192C">
        <w:rPr>
          <w:rFonts w:ascii="Times New Roman" w:hAnsi="Times New Roman"/>
          <w:lang w:val="en-US"/>
        </w:rPr>
        <w:t xml:space="preserve"> </w:t>
      </w:r>
      <w:r w:rsidR="00FC4C7D" w:rsidRPr="45B0192C">
        <w:rPr>
          <w:rFonts w:ascii="Times New Roman" w:hAnsi="Times New Roman"/>
          <w:lang w:val="en-US"/>
        </w:rPr>
        <w:lastRenderedPageBreak/>
        <w:t xml:space="preserve">a </w:t>
      </w:r>
      <w:r w:rsidR="00C33274" w:rsidRPr="45B0192C">
        <w:rPr>
          <w:rFonts w:ascii="Times New Roman" w:hAnsi="Times New Roman"/>
          <w:lang w:val="en-US"/>
        </w:rPr>
        <w:t>bio-</w:t>
      </w:r>
      <w:r w:rsidR="00FC4C7D" w:rsidRPr="45B0192C">
        <w:rPr>
          <w:rFonts w:ascii="Times New Roman" w:hAnsi="Times New Roman"/>
          <w:lang w:val="en-US"/>
        </w:rPr>
        <w:t xml:space="preserve">economic </w:t>
      </w:r>
      <w:r w:rsidR="00777E91" w:rsidRPr="45B0192C">
        <w:rPr>
          <w:rFonts w:ascii="Times New Roman" w:hAnsi="Times New Roman"/>
          <w:lang w:val="en-US"/>
        </w:rPr>
        <w:t xml:space="preserve">production </w:t>
      </w:r>
      <w:r w:rsidR="00FC4C7D" w:rsidRPr="45B0192C">
        <w:rPr>
          <w:rFonts w:ascii="Times New Roman" w:hAnsi="Times New Roman"/>
          <w:lang w:val="en-US"/>
        </w:rPr>
        <w:t xml:space="preserve">model </w:t>
      </w:r>
      <w:r w:rsidR="00744117" w:rsidRPr="45B0192C">
        <w:rPr>
          <w:rFonts w:ascii="Times New Roman" w:hAnsi="Times New Roman"/>
          <w:lang w:val="en-US"/>
        </w:rPr>
        <w:t>for</w:t>
      </w:r>
      <w:r w:rsidR="002E20DD" w:rsidRPr="45B0192C">
        <w:rPr>
          <w:rFonts w:ascii="Times New Roman" w:hAnsi="Times New Roman"/>
          <w:lang w:val="en-US"/>
        </w:rPr>
        <w:t xml:space="preserve"> </w:t>
      </w:r>
      <w:r w:rsidR="0037483C" w:rsidRPr="45B0192C">
        <w:rPr>
          <w:rFonts w:ascii="Times New Roman" w:hAnsi="Times New Roman"/>
          <w:lang w:val="en-US"/>
        </w:rPr>
        <w:t>fertilizer</w:t>
      </w:r>
      <w:r w:rsidR="002E20DD" w:rsidRPr="45B0192C">
        <w:rPr>
          <w:rFonts w:ascii="Times New Roman" w:hAnsi="Times New Roman"/>
          <w:lang w:val="en-US"/>
        </w:rPr>
        <w:t xml:space="preserve"> </w:t>
      </w:r>
      <w:r w:rsidR="00744117" w:rsidRPr="45B0192C">
        <w:rPr>
          <w:rFonts w:ascii="Times New Roman" w:hAnsi="Times New Roman"/>
          <w:lang w:val="en-US"/>
        </w:rPr>
        <w:t xml:space="preserve">price risk </w:t>
      </w:r>
      <w:r w:rsidR="002E20DD" w:rsidRPr="45B0192C">
        <w:rPr>
          <w:rFonts w:ascii="Times New Roman" w:hAnsi="Times New Roman"/>
          <w:lang w:val="en-US"/>
        </w:rPr>
        <w:t>decision-making</w:t>
      </w:r>
      <w:r w:rsidR="000903C6" w:rsidRPr="45B0192C">
        <w:rPr>
          <w:rFonts w:ascii="Times New Roman" w:hAnsi="Times New Roman"/>
          <w:lang w:val="en-US"/>
        </w:rPr>
        <w:t>.</w:t>
      </w:r>
      <w:r w:rsidR="00AE3AC1" w:rsidRPr="45B0192C">
        <w:rPr>
          <w:rFonts w:ascii="Times New Roman" w:hAnsi="Times New Roman"/>
          <w:lang w:val="en-US"/>
        </w:rPr>
        <w:t xml:space="preserve"> Building on this</w:t>
      </w:r>
      <w:r w:rsidR="00C546E6" w:rsidRPr="45B0192C">
        <w:rPr>
          <w:rFonts w:ascii="Times New Roman" w:hAnsi="Times New Roman"/>
          <w:lang w:val="en-US"/>
        </w:rPr>
        <w:t>,</w:t>
      </w:r>
      <w:r w:rsidR="00AE3AC1" w:rsidRPr="45B0192C">
        <w:rPr>
          <w:rFonts w:ascii="Times New Roman" w:hAnsi="Times New Roman"/>
          <w:lang w:val="en-US"/>
        </w:rPr>
        <w:t xml:space="preserve"> we</w:t>
      </w:r>
      <w:r w:rsidR="0081074A" w:rsidRPr="45B0192C">
        <w:rPr>
          <w:rFonts w:ascii="Times New Roman" w:hAnsi="Times New Roman"/>
          <w:lang w:val="en-US"/>
        </w:rPr>
        <w:t xml:space="preserve"> introduce different decision framing and</w:t>
      </w:r>
      <w:r w:rsidR="00AE3AC1" w:rsidRPr="45B0192C">
        <w:rPr>
          <w:rFonts w:ascii="Times New Roman" w:hAnsi="Times New Roman"/>
          <w:lang w:val="en-US"/>
        </w:rPr>
        <w:t xml:space="preserve"> propose </w:t>
      </w:r>
      <w:r w:rsidR="0037483C" w:rsidRPr="45B0192C">
        <w:rPr>
          <w:rFonts w:ascii="Times New Roman" w:hAnsi="Times New Roman"/>
          <w:lang w:val="en-US"/>
        </w:rPr>
        <w:t>behavioral</w:t>
      </w:r>
      <w:r w:rsidR="00AE3AC1" w:rsidRPr="45B0192C">
        <w:rPr>
          <w:rFonts w:ascii="Times New Roman" w:hAnsi="Times New Roman"/>
          <w:lang w:val="en-US"/>
        </w:rPr>
        <w:t xml:space="preserve"> adjustment</w:t>
      </w:r>
      <w:r w:rsidR="00C546E6" w:rsidRPr="45B0192C">
        <w:rPr>
          <w:rFonts w:ascii="Times New Roman" w:hAnsi="Times New Roman"/>
          <w:lang w:val="en-US"/>
        </w:rPr>
        <w:t>s</w:t>
      </w:r>
      <w:r w:rsidR="00AE3AC1" w:rsidRPr="45B0192C">
        <w:rPr>
          <w:rFonts w:ascii="Times New Roman" w:hAnsi="Times New Roman"/>
          <w:lang w:val="en-US"/>
        </w:rPr>
        <w:t xml:space="preserve"> to </w:t>
      </w:r>
      <w:r w:rsidR="00BA542A" w:rsidRPr="45B0192C">
        <w:rPr>
          <w:rFonts w:ascii="Times New Roman" w:hAnsi="Times New Roman"/>
          <w:lang w:val="en-US"/>
        </w:rPr>
        <w:t>risk management tools</w:t>
      </w:r>
      <w:r w:rsidR="005B0749" w:rsidRPr="45B0192C">
        <w:rPr>
          <w:rFonts w:ascii="Times New Roman" w:hAnsi="Times New Roman"/>
          <w:lang w:val="en-US"/>
        </w:rPr>
        <w:t>.</w:t>
      </w:r>
      <w:r w:rsidR="000903C6" w:rsidRPr="45B0192C">
        <w:rPr>
          <w:rFonts w:ascii="Times New Roman" w:hAnsi="Times New Roman"/>
          <w:lang w:val="en-US"/>
        </w:rPr>
        <w:t xml:space="preserve"> </w:t>
      </w:r>
      <w:r w:rsidR="00A541E1" w:rsidRPr="45B0192C">
        <w:rPr>
          <w:rFonts w:ascii="Times New Roman" w:hAnsi="Times New Roman"/>
          <w:lang w:val="en-US"/>
        </w:rPr>
        <w:t>In section 3,</w:t>
      </w:r>
      <w:r w:rsidR="002218E1" w:rsidRPr="45B0192C">
        <w:rPr>
          <w:rFonts w:ascii="Times New Roman" w:hAnsi="Times New Roman"/>
          <w:lang w:val="en-US"/>
        </w:rPr>
        <w:t xml:space="preserve"> </w:t>
      </w:r>
      <w:r w:rsidR="005A162F" w:rsidRPr="45B0192C">
        <w:rPr>
          <w:rFonts w:ascii="Times New Roman" w:hAnsi="Times New Roman"/>
          <w:lang w:val="en-US"/>
        </w:rPr>
        <w:t>we describe our methodology</w:t>
      </w:r>
      <w:r w:rsidR="00FA08BC" w:rsidRPr="45B0192C">
        <w:rPr>
          <w:rFonts w:ascii="Times New Roman" w:hAnsi="Times New Roman"/>
          <w:lang w:val="en-US"/>
        </w:rPr>
        <w:t xml:space="preserve"> and i</w:t>
      </w:r>
      <w:r w:rsidR="00C23FD0" w:rsidRPr="45B0192C">
        <w:rPr>
          <w:rFonts w:ascii="Times New Roman" w:hAnsi="Times New Roman"/>
          <w:lang w:val="en-US"/>
        </w:rPr>
        <w:t>n</w:t>
      </w:r>
      <w:r w:rsidR="00FA08BC" w:rsidRPr="45B0192C">
        <w:rPr>
          <w:rFonts w:ascii="Times New Roman" w:hAnsi="Times New Roman"/>
          <w:lang w:val="en-US"/>
        </w:rPr>
        <w:t xml:space="preserve"> section </w:t>
      </w:r>
      <w:r w:rsidR="0DB6A445" w:rsidRPr="45B0192C">
        <w:rPr>
          <w:rFonts w:ascii="Times New Roman" w:hAnsi="Times New Roman"/>
          <w:lang w:val="en-US"/>
        </w:rPr>
        <w:t>4, we</w:t>
      </w:r>
      <w:r w:rsidR="00795066" w:rsidRPr="45B0192C">
        <w:rPr>
          <w:rFonts w:ascii="Times New Roman" w:hAnsi="Times New Roman"/>
          <w:lang w:val="en-US"/>
        </w:rPr>
        <w:t xml:space="preserve"> present the </w:t>
      </w:r>
      <w:r w:rsidR="001C7E44" w:rsidRPr="45B0192C">
        <w:rPr>
          <w:rFonts w:ascii="Times New Roman" w:hAnsi="Times New Roman"/>
          <w:lang w:val="en-US"/>
        </w:rPr>
        <w:t>data and the assumptions used</w:t>
      </w:r>
      <w:r w:rsidR="00D00CFD" w:rsidRPr="45B0192C">
        <w:rPr>
          <w:rFonts w:ascii="Times New Roman" w:hAnsi="Times New Roman"/>
          <w:lang w:val="en-US"/>
        </w:rPr>
        <w:t xml:space="preserve">. We present the results of the </w:t>
      </w:r>
      <w:r w:rsidR="0037483C" w:rsidRPr="45B0192C">
        <w:rPr>
          <w:rFonts w:ascii="Times New Roman" w:hAnsi="Times New Roman"/>
          <w:lang w:val="en-US"/>
        </w:rPr>
        <w:t>optimization</w:t>
      </w:r>
      <w:r w:rsidR="00D00CFD" w:rsidRPr="45B0192C">
        <w:rPr>
          <w:rFonts w:ascii="Times New Roman" w:hAnsi="Times New Roman"/>
          <w:lang w:val="en-US"/>
        </w:rPr>
        <w:t xml:space="preserve"> model in section </w:t>
      </w:r>
      <w:r w:rsidR="0081167C" w:rsidRPr="45B0192C">
        <w:rPr>
          <w:rFonts w:ascii="Times New Roman" w:hAnsi="Times New Roman"/>
          <w:lang w:val="en-US"/>
        </w:rPr>
        <w:t>5</w:t>
      </w:r>
      <w:r w:rsidR="00475BA7" w:rsidRPr="45B0192C">
        <w:rPr>
          <w:rFonts w:ascii="Times New Roman" w:hAnsi="Times New Roman"/>
          <w:lang w:val="en-US"/>
        </w:rPr>
        <w:t>,</w:t>
      </w:r>
      <w:r w:rsidR="00B158A1" w:rsidRPr="45B0192C">
        <w:rPr>
          <w:rFonts w:ascii="Times New Roman" w:hAnsi="Times New Roman"/>
          <w:lang w:val="en-US"/>
        </w:rPr>
        <w:t xml:space="preserve"> and discuss them in section </w:t>
      </w:r>
      <w:r w:rsidR="0081167C" w:rsidRPr="45B0192C">
        <w:rPr>
          <w:rFonts w:ascii="Times New Roman" w:hAnsi="Times New Roman"/>
          <w:lang w:val="en-US"/>
        </w:rPr>
        <w:t>6</w:t>
      </w:r>
      <w:r w:rsidR="00B158A1" w:rsidRPr="45B0192C">
        <w:rPr>
          <w:rFonts w:ascii="Times New Roman" w:hAnsi="Times New Roman"/>
          <w:lang w:val="en-US"/>
        </w:rPr>
        <w:t xml:space="preserve">. We conclude </w:t>
      </w:r>
      <w:r w:rsidR="00E4535B" w:rsidRPr="45B0192C">
        <w:rPr>
          <w:rFonts w:ascii="Times New Roman" w:hAnsi="Times New Roman"/>
          <w:lang w:val="en-US"/>
        </w:rPr>
        <w:t xml:space="preserve">in section </w:t>
      </w:r>
      <w:r w:rsidR="0081167C" w:rsidRPr="45B0192C">
        <w:rPr>
          <w:rFonts w:ascii="Times New Roman" w:hAnsi="Times New Roman"/>
          <w:lang w:val="en-US"/>
        </w:rPr>
        <w:t>7</w:t>
      </w:r>
      <w:r w:rsidR="00E4535B" w:rsidRPr="45B0192C">
        <w:rPr>
          <w:rFonts w:ascii="Times New Roman" w:hAnsi="Times New Roman"/>
          <w:lang w:val="en-US"/>
        </w:rPr>
        <w:t>.</w:t>
      </w:r>
    </w:p>
    <w:p w14:paraId="037FC554" w14:textId="5CB58D3C" w:rsidR="007E5A31" w:rsidRDefault="007E5A31" w:rsidP="003025B8">
      <w:pPr>
        <w:pStyle w:val="Heading1"/>
        <w:rPr>
          <w:lang w:val="en-US"/>
        </w:rPr>
      </w:pPr>
      <w:r>
        <w:rPr>
          <w:lang w:val="en-US"/>
        </w:rPr>
        <w:t>Theoretical background</w:t>
      </w:r>
    </w:p>
    <w:p w14:paraId="68FE12CB" w14:textId="3DC45D2E" w:rsidR="00C3654D" w:rsidRDefault="00095F18" w:rsidP="002969E0">
      <w:pPr>
        <w:pStyle w:val="Heading2"/>
        <w:rPr>
          <w:lang w:val="en-US"/>
        </w:rPr>
      </w:pPr>
      <w:r>
        <w:rPr>
          <w:lang w:val="en-US"/>
        </w:rPr>
        <w:t>Theoretical frameworks</w:t>
      </w:r>
      <w:r w:rsidR="00784CB1">
        <w:rPr>
          <w:lang w:val="en-US"/>
        </w:rPr>
        <w:t xml:space="preserve"> on risk and ambiguity</w:t>
      </w:r>
    </w:p>
    <w:p w14:paraId="57C1E182" w14:textId="5642C13E" w:rsidR="007E5A31" w:rsidRPr="0011582A" w:rsidRDefault="007E5A31" w:rsidP="007E5A31">
      <w:pPr>
        <w:spacing w:line="360" w:lineRule="auto"/>
        <w:jc w:val="both"/>
        <w:rPr>
          <w:lang w:val="en-US"/>
        </w:rPr>
      </w:pPr>
      <w:r w:rsidRPr="02118F9D">
        <w:rPr>
          <w:lang w:val="en-US"/>
        </w:rPr>
        <w:t>Farmer decision-making behavior can be modeled using a variety of theoretical frameworks that capture different attitudes toward risk</w:t>
      </w:r>
      <w:r w:rsidR="0072402B" w:rsidRPr="02118F9D">
        <w:rPr>
          <w:lang w:val="en-US"/>
        </w:rPr>
        <w:t xml:space="preserve"> and </w:t>
      </w:r>
      <w:r w:rsidR="00CA4A3A" w:rsidRPr="02118F9D">
        <w:rPr>
          <w:lang w:val="en-US"/>
        </w:rPr>
        <w:t>ambiguity</w:t>
      </w:r>
      <w:r w:rsidR="009E02B9" w:rsidRPr="02118F9D">
        <w:rPr>
          <w:lang w:val="en-US"/>
        </w:rPr>
        <w:t>. W</w:t>
      </w:r>
      <w:r w:rsidR="00E04744" w:rsidRPr="02118F9D">
        <w:rPr>
          <w:lang w:val="en-US"/>
        </w:rPr>
        <w:t>e define r</w:t>
      </w:r>
      <w:r w:rsidR="00926725" w:rsidRPr="02118F9D">
        <w:rPr>
          <w:lang w:val="en-US"/>
        </w:rPr>
        <w:t>isk</w:t>
      </w:r>
      <w:r w:rsidR="006F0CEE" w:rsidRPr="02118F9D">
        <w:rPr>
          <w:lang w:val="en-US"/>
        </w:rPr>
        <w:t xml:space="preserve"> as</w:t>
      </w:r>
      <w:r w:rsidR="009C0858" w:rsidRPr="02118F9D">
        <w:rPr>
          <w:lang w:val="en-US"/>
        </w:rPr>
        <w:t xml:space="preserve"> situation</w:t>
      </w:r>
      <w:r w:rsidR="00993959" w:rsidRPr="02118F9D">
        <w:rPr>
          <w:lang w:val="en-US"/>
        </w:rPr>
        <w:t xml:space="preserve">s where the probabilities of </w:t>
      </w:r>
      <w:r w:rsidR="00127DF9" w:rsidRPr="02118F9D">
        <w:rPr>
          <w:lang w:val="en-US"/>
        </w:rPr>
        <w:t xml:space="preserve">different outcomes are known, while </w:t>
      </w:r>
      <w:r w:rsidR="00CA4A3A" w:rsidRPr="02118F9D">
        <w:rPr>
          <w:lang w:val="en-US"/>
        </w:rPr>
        <w:t>ambiguity</w:t>
      </w:r>
      <w:r w:rsidR="00127DF9" w:rsidRPr="02118F9D">
        <w:rPr>
          <w:lang w:val="en-US"/>
        </w:rPr>
        <w:t xml:space="preserve"> refers to situations</w:t>
      </w:r>
      <w:r w:rsidR="00F50AA9" w:rsidRPr="02118F9D">
        <w:rPr>
          <w:lang w:val="en-US"/>
        </w:rPr>
        <w:t xml:space="preserve"> </w:t>
      </w:r>
      <w:r w:rsidR="00B51C8C" w:rsidRPr="02118F9D">
        <w:rPr>
          <w:lang w:val="en-US"/>
        </w:rPr>
        <w:t xml:space="preserve">where </w:t>
      </w:r>
      <w:r w:rsidR="00F50AA9" w:rsidRPr="02118F9D">
        <w:rPr>
          <w:lang w:val="en-US"/>
        </w:rPr>
        <w:t>these probabilities</w:t>
      </w:r>
      <w:r w:rsidR="00171044" w:rsidRPr="02118F9D">
        <w:rPr>
          <w:lang w:val="en-US"/>
        </w:rPr>
        <w:t xml:space="preserve"> are </w:t>
      </w:r>
      <w:r w:rsidR="002D0A63" w:rsidRPr="02118F9D">
        <w:rPr>
          <w:lang w:val="en-US"/>
        </w:rPr>
        <w:t>not</w:t>
      </w:r>
      <w:r w:rsidR="00F50AA9" w:rsidRPr="02118F9D">
        <w:rPr>
          <w:lang w:val="en-US"/>
        </w:rPr>
        <w:t xml:space="preserve"> known</w:t>
      </w:r>
      <w:r w:rsidR="009E02B9" w:rsidRPr="02118F9D">
        <w:rPr>
          <w:lang w:val="en-US"/>
        </w:rPr>
        <w:t xml:space="preserve"> </w:t>
      </w:r>
      <w:r w:rsidRPr="02118F9D">
        <w:rPr>
          <w:lang w:val="en-US"/>
        </w:rPr>
        <w:fldChar w:fldCharType="begin"/>
      </w:r>
      <w:r w:rsidRPr="02118F9D">
        <w:rPr>
          <w:lang w:val="en-US"/>
        </w:rPr>
        <w:instrText xml:space="preserve"> ADDIN ZOTERO_ITEM CSL_CITATION {"citationID":"HDatjMD2","properties":{"formattedCitation":"(Knight, 1921)","plainCitation":"(Knight, 1921)","noteIndex":0},"citationItems":[{"id":127010,"uris":["http://zotero.org/users/14812719/items/7UBHJ5Q3"],"itemData":{"id":127010,"type":"book","publisher":"Houghton Mifflin","title":"Risk, uncertainty and profit","volume":"31","author":[{"family":"Knight","given":"Frank Hyneman"}],"issued":{"date-parts":[["1921"]]}}}],"schema":"https://github.com/citation-style-language/schema/raw/master/csl-citation.json"} </w:instrText>
      </w:r>
      <w:r w:rsidRPr="02118F9D">
        <w:rPr>
          <w:lang w:val="en-US"/>
        </w:rPr>
        <w:fldChar w:fldCharType="separate"/>
      </w:r>
      <w:r w:rsidR="00694454" w:rsidRPr="02118F9D">
        <w:rPr>
          <w:lang w:val="en-GB"/>
        </w:rPr>
        <w:t>(Knight, 1921)</w:t>
      </w:r>
      <w:r w:rsidRPr="02118F9D">
        <w:rPr>
          <w:lang w:val="en-US"/>
        </w:rPr>
        <w:fldChar w:fldCharType="end"/>
      </w:r>
      <w:r w:rsidR="002D0A63" w:rsidRPr="02118F9D">
        <w:rPr>
          <w:lang w:val="en-US"/>
        </w:rPr>
        <w:t xml:space="preserve">. </w:t>
      </w:r>
      <w:r w:rsidRPr="02118F9D">
        <w:rPr>
          <w:lang w:val="en-US"/>
        </w:rPr>
        <w:t xml:space="preserve">Traditional approaches </w:t>
      </w:r>
      <w:r w:rsidR="00955472" w:rsidRPr="02118F9D">
        <w:rPr>
          <w:lang w:val="en-US"/>
        </w:rPr>
        <w:t>that model decision</w:t>
      </w:r>
      <w:r w:rsidR="007852A7" w:rsidRPr="02118F9D">
        <w:rPr>
          <w:lang w:val="en-US"/>
        </w:rPr>
        <w:t>s</w:t>
      </w:r>
      <w:r w:rsidR="00955472" w:rsidRPr="02118F9D">
        <w:rPr>
          <w:lang w:val="en-US"/>
        </w:rPr>
        <w:t xml:space="preserve"> under risk and </w:t>
      </w:r>
      <w:r w:rsidR="00CA4A3A" w:rsidRPr="02118F9D">
        <w:rPr>
          <w:lang w:val="en-US"/>
        </w:rPr>
        <w:t>ambiguity</w:t>
      </w:r>
      <w:r w:rsidR="00955472" w:rsidRPr="02118F9D">
        <w:rPr>
          <w:lang w:val="en-US"/>
        </w:rPr>
        <w:t xml:space="preserve"> </w:t>
      </w:r>
      <w:r w:rsidRPr="02118F9D">
        <w:rPr>
          <w:lang w:val="en-US"/>
        </w:rPr>
        <w:t>often rely on Expected Utility Theory (EUT). However, empirical evidence suggests that decision-makers may deviate from purely EU</w:t>
      </w:r>
      <w:r w:rsidR="00B405A5" w:rsidRPr="02118F9D">
        <w:rPr>
          <w:lang w:val="en-US"/>
        </w:rPr>
        <w:t>T</w:t>
      </w:r>
      <w:r w:rsidRPr="02118F9D">
        <w:rPr>
          <w:lang w:val="en-US"/>
        </w:rPr>
        <w:t xml:space="preserve"> maximizing behavior. To capture these deviations, alternative models</w:t>
      </w:r>
      <w:r w:rsidR="008A66EB" w:rsidRPr="02118F9D">
        <w:rPr>
          <w:lang w:val="en-US"/>
        </w:rPr>
        <w:t>, most prominently</w:t>
      </w:r>
      <w:r w:rsidRPr="02118F9D">
        <w:rPr>
          <w:lang w:val="en-US"/>
        </w:rPr>
        <w:t xml:space="preserve"> Cumulative Prospect Theory (CPT) </w:t>
      </w:r>
      <w:r w:rsidR="00DC6DDD" w:rsidRPr="02118F9D">
        <w:rPr>
          <w:lang w:val="en-US"/>
        </w:rPr>
        <w:t xml:space="preserve">by </w:t>
      </w:r>
      <w:r w:rsidRPr="02118F9D">
        <w:rPr>
          <w:lang w:val="en-US"/>
        </w:rPr>
        <w:fldChar w:fldCharType="begin"/>
      </w:r>
      <w:r w:rsidRPr="02118F9D">
        <w:rPr>
          <w:lang w:val="en-US"/>
        </w:rPr>
        <w:instrText xml:space="preserve"> ADDIN ZOTERO_ITEM CSL_CITATION {"citationID":"X0UaZ0eU","properties":{"formattedCitation":"(Tversky &amp; Kahneman, 1992)","plainCitation":"(Tversky &amp; Kahneman, 1992)","dontUpdate":true,"noteIndex":0},"citationItems":[{"id":126903,"uris":["http://zotero.org/groups/5657987/items/W3X9I2VZ"],"itemData":{"id":126903,"type":"article-journal","container-title":"Journal of Risk and Uncertainty","DOI":"10.1007/BF00122574","ISSN":"0895-5646, 1573-0476","issue":"4","journalAbbreviation":"J Risk Uncertainty","language":"en","license":"http://www.springer.com/tdm","page":"297-323","source":"DOI.org (Crossref)","title":"Advances in prospect theory: Cumulative representation of uncertainty","title-short":"Advances in prospect theory","volume":"5","author":[{"family":"Tversky","given":"Amos"},{"family":"Kahneman","given":"Daniel"}],"issued":{"date-parts":[["1992",10]]}}}],"schema":"https://github.com/citation-style-language/schema/raw/master/csl-citation.json"} </w:instrText>
      </w:r>
      <w:r w:rsidRPr="02118F9D">
        <w:rPr>
          <w:lang w:val="en-US"/>
        </w:rPr>
        <w:fldChar w:fldCharType="separate"/>
      </w:r>
      <w:r w:rsidRPr="02118F9D">
        <w:rPr>
          <w:lang w:val="en-GB"/>
        </w:rPr>
        <w:t xml:space="preserve">Tversky &amp; Kahneman </w:t>
      </w:r>
      <w:r w:rsidR="00DC6DDD" w:rsidRPr="02118F9D">
        <w:rPr>
          <w:lang w:val="en-GB"/>
        </w:rPr>
        <w:t>(</w:t>
      </w:r>
      <w:r w:rsidRPr="02118F9D">
        <w:rPr>
          <w:lang w:val="en-GB"/>
        </w:rPr>
        <w:t>1992)</w:t>
      </w:r>
      <w:r w:rsidRPr="02118F9D">
        <w:rPr>
          <w:lang w:val="en-US"/>
        </w:rPr>
        <w:fldChar w:fldCharType="end"/>
      </w:r>
      <w:r w:rsidR="00002480" w:rsidRPr="02118F9D">
        <w:rPr>
          <w:lang w:val="en-US"/>
        </w:rPr>
        <w:t>,</w:t>
      </w:r>
      <w:r w:rsidRPr="02118F9D">
        <w:rPr>
          <w:lang w:val="en-US"/>
        </w:rPr>
        <w:t xml:space="preserve"> have been proven useful to better describe farmer </w:t>
      </w:r>
      <w:r w:rsidR="0037483C" w:rsidRPr="02118F9D">
        <w:rPr>
          <w:lang w:val="en-US"/>
        </w:rPr>
        <w:t>behavior</w:t>
      </w:r>
      <w:r w:rsidRPr="02118F9D">
        <w:rPr>
          <w:lang w:val="en-US"/>
        </w:rPr>
        <w:t xml:space="preserve"> </w:t>
      </w:r>
      <w:r w:rsidRPr="02118F9D">
        <w:rPr>
          <w:lang w:val="en-US"/>
        </w:rPr>
        <w:fldChar w:fldCharType="begin"/>
      </w:r>
      <w:r w:rsidRPr="02118F9D">
        <w:rPr>
          <w:lang w:val="en-US"/>
        </w:rPr>
        <w:instrText xml:space="preserve"> ADDIN ZOTERO_ITEM CSL_CITATION {"citationID":"RHFBEAIF","properties":{"unsorted":true,"formattedCitation":"(Bocqu\\uc0\\u233{}ho et al., 2014; Babcock, 2015)","plainCitation":"(Bocquého et al., 2014; Babcock, 2015)","noteIndex":0},"citationItems":[{"id":126778,"uris":["http://zotero.org/groups/5657987/items/CKNYHVJ7"],"itemData":{"id":126778,"type":"article-journal","container-title":"European Review of Agricultural Economics","DOI":"10.1093/erae/jbt006","ISSN":"1464-3618, 0165-1587","issue":"1","language":"en","note":"publisher: Oxford University Press (OUP)","page":"135-172","source":"Crossref","title":"Expected utility or prospect theory maximisers? Assessing farmers' risk behaviour from field-experiment data","title-short":"Expected utility or prospect theory maximisers?","volume":"41","author":[{"family":"Bocquého","given":"Géraldine"},{"family":"Jacquet","given":"Florence"},{"family":"Reynaud","given":"Arnaud"}],"issued":{"date-parts":[["2014",2]]}}},{"id":126779,"uris":["http://zotero.org/groups/5657987/items/9F3G32YN"],"itemData":{"id":126779,"type":"article-journal","abstract":"Farmers’ decisions about how much crop insurance to buy are not generally consistent with expected utility maximization. Taking into account both marginal risk benefits and marginal subsidy effects suggests that most farmers have chosen lower coverage levels than would be predicted by standard models. By modeling financial outcomes as gains and losses, cumulative prospect theory offers an alternative framework to perhaps better understand farmers’ purchase decisions. The role of the reference point that defines outcomes as either a gain or a loss, the degree of loss aversion, curvature of the value function, and the probability weighting function in determining optimal crop insurance coverage levels are explored for three representative farms calibrated to 2009 conditions. Loss aversion and how crop insurance is framed through choice of the reference point are shown to be the key factors that determine whether predictions from prospect theory are consistent with observed crop insurance coverage choices. When crop insurance is framed as a tool to manage farm risk then optimal choices under prospect theory are not consistent with observed choices. If crop insurance is framed as a stand‐alone investment where a loss is felt if the indemnity received is less than the premium paid, then prospect theory can generate optimal coverage level choices that are largely consistent with observed decisions. This result is shown to be robust to changes in parameterizations as long as loss aversion is maintained and if curvature of the value function is accompanied by decision weights that overweight low probability outcomes.","container-title":"American Journal of Agricultural Economics","DOI":"10.1093/ajae/aav032","ISSN":"0002-9092, 1467-8276","issue":"5","journalAbbreviation":"American J Agri Economics","language":"en","license":"http://onlinelibrary.wiley.com/termsAndConditions#vor","note":"publisher: Wiley","page":"1371-1384","source":"Crossref","title":"Using cumulative prospect theory to explain anomalous crop insurance coverage choice","volume":"97","author":[{"family":"Babcock","given":"Bruce A."}],"issued":{"date-parts":[["2015",10]]}}}],"schema":"https://github.com/citation-style-language/schema/raw/master/csl-citation.json"} </w:instrText>
      </w:r>
      <w:r w:rsidRPr="02118F9D">
        <w:rPr>
          <w:lang w:val="en-US"/>
        </w:rPr>
        <w:fldChar w:fldCharType="separate"/>
      </w:r>
      <w:r w:rsidRPr="02118F9D">
        <w:rPr>
          <w:lang w:val="en-GB"/>
        </w:rPr>
        <w:t>(</w:t>
      </w:r>
      <w:proofErr w:type="spellStart"/>
      <w:r w:rsidRPr="02118F9D">
        <w:rPr>
          <w:lang w:val="en-GB"/>
        </w:rPr>
        <w:t>Bocquého</w:t>
      </w:r>
      <w:proofErr w:type="spellEnd"/>
      <w:r w:rsidRPr="02118F9D">
        <w:rPr>
          <w:lang w:val="en-GB"/>
        </w:rPr>
        <w:t xml:space="preserve"> et al., 2014; Babcock, 2015)</w:t>
      </w:r>
      <w:r w:rsidRPr="02118F9D">
        <w:rPr>
          <w:lang w:val="en-US"/>
        </w:rPr>
        <w:fldChar w:fldCharType="end"/>
      </w:r>
      <w:r w:rsidRPr="02118F9D">
        <w:rPr>
          <w:lang w:val="en-US"/>
        </w:rPr>
        <w:t>. CPT accounts for loss aversion, probability weighting, and reference dependence</w:t>
      </w:r>
      <w:r w:rsidR="001E1F55" w:rsidRPr="02118F9D">
        <w:rPr>
          <w:lang w:val="en-US"/>
        </w:rPr>
        <w:t>.</w:t>
      </w:r>
      <w:r w:rsidR="00EF5B8E" w:rsidRPr="02118F9D">
        <w:rPr>
          <w:lang w:val="en-US"/>
        </w:rPr>
        <w:t xml:space="preserve"> </w:t>
      </w:r>
      <w:r w:rsidR="001E1F55" w:rsidRPr="02118F9D">
        <w:rPr>
          <w:lang w:val="en-US"/>
        </w:rPr>
        <w:t>Unlike risk, where probabilities</w:t>
      </w:r>
      <w:r w:rsidR="008D1769" w:rsidRPr="02118F9D">
        <w:rPr>
          <w:lang w:val="en-US"/>
        </w:rPr>
        <w:t xml:space="preserve"> of different outcomes</w:t>
      </w:r>
      <w:r w:rsidR="001E1F55" w:rsidRPr="02118F9D">
        <w:rPr>
          <w:lang w:val="en-US"/>
        </w:rPr>
        <w:t xml:space="preserve"> can be estimated from historical data, </w:t>
      </w:r>
      <w:r w:rsidR="00CA4A3A" w:rsidRPr="02118F9D">
        <w:rPr>
          <w:lang w:val="en-US"/>
        </w:rPr>
        <w:t>ambiguity</w:t>
      </w:r>
      <w:r w:rsidR="001E1F55" w:rsidRPr="02118F9D">
        <w:rPr>
          <w:lang w:val="en-US"/>
        </w:rPr>
        <w:t xml:space="preserve"> occurs when the probabilities are not available or decision-makers do not know them.</w:t>
      </w:r>
      <w:r w:rsidR="002F2EFF" w:rsidRPr="02118F9D">
        <w:rPr>
          <w:lang w:val="en-US"/>
        </w:rPr>
        <w:t xml:space="preserve"> </w:t>
      </w:r>
      <w:r w:rsidR="008A075D" w:rsidRPr="02118F9D">
        <w:rPr>
          <w:lang w:val="en-US"/>
        </w:rPr>
        <w:t>In this context</w:t>
      </w:r>
      <w:r w:rsidR="00766EB0" w:rsidRPr="02118F9D">
        <w:rPr>
          <w:lang w:val="en-US"/>
        </w:rPr>
        <w:t>,</w:t>
      </w:r>
      <w:r w:rsidR="00AE1B28" w:rsidRPr="02118F9D">
        <w:rPr>
          <w:lang w:val="en-US"/>
        </w:rPr>
        <w:t xml:space="preserve"> </w:t>
      </w:r>
      <w:r w:rsidR="00F874A2" w:rsidRPr="02118F9D">
        <w:rPr>
          <w:lang w:val="en-US"/>
        </w:rPr>
        <w:t xml:space="preserve">the </w:t>
      </w:r>
      <w:r w:rsidR="00E90DDA" w:rsidRPr="02118F9D">
        <w:rPr>
          <w:rFonts w:ascii="Times New Roman" w:hAnsi="Times New Roman"/>
          <w:lang w:val="en-US"/>
        </w:rPr>
        <w:t>α</w:t>
      </w:r>
      <w:r w:rsidR="00F874A2" w:rsidRPr="02118F9D">
        <w:rPr>
          <w:lang w:val="en-US"/>
        </w:rPr>
        <w:t>-Expected Utility (</w:t>
      </w:r>
      <w:r w:rsidR="00E90DDA" w:rsidRPr="02118F9D">
        <w:rPr>
          <w:rFonts w:ascii="Times New Roman" w:hAnsi="Times New Roman"/>
          <w:lang w:val="en-US"/>
        </w:rPr>
        <w:t>α</w:t>
      </w:r>
      <w:r w:rsidR="00F874A2" w:rsidRPr="02118F9D">
        <w:rPr>
          <w:lang w:val="en-US"/>
        </w:rPr>
        <w:t xml:space="preserve">EU) model </w:t>
      </w:r>
      <w:r w:rsidRPr="02118F9D">
        <w:rPr>
          <w:lang w:val="en-US"/>
        </w:rPr>
        <w:fldChar w:fldCharType="begin"/>
      </w:r>
      <w:r w:rsidRPr="02118F9D">
        <w:rPr>
          <w:lang w:val="en-US"/>
        </w:rPr>
        <w:instrText xml:space="preserve"> ADDIN ZOTERO_ITEM CSL_CITATION {"citationID":"m6BgZU3o","properties":{"formattedCitation":"(Ghirardato et al., 2004)","plainCitation":"(Ghirardato et al., 2004)","dontUpdate":true,"noteIndex":0},"citationItems":[{"id":126889,"uris":["http://zotero.org/groups/5657987/items/E59GRE8H"],"itemData":{"id":126889,"type":"article-journal","container-title":"Journal of Economic Theory","DOI":"10.1016/j.jet.2003.12.004","ISSN":"00220531","issue":"2","journalAbbreviation":"Journal of Economic Theory","language":"en","license":"https://www.elsevier.com/tdm/userlicense/1.0/","page":"133-173","source":"DOI.org (Crossref)","title":"Differentiating ambiguity and ambiguity attitude","volume":"118","author":[{"family":"Ghirardato","given":"Paolo"},{"family":"Maccheroni","given":"Fabio"},{"family":"Marinacci","given":"Massimo"}],"issued":{"date-parts":[["2004",10]]}}}],"schema":"https://github.com/citation-style-language/schema/raw/master/csl-citation.json"} </w:instrText>
      </w:r>
      <w:r w:rsidRPr="02118F9D">
        <w:rPr>
          <w:lang w:val="en-US"/>
        </w:rPr>
        <w:fldChar w:fldCharType="separate"/>
      </w:r>
      <w:r w:rsidR="00F874A2" w:rsidRPr="02118F9D">
        <w:rPr>
          <w:lang w:val="en-GB"/>
        </w:rPr>
        <w:t>(Ghirardato et al., 2004)</w:t>
      </w:r>
      <w:r w:rsidRPr="02118F9D">
        <w:rPr>
          <w:lang w:val="en-US"/>
        </w:rPr>
        <w:fldChar w:fldCharType="end"/>
      </w:r>
      <w:r w:rsidR="00DE29A6" w:rsidRPr="02118F9D">
        <w:rPr>
          <w:lang w:val="en-US"/>
        </w:rPr>
        <w:t>, by accounting for ambiguity aversion</w:t>
      </w:r>
      <w:r w:rsidR="000054CB" w:rsidRPr="02118F9D">
        <w:rPr>
          <w:lang w:val="en-US"/>
        </w:rPr>
        <w:t>,</w:t>
      </w:r>
      <w:r w:rsidR="00DE29A6" w:rsidRPr="02118F9D">
        <w:rPr>
          <w:lang w:val="en-US"/>
        </w:rPr>
        <w:t xml:space="preserve"> </w:t>
      </w:r>
      <w:r w:rsidR="00461597" w:rsidRPr="02118F9D">
        <w:rPr>
          <w:lang w:val="en-US"/>
        </w:rPr>
        <w:t xml:space="preserve">might be a better fit </w:t>
      </w:r>
      <w:r w:rsidR="00C14B92" w:rsidRPr="02118F9D">
        <w:rPr>
          <w:lang w:val="en-US"/>
        </w:rPr>
        <w:t xml:space="preserve">to explain </w:t>
      </w:r>
      <w:r w:rsidR="181AEB4F" w:rsidRPr="02118F9D">
        <w:rPr>
          <w:lang w:val="en-US"/>
        </w:rPr>
        <w:t>farmers'</w:t>
      </w:r>
      <w:r w:rsidR="00C14B92" w:rsidRPr="02118F9D">
        <w:rPr>
          <w:lang w:val="en-US"/>
        </w:rPr>
        <w:t xml:space="preserve"> </w:t>
      </w:r>
      <w:r w:rsidR="0037483C" w:rsidRPr="02118F9D">
        <w:rPr>
          <w:lang w:val="en-US"/>
        </w:rPr>
        <w:t>behavior</w:t>
      </w:r>
      <w:r w:rsidR="005B10B5" w:rsidRPr="02118F9D">
        <w:rPr>
          <w:lang w:val="en-US"/>
        </w:rPr>
        <w:t xml:space="preserve"> in ambiguous situations</w:t>
      </w:r>
      <w:r w:rsidRPr="02118F9D">
        <w:rPr>
          <w:lang w:val="en-US"/>
        </w:rPr>
        <w:t xml:space="preserve">. </w:t>
      </w:r>
    </w:p>
    <w:p w14:paraId="2F2700CB" w14:textId="2A7C041E" w:rsidR="007E5A31" w:rsidRPr="00972AA3" w:rsidRDefault="007E5A31" w:rsidP="007E5A31">
      <w:pPr>
        <w:spacing w:line="360" w:lineRule="auto"/>
        <w:jc w:val="both"/>
        <w:rPr>
          <w:sz w:val="20"/>
          <w:lang w:val="en-GB"/>
        </w:rPr>
      </w:pPr>
      <w:r w:rsidRPr="0011582A">
        <w:rPr>
          <w:lang w:val="en-US"/>
        </w:rPr>
        <w:t xml:space="preserve">Under </w:t>
      </w:r>
      <w:r w:rsidR="00CC4A4D">
        <w:rPr>
          <w:lang w:val="en-US"/>
        </w:rPr>
        <w:t xml:space="preserve">standard </w:t>
      </w:r>
      <w:r w:rsidRPr="0011582A">
        <w:rPr>
          <w:lang w:val="en-US"/>
        </w:rPr>
        <w:t xml:space="preserve">EUT assumptions, </w:t>
      </w:r>
      <w:r w:rsidRPr="0011582A">
        <w:rPr>
          <w:lang w:val="en-GB"/>
        </w:rPr>
        <w:t>a common approach is to model farmers' behaviour</w:t>
      </w:r>
      <w:r>
        <w:rPr>
          <w:lang w:val="en-GB"/>
        </w:rPr>
        <w:t xml:space="preserve"> as maximiser of certainty equivalent (CE). The CE of a risky outcome </w:t>
      </w:r>
      <m:oMath>
        <m:r>
          <w:rPr>
            <w:rFonts w:ascii="Cambria Math" w:hAnsi="Cambria Math"/>
            <w:lang w:val="en-GB"/>
          </w:rPr>
          <m:t>(</m:t>
        </m:r>
        <m:r>
          <w:rPr>
            <w:rFonts w:ascii="Cambria Math" w:hAnsi="Cambria Math"/>
          </w:rPr>
          <m:t>x</m:t>
        </m:r>
        <m:r>
          <w:rPr>
            <w:rFonts w:ascii="Cambria Math" w:hAnsi="Cambria Math"/>
            <w:lang w:val="en-GB"/>
          </w:rPr>
          <m:t>)</m:t>
        </m:r>
      </m:oMath>
      <w:r>
        <w:rPr>
          <w:lang w:val="en-GB"/>
        </w:rPr>
        <w:t xml:space="preserve"> denotes the guaranteed payoff level that has the same utility as the expected utility of the risky outcome. Risk ave</w:t>
      </w:r>
      <w:proofErr w:type="spellStart"/>
      <w:r>
        <w:rPr>
          <w:lang w:val="en-GB"/>
        </w:rPr>
        <w:t>rse</w:t>
      </w:r>
      <w:proofErr w:type="spellEnd"/>
      <w:r>
        <w:rPr>
          <w:lang w:val="en-GB"/>
        </w:rPr>
        <w:t xml:space="preserve"> farmers are willing to reduce risk exposure by paying a risk premium. The expected outcome </w:t>
      </w:r>
      <m:oMath>
        <m:r>
          <w:rPr>
            <w:rFonts w:ascii="Cambria Math" w:hAnsi="Cambria Math"/>
          </w:rPr>
          <m:t>E</m:t>
        </m:r>
        <m:d>
          <m:dPr>
            <m:ctrlPr>
              <w:rPr>
                <w:rFonts w:ascii="Cambria Math" w:hAnsi="Cambria Math"/>
                <w:i/>
                <w:iCs/>
              </w:rPr>
            </m:ctrlPr>
          </m:dPr>
          <m:e>
            <m:r>
              <w:rPr>
                <w:rFonts w:ascii="Cambria Math" w:hAnsi="Cambria Math"/>
              </w:rPr>
              <m:t>x</m:t>
            </m:r>
          </m:e>
        </m:d>
      </m:oMath>
      <w:r>
        <w:rPr>
          <w:lang w:val="en-GB"/>
        </w:rPr>
        <w:t xml:space="preserve"> is thus reduced by the risk premium as follows: </w:t>
      </w:r>
    </w:p>
    <w:p w14:paraId="06563435" w14:textId="2EEE1E18" w:rsidR="007E5A31" w:rsidRDefault="00000000" w:rsidP="007E5A31">
      <w:pPr>
        <w:spacing w:line="360" w:lineRule="auto"/>
        <w:jc w:val="both"/>
        <w:rPr>
          <w:sz w:val="20"/>
          <w:szCs w:val="18"/>
        </w:rPr>
      </w:pPr>
      <m:oMathPara>
        <m:oMath>
          <m:eqArr>
            <m:eqArrPr>
              <m:maxDist m:val="1"/>
              <m:ctrlPr>
                <w:rPr>
                  <w:rFonts w:ascii="Cambria Math" w:hAnsi="Cambria Math"/>
                  <w:i/>
                  <w:iCs/>
                </w:rPr>
              </m:ctrlPr>
            </m:eqArrPr>
            <m:e>
              <m:func>
                <m:funcPr>
                  <m:ctrlPr>
                    <w:rPr>
                      <w:rFonts w:ascii="Cambria Math" w:hAnsi="Cambria Math"/>
                      <w:i/>
                      <w:iCs/>
                    </w:rPr>
                  </m:ctrlPr>
                </m:funcPr>
                <m:fName>
                  <m:r>
                    <m:rPr>
                      <m:sty m:val="p"/>
                    </m:rPr>
                    <w:rPr>
                      <w:rFonts w:ascii="Cambria Math" w:hAnsi="Cambria Math"/>
                    </w:rPr>
                    <m:t>CE=</m:t>
                  </m:r>
                  <m:r>
                    <w:rPr>
                      <w:rFonts w:ascii="Cambria Math" w:hAnsi="Cambria Math"/>
                    </w:rPr>
                    <m:t>E</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m:t>
                  </m:r>
                </m:fName>
                <m:e>
                  <m:r>
                    <w:rPr>
                      <w:rFonts w:ascii="Cambria Math" w:hAnsi="Cambria Math"/>
                    </w:rPr>
                    <m:t xml:space="preserve"> E</m:t>
                  </m:r>
                  <m:d>
                    <m:dPr>
                      <m:ctrlPr>
                        <w:rPr>
                          <w:rFonts w:ascii="Cambria Math" w:hAnsi="Cambria Math"/>
                          <w:i/>
                          <w:iCs/>
                        </w:rPr>
                      </m:ctrlPr>
                    </m:dPr>
                    <m:e>
                      <m:r>
                        <w:rPr>
                          <w:rFonts w:ascii="Cambria Math" w:hAnsi="Cambria Math"/>
                        </w:rPr>
                        <m:t>x</m:t>
                      </m:r>
                    </m:e>
                  </m:d>
                  <m:r>
                    <w:rPr>
                      <w:rFonts w:ascii="Cambria Math" w:hAnsi="Cambria Math"/>
                    </w:rPr>
                    <m:t xml:space="preserve">- </m:t>
                  </m:r>
                  <m:f>
                    <m:fPr>
                      <m:ctrlPr>
                        <w:rPr>
                          <w:rFonts w:ascii="Cambria Math" w:hAnsi="Cambria Math"/>
                          <w:i/>
                          <w:iCs/>
                        </w:rPr>
                      </m:ctrlPr>
                    </m:fPr>
                    <m:num>
                      <m:r>
                        <w:rPr>
                          <w:rFonts w:ascii="Cambria Math" w:hAnsi="Cambria Math"/>
                          <w:szCs w:val="22"/>
                          <w:lang w:val="en-GB"/>
                        </w:rPr>
                        <m:t>δ</m:t>
                      </m:r>
                    </m:num>
                    <m:den>
                      <m:r>
                        <w:rPr>
                          <w:rFonts w:ascii="Cambria Math" w:hAnsi="Cambria Math"/>
                        </w:rPr>
                        <m:t>2</m:t>
                      </m:r>
                    </m:den>
                  </m:f>
                  <m:r>
                    <w:rPr>
                      <w:rFonts w:ascii="Cambria Math" w:hAnsi="Cambria Math"/>
                    </w:rPr>
                    <m:t>Var</m:t>
                  </m:r>
                  <m:d>
                    <m:dPr>
                      <m:ctrlPr>
                        <w:rPr>
                          <w:rFonts w:ascii="Cambria Math" w:hAnsi="Cambria Math"/>
                          <w:i/>
                          <w:iCs/>
                        </w:rPr>
                      </m:ctrlPr>
                    </m:dPr>
                    <m:e>
                      <m:r>
                        <w:rPr>
                          <w:rFonts w:ascii="Cambria Math" w:hAnsi="Cambria Math"/>
                        </w:rPr>
                        <m:t>x</m:t>
                      </m:r>
                    </m:e>
                  </m:d>
                </m:e>
              </m:func>
              <m:r>
                <w:rPr>
                  <w:rFonts w:ascii="Cambria Math" w:hAnsi="Cambria Math"/>
                </w:rPr>
                <m:t>#</m:t>
              </m:r>
              <m:d>
                <m:dPr>
                  <m:ctrlPr>
                    <w:rPr>
                      <w:rFonts w:ascii="Cambria Math" w:hAnsi="Cambria Math"/>
                      <w:i/>
                      <w:iCs/>
                    </w:rPr>
                  </m:ctrlPr>
                </m:dPr>
                <m:e>
                  <m:r>
                    <w:rPr>
                      <w:rFonts w:ascii="Cambria Math" w:hAnsi="Cambria Math"/>
                    </w:rPr>
                    <m:t>1</m:t>
                  </m:r>
                </m:e>
              </m:d>
              <m:ctrlPr>
                <w:rPr>
                  <w:rFonts w:ascii="Cambria Math" w:hAnsi="Cambria Math"/>
                  <w:i/>
                </w:rPr>
              </m:ctrlPr>
            </m:e>
          </m:eqArr>
        </m:oMath>
      </m:oMathPara>
    </w:p>
    <w:p w14:paraId="400B07AD" w14:textId="77777777" w:rsidR="00C359BD" w:rsidRDefault="007E5A31" w:rsidP="007E5A31">
      <w:pPr>
        <w:spacing w:line="360" w:lineRule="auto"/>
        <w:jc w:val="both"/>
        <w:rPr>
          <w:szCs w:val="22"/>
          <w:lang w:val="en-GB"/>
        </w:rPr>
      </w:pPr>
      <w:r w:rsidRPr="0011582A">
        <w:rPr>
          <w:szCs w:val="22"/>
          <w:lang w:val="en-GB"/>
        </w:rPr>
        <w:t xml:space="preserve">where </w:t>
      </w:r>
      <m:oMath>
        <m:r>
          <w:rPr>
            <w:rFonts w:ascii="Cambria Math" w:hAnsi="Cambria Math"/>
            <w:szCs w:val="22"/>
            <w:lang w:val="en-GB"/>
          </w:rPr>
          <m:t>δ</m:t>
        </m:r>
      </m:oMath>
      <w:r w:rsidRPr="008A0B41">
        <w:rPr>
          <w:szCs w:val="22"/>
          <w:lang w:val="en-GB"/>
        </w:rPr>
        <w:t xml:space="preserve"> </w:t>
      </w:r>
      <w:r w:rsidRPr="0011582A">
        <w:rPr>
          <w:szCs w:val="22"/>
          <w:lang w:val="en-GB"/>
        </w:rPr>
        <w:t xml:space="preserve">is absolute risk aversion. </w:t>
      </w:r>
      <w:r w:rsidR="00CE63A7">
        <w:rPr>
          <w:szCs w:val="22"/>
          <w:lang w:val="en-GB"/>
        </w:rPr>
        <w:t>While still relevant for normative assessments, f</w:t>
      </w:r>
      <w:r w:rsidRPr="0011582A">
        <w:rPr>
          <w:szCs w:val="22"/>
          <w:lang w:val="en-GB"/>
        </w:rPr>
        <w:t>armers decisions about financial tools are in general not consistent with EUT</w:t>
      </w:r>
      <w:r>
        <w:rPr>
          <w:szCs w:val="22"/>
          <w:lang w:val="en-GB"/>
        </w:rPr>
        <w:t xml:space="preserve"> (XXX)</w:t>
      </w:r>
      <w:r w:rsidR="008A4FF8">
        <w:rPr>
          <w:szCs w:val="22"/>
          <w:lang w:val="en-GB"/>
        </w:rPr>
        <w:t xml:space="preserve">. </w:t>
      </w:r>
    </w:p>
    <w:p w14:paraId="341D7B2B" w14:textId="3386B1EC" w:rsidR="007E5A31" w:rsidRPr="0072654F" w:rsidRDefault="0046437A" w:rsidP="007E5A31">
      <w:pPr>
        <w:spacing w:line="360" w:lineRule="auto"/>
        <w:jc w:val="both"/>
        <w:rPr>
          <w:szCs w:val="22"/>
          <w:lang w:val="en-GB"/>
        </w:rPr>
      </w:pPr>
      <w:r>
        <w:rPr>
          <w:szCs w:val="22"/>
          <w:lang w:val="en-US"/>
        </w:rPr>
        <w:lastRenderedPageBreak/>
        <w:t xml:space="preserve">Behavioral economics </w:t>
      </w:r>
      <w:r w:rsidR="00654E31">
        <w:rPr>
          <w:szCs w:val="22"/>
          <w:lang w:val="en-US"/>
        </w:rPr>
        <w:t>extensions of EUT might better explain actual farmers behavior.</w:t>
      </w:r>
      <w:r w:rsidR="002A508D">
        <w:rPr>
          <w:szCs w:val="22"/>
          <w:lang w:val="en-US"/>
        </w:rPr>
        <w:t xml:space="preserve"> Thus, a</w:t>
      </w:r>
      <w:r w:rsidR="007E5A31" w:rsidRPr="0011582A">
        <w:rPr>
          <w:szCs w:val="22"/>
          <w:lang w:val="en-US"/>
        </w:rPr>
        <w:t>ssuming CPT preferences,</w:t>
      </w:r>
      <w:r w:rsidR="007E5A31">
        <w:rPr>
          <w:szCs w:val="22"/>
          <w:lang w:val="en-US"/>
        </w:rPr>
        <w:t xml:space="preserve"> where </w:t>
      </w:r>
      <w:r w:rsidR="0037483C">
        <w:rPr>
          <w:szCs w:val="22"/>
          <w:lang w:val="en-GB"/>
        </w:rPr>
        <w:t>gains</w:t>
      </w:r>
      <w:r w:rsidR="007E5A31" w:rsidRPr="0011582A">
        <w:rPr>
          <w:szCs w:val="22"/>
          <w:lang w:val="en-US"/>
        </w:rPr>
        <w:t xml:space="preserve"> and losses are considered as deviations from a reference point</w:t>
      </w:r>
      <w:r w:rsidR="007E5A31">
        <w:rPr>
          <w:szCs w:val="22"/>
          <w:lang w:val="en-US"/>
        </w:rPr>
        <w:t>,</w:t>
      </w:r>
      <w:r w:rsidR="007E5A31" w:rsidRPr="0011582A">
        <w:rPr>
          <w:szCs w:val="22"/>
          <w:lang w:val="en-US"/>
        </w:rPr>
        <w:t xml:space="preserve"> decision-makers</w:t>
      </w:r>
      <w:r w:rsidR="00811CBB">
        <w:rPr>
          <w:szCs w:val="22"/>
          <w:lang w:val="en-US"/>
        </w:rPr>
        <w:t xml:space="preserve"> might</w:t>
      </w:r>
      <w:r w:rsidR="007E5A31" w:rsidRPr="0011582A">
        <w:rPr>
          <w:szCs w:val="22"/>
          <w:lang w:val="en-US"/>
        </w:rPr>
        <w:t xml:space="preserve"> </w:t>
      </w:r>
      <w:r w:rsidR="0037483C" w:rsidRPr="0011582A">
        <w:rPr>
          <w:szCs w:val="22"/>
          <w:lang w:val="en-US"/>
        </w:rPr>
        <w:t>maximize</w:t>
      </w:r>
      <w:r w:rsidR="007E5A31" w:rsidRPr="0011582A">
        <w:rPr>
          <w:szCs w:val="22"/>
          <w:lang w:val="en-US"/>
        </w:rPr>
        <w:t xml:space="preserve"> </w:t>
      </w:r>
      <w:r w:rsidR="007E5A31">
        <w:rPr>
          <w:szCs w:val="22"/>
          <w:lang w:val="en-US"/>
        </w:rPr>
        <w:t>the</w:t>
      </w:r>
      <w:r w:rsidR="007E5A31" w:rsidRPr="0011582A">
        <w:rPr>
          <w:szCs w:val="22"/>
          <w:lang w:val="en-US"/>
        </w:rPr>
        <w:t xml:space="preserve"> prospect value </w:t>
      </w:r>
      <m:oMath>
        <m:d>
          <m:dPr>
            <m:ctrlPr>
              <w:rPr>
                <w:rFonts w:ascii="Cambria Math" w:hAnsi="Cambria Math"/>
                <w:szCs w:val="22"/>
                <w:lang w:val="en-GB"/>
              </w:rPr>
            </m:ctrlPr>
          </m:dPr>
          <m:e>
            <m:r>
              <w:rPr>
                <w:rFonts w:ascii="Cambria Math" w:hAnsi="Cambria Math"/>
                <w:szCs w:val="22"/>
                <w:lang w:val="en-GB"/>
              </w:rPr>
              <m:t>V</m:t>
            </m:r>
          </m:e>
        </m:d>
      </m:oMath>
      <w:r w:rsidR="007E5A31">
        <w:rPr>
          <w:szCs w:val="22"/>
          <w:lang w:val="en-GB"/>
        </w:rPr>
        <w:t xml:space="preserve"> of a risky outcome as</w:t>
      </w:r>
      <w:r w:rsidR="007E5A31" w:rsidRPr="0011582A">
        <w:rPr>
          <w:szCs w:val="22"/>
          <w:lang w:val="en-GB"/>
        </w:rPr>
        <w:t>:</w:t>
      </w:r>
    </w:p>
    <w:p w14:paraId="6A0AF703" w14:textId="4E928BD6" w:rsidR="007E5A31" w:rsidRPr="0072654F" w:rsidRDefault="00000000" w:rsidP="007E5A31">
      <w:pPr>
        <w:spacing w:line="360" w:lineRule="auto"/>
        <w:jc w:val="both"/>
      </w:pPr>
      <m:oMathPara>
        <m:oMath>
          <m:eqArr>
            <m:eqArrPr>
              <m:maxDist m:val="1"/>
              <m:ctrlPr>
                <w:rPr>
                  <w:rFonts w:ascii="Cambria Math" w:hAnsi="Cambria Math"/>
                  <w:i/>
                </w:rPr>
              </m:ctrlPr>
            </m:eqArrPr>
            <m:e>
              <m:func>
                <m:funcPr>
                  <m:ctrlPr>
                    <w:rPr>
                      <w:rFonts w:ascii="Cambria Math" w:hAnsi="Cambria Math"/>
                      <w:i/>
                    </w:rPr>
                  </m:ctrlPr>
                </m:funcPr>
                <m:fName>
                  <m:r>
                    <w:rPr>
                      <w:rFonts w:ascii="Cambria Math" w:hAnsi="Cambria Math"/>
                    </w:rPr>
                    <m:t>max</m:t>
                  </m:r>
                </m:fName>
                <m:e>
                  <m:r>
                    <w:rPr>
                      <w:rFonts w:ascii="Cambria Math" w:hAnsi="Cambria Math"/>
                    </w:rPr>
                    <m:t xml:space="preserve">V= </m:t>
                  </m:r>
                </m:e>
              </m:func>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ϑ</m:t>
                      </m:r>
                    </m:e>
                    <m:sub>
                      <m:r>
                        <w:rPr>
                          <w:rFonts w:ascii="Cambria Math" w:hAnsi="Cambria Math"/>
                        </w:rPr>
                        <m:t>i</m:t>
                      </m:r>
                    </m:sub>
                  </m:sSub>
                  <m:r>
                    <w:rPr>
                      <w:rFonts w:ascii="Cambria Math" w:hAnsi="Cambria Math"/>
                    </w:rPr>
                    <m:t>v</m:t>
                  </m:r>
                  <m:d>
                    <m:dPr>
                      <m:ctrlPr>
                        <w:rPr>
                          <w:rFonts w:ascii="Cambria Math" w:hAnsi="Cambria Math"/>
                          <w:i/>
                          <w:lang w:val="en-US"/>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d>
                <m:dPr>
                  <m:ctrlPr>
                    <w:rPr>
                      <w:rFonts w:ascii="Cambria Math" w:hAnsi="Cambria Math"/>
                      <w:i/>
                    </w:rPr>
                  </m:ctrlPr>
                </m:dPr>
                <m:e>
                  <m:r>
                    <w:rPr>
                      <w:rFonts w:ascii="Cambria Math" w:hAnsi="Cambria Math"/>
                    </w:rPr>
                    <m:t>2</m:t>
                  </m:r>
                </m:e>
              </m:d>
            </m:e>
          </m:eqArr>
        </m:oMath>
      </m:oMathPara>
    </w:p>
    <w:p w14:paraId="0EBF4A8E" w14:textId="1554FF27" w:rsidR="007E5A31" w:rsidRPr="009543FA" w:rsidRDefault="007E5A31" w:rsidP="007E5A31">
      <w:pPr>
        <w:spacing w:line="360" w:lineRule="auto"/>
        <w:jc w:val="both"/>
        <w:rPr>
          <w:szCs w:val="22"/>
          <w:lang w:val="en-GB"/>
        </w:rPr>
      </w:pPr>
      <w:r w:rsidRPr="0011582A">
        <w:rPr>
          <w:szCs w:val="22"/>
          <w:lang w:val="en-US"/>
        </w:rPr>
        <w:t xml:space="preserve">where single prospect outcomes are transformed into a value function </w:t>
      </w:r>
      <m:oMath>
        <m:r>
          <w:rPr>
            <w:rFonts w:ascii="Cambria Math" w:hAnsi="Cambria Math"/>
            <w:szCs w:val="22"/>
            <w:lang w:val="en-GB"/>
          </w:rPr>
          <m:t>v</m:t>
        </m:r>
        <m:d>
          <m:dPr>
            <m:ctrlPr>
              <w:rPr>
                <w:rFonts w:ascii="Cambria Math" w:hAnsi="Cambria Math"/>
                <w:i/>
                <w:iCs/>
                <w:szCs w:val="22"/>
                <w:lang w:val="en-GB"/>
              </w:rPr>
            </m:ctrlPr>
          </m:dPr>
          <m:e>
            <m:sSub>
              <m:sSubPr>
                <m:ctrlPr>
                  <w:rPr>
                    <w:rFonts w:ascii="Cambria Math" w:hAnsi="Cambria Math"/>
                    <w:i/>
                    <w:szCs w:val="22"/>
                    <w:lang w:val="en-GB"/>
                  </w:rPr>
                </m:ctrlPr>
              </m:sSubPr>
              <m:e>
                <m:r>
                  <w:rPr>
                    <w:rFonts w:ascii="Cambria Math" w:hAnsi="Cambria Math"/>
                    <w:szCs w:val="22"/>
                    <w:lang w:val="en-GB"/>
                  </w:rPr>
                  <m:t>x</m:t>
                </m:r>
              </m:e>
              <m:sub>
                <m:r>
                  <w:rPr>
                    <w:rFonts w:ascii="Cambria Math" w:hAnsi="Cambria Math"/>
                    <w:szCs w:val="22"/>
                    <w:lang w:val="en-GB"/>
                  </w:rPr>
                  <m:t>i</m:t>
                </m:r>
              </m:sub>
            </m:sSub>
          </m:e>
        </m:d>
      </m:oMath>
      <w:r w:rsidRPr="0011582A">
        <w:rPr>
          <w:szCs w:val="22"/>
          <w:lang w:val="en-US"/>
        </w:rPr>
        <w:t xml:space="preserve"> that incor</w:t>
      </w:r>
      <w:proofErr w:type="spellStart"/>
      <w:r w:rsidRPr="0011582A">
        <w:rPr>
          <w:szCs w:val="22"/>
          <w:lang w:val="en-US"/>
        </w:rPr>
        <w:t>porates</w:t>
      </w:r>
      <w:proofErr w:type="spellEnd"/>
      <w:r w:rsidRPr="0011582A">
        <w:rPr>
          <w:szCs w:val="22"/>
          <w:lang w:val="en-US"/>
        </w:rPr>
        <w:t xml:space="preserve"> risk</w:t>
      </w:r>
      <w:r w:rsidR="00B82D4E">
        <w:rPr>
          <w:szCs w:val="22"/>
          <w:lang w:val="en-US"/>
        </w:rPr>
        <w:t>-</w:t>
      </w:r>
      <w:r w:rsidRPr="0011582A">
        <w:rPr>
          <w:szCs w:val="22"/>
          <w:lang w:val="en-US"/>
        </w:rPr>
        <w:t xml:space="preserve">aversion over gains and risk-seeking </w:t>
      </w:r>
      <w:r w:rsidR="0037483C" w:rsidRPr="0011582A">
        <w:rPr>
          <w:szCs w:val="22"/>
          <w:lang w:val="en-US"/>
        </w:rPr>
        <w:t>behavior</w:t>
      </w:r>
      <w:r w:rsidRPr="0011582A">
        <w:rPr>
          <w:szCs w:val="22"/>
          <w:lang w:val="en-US"/>
        </w:rPr>
        <w:t xml:space="preserve"> over losses: </w:t>
      </w:r>
    </w:p>
    <w:p w14:paraId="5B9BE694" w14:textId="20B0998E" w:rsidR="007E5A31" w:rsidRPr="000E6D7D" w:rsidRDefault="00000000" w:rsidP="007E5A31">
      <w:pPr>
        <w:spacing w:line="360" w:lineRule="auto"/>
        <w:jc w:val="both"/>
        <w:rPr>
          <w:szCs w:val="22"/>
        </w:rPr>
      </w:pPr>
      <m:oMathPara>
        <m:oMath>
          <m:eqArr>
            <m:eqArrPr>
              <m:maxDist m:val="1"/>
              <m:ctrlPr>
                <w:rPr>
                  <w:rFonts w:ascii="Cambria Math" w:hAnsi="Cambria Math"/>
                  <w:i/>
                  <w:szCs w:val="22"/>
                  <w:lang w:val="en-US"/>
                </w:rPr>
              </m:ctrlPr>
            </m:eqArrPr>
            <m:e>
              <m:r>
                <w:rPr>
                  <w:rFonts w:ascii="Cambria Math" w:hAnsi="Cambria Math"/>
                  <w:szCs w:val="22"/>
                </w:rPr>
                <m:t>v</m:t>
              </m:r>
              <m:d>
                <m:dPr>
                  <m:ctrlPr>
                    <w:rPr>
                      <w:rFonts w:ascii="Cambria Math" w:hAnsi="Cambria Math"/>
                      <w:szCs w:val="22"/>
                      <w:lang w:val="en-US"/>
                    </w:rPr>
                  </m:ctrlPr>
                </m:dPr>
                <m:e>
                  <m:r>
                    <w:rPr>
                      <w:rFonts w:ascii="Cambria Math" w:hAnsi="Cambria Math"/>
                      <w:szCs w:val="22"/>
                    </w:rPr>
                    <m:t>x</m:t>
                  </m:r>
                </m:e>
              </m:d>
              <m:r>
                <w:rPr>
                  <w:rFonts w:ascii="Cambria Math" w:hAnsi="Cambria Math"/>
                  <w:szCs w:val="22"/>
                  <w:lang w:val="en-US"/>
                </w:rPr>
                <m:t>=</m:t>
              </m:r>
              <m:d>
                <m:dPr>
                  <m:begChr m:val="{"/>
                  <m:endChr m:val=""/>
                  <m:ctrlPr>
                    <w:rPr>
                      <w:rFonts w:ascii="Cambria Math" w:hAnsi="Cambria Math"/>
                      <w:i/>
                      <w:szCs w:val="22"/>
                      <w:lang w:val="en-US"/>
                    </w:rPr>
                  </m:ctrlPr>
                </m:dPr>
                <m:e>
                  <m:eqArr>
                    <m:eqArrPr>
                      <m:ctrlPr>
                        <w:rPr>
                          <w:rFonts w:ascii="Cambria Math" w:hAnsi="Cambria Math"/>
                          <w:i/>
                          <w:szCs w:val="22"/>
                          <w:lang w:val="en-US"/>
                        </w:rPr>
                      </m:ctrlPr>
                    </m:eqArrPr>
                    <m:e>
                      <m:sSup>
                        <m:sSupPr>
                          <m:ctrlPr>
                            <w:rPr>
                              <w:rFonts w:ascii="Cambria Math" w:hAnsi="Cambria Math"/>
                              <w:i/>
                              <w:szCs w:val="22"/>
                            </w:rPr>
                          </m:ctrlPr>
                        </m:sSupPr>
                        <m:e>
                          <m:sSub>
                            <m:sSubPr>
                              <m:ctrlPr>
                                <w:rPr>
                                  <w:rFonts w:ascii="Cambria Math" w:hAnsi="Cambria Math"/>
                                  <w:i/>
                                  <w:szCs w:val="22"/>
                                </w:rPr>
                              </m:ctrlPr>
                            </m:sSubPr>
                            <m:e>
                              <m:r>
                                <w:rPr>
                                  <w:rFonts w:ascii="Cambria Math" w:hAnsi="Cambria Math"/>
                                  <w:szCs w:val="22"/>
                                </w:rPr>
                                <m:t>(x</m:t>
                              </m:r>
                            </m:e>
                            <m:sub>
                              <m:r>
                                <w:rPr>
                                  <w:rFonts w:ascii="Cambria Math" w:hAnsi="Cambria Math"/>
                                  <w:szCs w:val="22"/>
                                </w:rPr>
                                <m:t>i</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x</m:t>
                              </m:r>
                            </m:e>
                            <m:sub>
                              <m:r>
                                <w:rPr>
                                  <w:rFonts w:ascii="Cambria Math" w:hAnsi="Cambria Math"/>
                                  <w:szCs w:val="22"/>
                                </w:rPr>
                                <m:t>0</m:t>
                              </m:r>
                            </m:sub>
                          </m:sSub>
                          <m:r>
                            <w:rPr>
                              <w:rFonts w:ascii="Cambria Math" w:hAnsi="Cambria Math"/>
                              <w:szCs w:val="22"/>
                            </w:rPr>
                            <m:t>)</m:t>
                          </m:r>
                        </m:e>
                        <m:sup>
                          <m:sSup>
                            <m:sSupPr>
                              <m:ctrlPr>
                                <w:rPr>
                                  <w:rFonts w:ascii="Cambria Math" w:hAnsi="Cambria Math"/>
                                  <w:i/>
                                  <w:szCs w:val="22"/>
                                  <w:lang w:val="en-GB"/>
                                </w:rPr>
                              </m:ctrlPr>
                            </m:sSupPr>
                            <m:e>
                              <m:r>
                                <w:rPr>
                                  <w:rFonts w:ascii="Cambria Math" w:hAnsi="Cambria Math"/>
                                  <w:szCs w:val="22"/>
                                </w:rPr>
                                <m:t>a</m:t>
                              </m:r>
                              <m:ctrlPr>
                                <w:rPr>
                                  <w:rFonts w:ascii="Cambria Math" w:hAnsi="Cambria Math"/>
                                  <w:i/>
                                  <w:szCs w:val="22"/>
                                </w:rPr>
                              </m:ctrlPr>
                            </m:e>
                            <m:sup>
                              <m:r>
                                <w:rPr>
                                  <w:rFonts w:ascii="Cambria Math" w:hAnsi="Cambria Math"/>
                                  <w:szCs w:val="22"/>
                                  <w:lang w:val="en-GB"/>
                                </w:rPr>
                                <m:t>+</m:t>
                              </m:r>
                            </m:sup>
                          </m:sSup>
                        </m:sup>
                      </m:sSup>
                      <m:r>
                        <w:rPr>
                          <w:rFonts w:ascii="Cambria Math" w:hAnsi="Cambria Math"/>
                          <w:szCs w:val="22"/>
                        </w:rPr>
                        <m:t xml:space="preserve">                   if</m:t>
                      </m:r>
                      <m:sSub>
                        <m:sSubPr>
                          <m:ctrlPr>
                            <w:rPr>
                              <w:rFonts w:ascii="Cambria Math" w:hAnsi="Cambria Math"/>
                              <w:i/>
                              <w:szCs w:val="22"/>
                            </w:rPr>
                          </m:ctrlPr>
                        </m:sSubPr>
                        <m:e>
                          <m:r>
                            <w:rPr>
                              <w:rFonts w:ascii="Cambria Math" w:hAnsi="Cambria Math"/>
                              <w:szCs w:val="22"/>
                            </w:rPr>
                            <m:t>x</m:t>
                          </m:r>
                        </m:e>
                        <m:sub>
                          <m:r>
                            <w:rPr>
                              <w:rFonts w:ascii="Cambria Math" w:hAnsi="Cambria Math"/>
                              <w:szCs w:val="22"/>
                            </w:rPr>
                            <m:t>i</m:t>
                          </m:r>
                        </m:sub>
                      </m:sSub>
                      <m:r>
                        <m:rPr>
                          <m:sty m:val="p"/>
                        </m:rPr>
                        <w:rPr>
                          <w:rFonts w:ascii="Cambria Math" w:hAnsi="Cambria Math"/>
                          <w:szCs w:val="22"/>
                        </w:rPr>
                        <m:t>≥</m:t>
                      </m:r>
                      <m:sSub>
                        <m:sSubPr>
                          <m:ctrlPr>
                            <w:rPr>
                              <w:rFonts w:ascii="Cambria Math" w:hAnsi="Cambria Math"/>
                              <w:szCs w:val="22"/>
                            </w:rPr>
                          </m:ctrlPr>
                        </m:sSubPr>
                        <m:e>
                          <m:r>
                            <m:rPr>
                              <m:sty m:val="p"/>
                            </m:rPr>
                            <w:rPr>
                              <w:rFonts w:ascii="Cambria Math" w:hAnsi="Cambria Math"/>
                              <w:szCs w:val="22"/>
                            </w:rPr>
                            <m:t>x</m:t>
                          </m:r>
                        </m:e>
                        <m:sub>
                          <m:r>
                            <m:rPr>
                              <m:sty m:val="p"/>
                            </m:rPr>
                            <w:rPr>
                              <w:rFonts w:ascii="Cambria Math" w:hAnsi="Cambria Math"/>
                              <w:szCs w:val="22"/>
                            </w:rPr>
                            <m:t>0</m:t>
                          </m:r>
                        </m:sub>
                      </m:sSub>
                    </m:e>
                    <m:e>
                      <m:r>
                        <w:rPr>
                          <w:rFonts w:ascii="Cambria Math" w:hAnsi="Cambria Math"/>
                          <w:szCs w:val="22"/>
                          <w:lang w:val="en-US"/>
                        </w:rPr>
                        <m:t>-</m:t>
                      </m:r>
                      <m:r>
                        <w:rPr>
                          <w:rFonts w:ascii="Cambria Math" w:hAnsi="Cambria Math"/>
                          <w:szCs w:val="22"/>
                        </w:rPr>
                        <m:t>λ</m:t>
                      </m:r>
                      <m:sSup>
                        <m:sSupPr>
                          <m:ctrlPr>
                            <w:rPr>
                              <w:rFonts w:ascii="Cambria Math" w:hAnsi="Cambria Math"/>
                              <w:i/>
                              <w:szCs w:val="22"/>
                            </w:rPr>
                          </m:ctrlPr>
                        </m:sSupPr>
                        <m:e>
                          <m:d>
                            <m:dPr>
                              <m:ctrlPr>
                                <w:rPr>
                                  <w:rFonts w:ascii="Cambria Math" w:hAnsi="Cambria Math"/>
                                  <w:i/>
                                  <w:szCs w:val="22"/>
                                </w:rPr>
                              </m:ctrlPr>
                            </m:dPr>
                            <m:e>
                              <m:r>
                                <w:rPr>
                                  <w:rFonts w:ascii="Cambria Math" w:hAnsi="Cambria Math"/>
                                  <w:szCs w:val="22"/>
                                </w:rPr>
                                <m:t>-</m:t>
                              </m:r>
                              <m:d>
                                <m:dPr>
                                  <m:ctrlPr>
                                    <w:rPr>
                                      <w:rFonts w:ascii="Cambria Math" w:hAnsi="Cambria Math"/>
                                      <w:i/>
                                      <w:szCs w:val="22"/>
                                    </w:rPr>
                                  </m:ctrlPr>
                                </m:dPr>
                                <m:e>
                                  <m:sSub>
                                    <m:sSubPr>
                                      <m:ctrlPr>
                                        <w:rPr>
                                          <w:rFonts w:ascii="Cambria Math" w:hAnsi="Cambria Math"/>
                                          <w:i/>
                                          <w:szCs w:val="22"/>
                                        </w:rPr>
                                      </m:ctrlPr>
                                    </m:sSubPr>
                                    <m:e>
                                      <m:r>
                                        <w:rPr>
                                          <w:rFonts w:ascii="Cambria Math" w:hAnsi="Cambria Math"/>
                                          <w:szCs w:val="22"/>
                                        </w:rPr>
                                        <m:t>x</m:t>
                                      </m:r>
                                    </m:e>
                                    <m:sub>
                                      <m:r>
                                        <w:rPr>
                                          <w:rFonts w:ascii="Cambria Math" w:hAnsi="Cambria Math"/>
                                          <w:szCs w:val="22"/>
                                        </w:rPr>
                                        <m:t>i</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x</m:t>
                                      </m:r>
                                    </m:e>
                                    <m:sub>
                                      <m:r>
                                        <w:rPr>
                                          <w:rFonts w:ascii="Cambria Math" w:hAnsi="Cambria Math"/>
                                          <w:szCs w:val="22"/>
                                        </w:rPr>
                                        <m:t>0</m:t>
                                      </m:r>
                                    </m:sub>
                                  </m:sSub>
                                </m:e>
                              </m:d>
                              <m:ctrlPr>
                                <w:rPr>
                                  <w:rFonts w:ascii="Cambria Math" w:hAnsi="Cambria Math"/>
                                  <w:szCs w:val="22"/>
                                </w:rPr>
                              </m:ctrlPr>
                            </m:e>
                          </m:d>
                        </m:e>
                        <m:sup>
                          <m:sSup>
                            <m:sSupPr>
                              <m:ctrlPr>
                                <w:rPr>
                                  <w:rFonts w:ascii="Cambria Math" w:hAnsi="Cambria Math"/>
                                  <w:i/>
                                  <w:szCs w:val="22"/>
                                  <w:lang w:val="en-GB"/>
                                </w:rPr>
                              </m:ctrlPr>
                            </m:sSupPr>
                            <m:e>
                              <m:r>
                                <w:rPr>
                                  <w:rFonts w:ascii="Cambria Math" w:hAnsi="Cambria Math"/>
                                  <w:szCs w:val="22"/>
                                </w:rPr>
                                <m:t>a</m:t>
                              </m:r>
                              <m:ctrlPr>
                                <w:rPr>
                                  <w:rFonts w:ascii="Cambria Math" w:hAnsi="Cambria Math"/>
                                  <w:i/>
                                  <w:szCs w:val="22"/>
                                </w:rPr>
                              </m:ctrlPr>
                            </m:e>
                            <m:sup>
                              <m:r>
                                <w:rPr>
                                  <w:rFonts w:ascii="Cambria Math" w:hAnsi="Cambria Math"/>
                                  <w:szCs w:val="22"/>
                                  <w:lang w:val="en-GB"/>
                                </w:rPr>
                                <m:t>-</m:t>
                              </m:r>
                            </m:sup>
                          </m:sSup>
                        </m:sup>
                      </m:sSup>
                      <m:r>
                        <w:rPr>
                          <w:rFonts w:ascii="Cambria Math" w:hAnsi="Cambria Math"/>
                          <w:szCs w:val="22"/>
                        </w:rPr>
                        <m:t xml:space="preserve">     if</m:t>
                      </m:r>
                      <m:sSub>
                        <m:sSubPr>
                          <m:ctrlPr>
                            <w:rPr>
                              <w:rFonts w:ascii="Cambria Math" w:hAnsi="Cambria Math"/>
                              <w:i/>
                              <w:szCs w:val="22"/>
                            </w:rPr>
                          </m:ctrlPr>
                        </m:sSubPr>
                        <m:e>
                          <m:r>
                            <w:rPr>
                              <w:rFonts w:ascii="Cambria Math" w:hAnsi="Cambria Math"/>
                              <w:szCs w:val="22"/>
                            </w:rPr>
                            <m:t>x</m:t>
                          </m:r>
                        </m:e>
                        <m:sub>
                          <m:r>
                            <w:rPr>
                              <w:rFonts w:ascii="Cambria Math" w:hAnsi="Cambria Math"/>
                              <w:szCs w:val="22"/>
                            </w:rPr>
                            <m:t>i</m:t>
                          </m:r>
                        </m:sub>
                      </m:sSub>
                      <m:r>
                        <m:rPr>
                          <m:sty m:val="p"/>
                        </m:rPr>
                        <w:rPr>
                          <w:rFonts w:ascii="Cambria Math" w:hAnsi="Cambria Math"/>
                          <w:szCs w:val="22"/>
                        </w:rPr>
                        <m:t>&lt;</m:t>
                      </m:r>
                      <m:sSub>
                        <m:sSubPr>
                          <m:ctrlPr>
                            <w:rPr>
                              <w:rFonts w:ascii="Cambria Math" w:hAnsi="Cambria Math"/>
                              <w:szCs w:val="22"/>
                            </w:rPr>
                          </m:ctrlPr>
                        </m:sSubPr>
                        <m:e>
                          <m:r>
                            <m:rPr>
                              <m:sty m:val="p"/>
                            </m:rPr>
                            <w:rPr>
                              <w:rFonts w:ascii="Cambria Math" w:hAnsi="Cambria Math"/>
                              <w:szCs w:val="22"/>
                            </w:rPr>
                            <m:t>x</m:t>
                          </m:r>
                        </m:e>
                        <m:sub>
                          <m:r>
                            <m:rPr>
                              <m:sty m:val="p"/>
                            </m:rPr>
                            <w:rPr>
                              <w:rFonts w:ascii="Cambria Math" w:hAnsi="Cambria Math"/>
                              <w:szCs w:val="22"/>
                            </w:rPr>
                            <m:t>0</m:t>
                          </m:r>
                        </m:sub>
                      </m:sSub>
                    </m:e>
                  </m:eqArr>
                </m:e>
              </m:d>
              <m:r>
                <w:rPr>
                  <w:rFonts w:ascii="Cambria Math" w:hAnsi="Cambria Math"/>
                  <w:szCs w:val="22"/>
                </w:rPr>
                <m:t>#</m:t>
              </m:r>
              <m:d>
                <m:dPr>
                  <m:ctrlPr>
                    <w:rPr>
                      <w:rFonts w:ascii="Cambria Math" w:hAnsi="Cambria Math"/>
                      <w:i/>
                      <w:szCs w:val="22"/>
                      <w:lang w:val="en-US"/>
                    </w:rPr>
                  </m:ctrlPr>
                </m:dPr>
                <m:e>
                  <m:r>
                    <w:rPr>
                      <w:rFonts w:ascii="Cambria Math" w:hAnsi="Cambria Math"/>
                      <w:szCs w:val="22"/>
                      <w:lang w:val="en-US"/>
                    </w:rPr>
                    <m:t>3</m:t>
                  </m:r>
                </m:e>
              </m:d>
              <m:ctrlPr>
                <w:rPr>
                  <w:rFonts w:ascii="Cambria Math" w:hAnsi="Cambria Math"/>
                  <w:i/>
                  <w:szCs w:val="22"/>
                </w:rPr>
              </m:ctrlPr>
            </m:e>
          </m:eqArr>
        </m:oMath>
      </m:oMathPara>
    </w:p>
    <w:p w14:paraId="06E99010" w14:textId="7B4728A0" w:rsidR="007E5A31" w:rsidRPr="00825851" w:rsidRDefault="007E5A31" w:rsidP="007E5A31">
      <w:pPr>
        <w:spacing w:line="360" w:lineRule="auto"/>
        <w:jc w:val="both"/>
        <w:rPr>
          <w:lang w:val="en-GB"/>
        </w:rPr>
      </w:pPr>
      <w:r w:rsidRPr="0011582A">
        <w:rPr>
          <w:szCs w:val="22"/>
          <w:lang w:val="en-US"/>
        </w:rPr>
        <w:t>where</w:t>
      </w:r>
      <w:r w:rsidR="008512CF">
        <w:rPr>
          <w:szCs w:val="22"/>
          <w:lang w:val="en-US"/>
        </w:rPr>
        <w:t xml:space="preserve"> </w:t>
      </w:r>
      <m:oMath>
        <m:sSub>
          <m:sSubPr>
            <m:ctrlPr>
              <w:rPr>
                <w:rFonts w:ascii="Cambria Math" w:hAnsi="Cambria Math"/>
                <w:i/>
                <w:szCs w:val="22"/>
                <w:lang w:val="en-GB"/>
              </w:rPr>
            </m:ctrlPr>
          </m:sSubPr>
          <m:e>
            <m:r>
              <w:rPr>
                <w:rFonts w:ascii="Cambria Math" w:hAnsi="Cambria Math"/>
                <w:szCs w:val="22"/>
                <w:lang w:val="en-GB"/>
              </w:rPr>
              <m:t>x</m:t>
            </m:r>
          </m:e>
          <m:sub>
            <m:r>
              <w:rPr>
                <w:rFonts w:ascii="Cambria Math" w:hAnsi="Cambria Math"/>
                <w:szCs w:val="22"/>
                <w:lang w:val="en-GB"/>
              </w:rPr>
              <m:t>0</m:t>
            </m:r>
          </m:sub>
        </m:sSub>
      </m:oMath>
      <w:r w:rsidR="007854F6">
        <w:rPr>
          <w:szCs w:val="22"/>
          <w:lang w:val="en-GB"/>
        </w:rPr>
        <w:t xml:space="preserve"> is the reference point,</w:t>
      </w:r>
      <w:r w:rsidRPr="0011582A">
        <w:rPr>
          <w:szCs w:val="22"/>
          <w:lang w:val="en-US"/>
        </w:rPr>
        <w:t xml:space="preserve"> </w:t>
      </w:r>
      <m:oMath>
        <m:r>
          <w:rPr>
            <w:rFonts w:ascii="Cambria Math" w:hAnsi="Cambria Math"/>
            <w:szCs w:val="22"/>
            <w:lang w:val="en-GB"/>
          </w:rPr>
          <m:t>λ</m:t>
        </m:r>
      </m:oMath>
      <w:r w:rsidRPr="0011582A">
        <w:rPr>
          <w:szCs w:val="22"/>
          <w:lang w:val="en-US"/>
        </w:rPr>
        <w:t xml:space="preserve"> is the loss-aversion parameter, and </w:t>
      </w:r>
      <m:oMath>
        <m:sSup>
          <m:sSupPr>
            <m:ctrlPr>
              <w:rPr>
                <w:rFonts w:ascii="Cambria Math" w:hAnsi="Cambria Math"/>
                <w:i/>
                <w:szCs w:val="22"/>
                <w:lang w:val="en-GB"/>
              </w:rPr>
            </m:ctrlPr>
          </m:sSupPr>
          <m:e>
            <m:r>
              <w:rPr>
                <w:rFonts w:ascii="Cambria Math" w:hAnsi="Cambria Math"/>
                <w:szCs w:val="22"/>
                <w:lang w:val="en-GB"/>
              </w:rPr>
              <m:t>a</m:t>
            </m:r>
          </m:e>
          <m:sup>
            <m:r>
              <w:rPr>
                <w:rFonts w:ascii="Cambria Math" w:hAnsi="Cambria Math"/>
                <w:szCs w:val="22"/>
                <w:lang w:val="en-GB"/>
              </w:rPr>
              <m:t>+</m:t>
            </m:r>
          </m:sup>
        </m:sSup>
      </m:oMath>
      <w:r w:rsidRPr="0011582A">
        <w:rPr>
          <w:szCs w:val="22"/>
          <w:lang w:val="en-GB"/>
        </w:rPr>
        <w:t xml:space="preserve"> and </w:t>
      </w:r>
      <m:oMath>
        <m:sSup>
          <m:sSupPr>
            <m:ctrlPr>
              <w:rPr>
                <w:rFonts w:ascii="Cambria Math" w:hAnsi="Cambria Math"/>
                <w:i/>
                <w:szCs w:val="22"/>
                <w:lang w:val="en-GB"/>
              </w:rPr>
            </m:ctrlPr>
          </m:sSupPr>
          <m:e>
            <m:r>
              <w:rPr>
                <w:rFonts w:ascii="Cambria Math" w:hAnsi="Cambria Math"/>
                <w:szCs w:val="22"/>
                <w:lang w:val="en-GB"/>
              </w:rPr>
              <m:t>a</m:t>
            </m:r>
          </m:e>
          <m:sup>
            <m:r>
              <w:rPr>
                <w:rFonts w:ascii="Cambria Math" w:hAnsi="Cambria Math"/>
                <w:szCs w:val="22"/>
                <w:lang w:val="en-GB"/>
              </w:rPr>
              <m:t>-</m:t>
            </m:r>
          </m:sup>
        </m:sSup>
      </m:oMath>
      <w:r w:rsidRPr="0011582A">
        <w:rPr>
          <w:szCs w:val="22"/>
          <w:lang w:val="en-US"/>
        </w:rPr>
        <w:t xml:space="preserve"> are the risk-aversion parameters for gains and losses respectively. </w:t>
      </w:r>
      <w:r w:rsidR="00C971BE">
        <w:rPr>
          <w:szCs w:val="22"/>
          <w:lang w:val="en-US"/>
        </w:rPr>
        <w:t xml:space="preserve">For each outcome, there is a probability of occurrence </w:t>
      </w:r>
      <m:oMath>
        <m:d>
          <m:dPr>
            <m:ctrlPr>
              <w:rPr>
                <w:rFonts w:ascii="Cambria Math" w:hAnsi="Cambria Math"/>
                <w:i/>
                <w:szCs w:val="22"/>
                <w:lang w:val="en-US"/>
              </w:rPr>
            </m:ctrlPr>
          </m:dPr>
          <m:e>
            <m:sSub>
              <m:sSubPr>
                <m:ctrlPr>
                  <w:rPr>
                    <w:rFonts w:ascii="Cambria Math" w:hAnsi="Cambria Math"/>
                    <w:i/>
                    <w:szCs w:val="22"/>
                    <w:lang w:val="en-US"/>
                  </w:rPr>
                </m:ctrlPr>
              </m:sSubPr>
              <m:e>
                <m:r>
                  <w:rPr>
                    <w:rFonts w:ascii="Cambria Math" w:hAnsi="Cambria Math"/>
                    <w:szCs w:val="22"/>
                    <w:lang w:val="en-US"/>
                  </w:rPr>
                  <m:t>p</m:t>
                </m:r>
              </m:e>
              <m:sub>
                <m:r>
                  <w:rPr>
                    <w:rFonts w:ascii="Cambria Math" w:hAnsi="Cambria Math"/>
                    <w:szCs w:val="22"/>
                    <w:lang w:val="en-US"/>
                  </w:rPr>
                  <m:t>i</m:t>
                </m:r>
              </m:sub>
            </m:sSub>
          </m:e>
        </m:d>
      </m:oMath>
      <w:r w:rsidR="00C971BE">
        <w:rPr>
          <w:szCs w:val="22"/>
          <w:lang w:val="en-US"/>
        </w:rPr>
        <w:t>. These probabilities are translated into decision weights</w:t>
      </w:r>
      <w:r w:rsidR="00C971BE" w:rsidRPr="0011582A">
        <w:rPr>
          <w:szCs w:val="22"/>
          <w:lang w:val="en-US"/>
        </w:rPr>
        <w:t xml:space="preserve"> </w:t>
      </w:r>
      <w:r w:rsidRPr="0011582A">
        <w:rPr>
          <w:szCs w:val="22"/>
          <w:lang w:val="en-US"/>
        </w:rPr>
        <w:t>by a</w:t>
      </w:r>
      <w:r>
        <w:rPr>
          <w:szCs w:val="22"/>
          <w:lang w:val="en-US"/>
        </w:rPr>
        <w:t xml:space="preserve"> function</w:t>
      </w:r>
      <w:r w:rsidRPr="0011582A">
        <w:rPr>
          <w:szCs w:val="22"/>
          <w:lang w:val="en-US"/>
        </w:rPr>
        <w:t xml:space="preserve"> </w:t>
      </w:r>
      <m:oMath>
        <m:r>
          <w:rPr>
            <w:rFonts w:ascii="Cambria Math" w:hAnsi="Cambria Math"/>
            <w:szCs w:val="22"/>
            <w:lang w:val="en-GB"/>
          </w:rPr>
          <m:t>w</m:t>
        </m:r>
        <m:d>
          <m:dPr>
            <m:ctrlPr>
              <w:rPr>
                <w:rFonts w:ascii="Cambria Math" w:hAnsi="Cambria Math"/>
                <w:szCs w:val="22"/>
                <w:lang w:val="en-GB"/>
              </w:rPr>
            </m:ctrlPr>
          </m:dPr>
          <m:e>
            <m:r>
              <w:rPr>
                <w:rFonts w:ascii="Cambria Math" w:hAnsi="Cambria Math"/>
                <w:szCs w:val="22"/>
                <w:lang w:val="en-GB"/>
              </w:rPr>
              <m:t>p</m:t>
            </m:r>
          </m:e>
        </m:d>
      </m:oMath>
      <w:r w:rsidR="00C971BE">
        <w:rPr>
          <w:szCs w:val="22"/>
          <w:lang w:val="en-GB"/>
        </w:rPr>
        <w:t>,</w:t>
      </w:r>
      <w:r w:rsidRPr="003535D5">
        <w:rPr>
          <w:szCs w:val="22"/>
          <w:lang w:val="en-GB"/>
        </w:rPr>
        <w:t xml:space="preserve"> </w:t>
      </w:r>
      <w:r>
        <w:rPr>
          <w:lang w:val="en-GB"/>
        </w:rPr>
        <w:t xml:space="preserve">which </w:t>
      </w:r>
      <w:r w:rsidRPr="00665FCB">
        <w:rPr>
          <w:lang w:val="en-GB"/>
        </w:rPr>
        <w:t>captures the tendency to overweight small probabilities and underweight large ones</w:t>
      </w:r>
      <w:r w:rsidRPr="0011582A">
        <w:rPr>
          <w:szCs w:val="22"/>
          <w:lang w:val="en-GB"/>
        </w:rPr>
        <w:t xml:space="preserve">. </w:t>
      </w:r>
      <w:r>
        <w:rPr>
          <w:szCs w:val="22"/>
          <w:lang w:val="en-GB"/>
        </w:rPr>
        <w:t>Several</w:t>
      </w:r>
      <w:r w:rsidRPr="00ED07B0">
        <w:rPr>
          <w:iCs/>
          <w:szCs w:val="22"/>
          <w:lang w:val="en-GB"/>
        </w:rPr>
        <w:t xml:space="preserve"> functional form</w:t>
      </w:r>
      <w:r w:rsidR="00366A23">
        <w:rPr>
          <w:iCs/>
          <w:szCs w:val="22"/>
          <w:lang w:val="en-GB"/>
        </w:rPr>
        <w:t>s</w:t>
      </w:r>
      <w:r w:rsidRPr="00ED07B0">
        <w:rPr>
          <w:iCs/>
          <w:szCs w:val="22"/>
          <w:lang w:val="en-GB"/>
        </w:rPr>
        <w:t xml:space="preserve"> </w:t>
      </w:r>
      <w:r>
        <w:rPr>
          <w:iCs/>
          <w:szCs w:val="22"/>
          <w:lang w:val="en-GB"/>
        </w:rPr>
        <w:t xml:space="preserve">have been proposed for the probability weighting function, but the most commonly used are those introduced by </w:t>
      </w:r>
      <w:r>
        <w:rPr>
          <w:iCs/>
          <w:szCs w:val="22"/>
          <w:lang w:val="en-GB"/>
        </w:rPr>
        <w:fldChar w:fldCharType="begin"/>
      </w:r>
      <w:r>
        <w:rPr>
          <w:iCs/>
          <w:szCs w:val="22"/>
          <w:lang w:val="en-GB"/>
        </w:rPr>
        <w:instrText xml:space="preserve"> ADDIN ZOTERO_ITEM CSL_CITATION {"citationID":"bJ9CbW9g","properties":{"formattedCitation":"(Tversky &amp; Kahneman, 1992)","plainCitation":"(Tversky &amp; Kahneman, 1992)","dontUpdate":true,"noteIndex":0},"citationItems":[{"id":126903,"uris":["http://zotero.org/groups/5657987/items/W3X9I2VZ"],"itemData":{"id":126903,"type":"article-journal","container-title":"Journal of Risk and Uncertainty","DOI":"10.1007/BF00122574","ISSN":"0895-5646, 1573-0476","issue":"4","journalAbbreviation":"J Risk Uncertainty","language":"en","license":"http://www.springer.com/tdm","page":"297-323","source":"DOI.org (Crossref)","title":"Advances in prospect theory: Cumulative representation of uncertainty","title-short":"Advances in prospect theory","volume":"5","author":[{"family":"Tversky","given":"Amos"},{"family":"Kahneman","given":"Daniel"}],"issued":{"date-parts":[["1992",10]]}}}],"schema":"https://github.com/citation-style-language/schema/raw/master/csl-citation.json"} </w:instrText>
      </w:r>
      <w:r>
        <w:rPr>
          <w:iCs/>
          <w:szCs w:val="22"/>
          <w:lang w:val="en-GB"/>
        </w:rPr>
        <w:fldChar w:fldCharType="separate"/>
      </w:r>
      <w:r w:rsidRPr="00496309">
        <w:rPr>
          <w:lang w:val="en-GB"/>
        </w:rPr>
        <w:t xml:space="preserve">Tversky &amp; Kahneman </w:t>
      </w:r>
      <w:r>
        <w:rPr>
          <w:lang w:val="en-GB"/>
        </w:rPr>
        <w:t>(</w:t>
      </w:r>
      <w:r w:rsidRPr="00496309">
        <w:rPr>
          <w:lang w:val="en-GB"/>
        </w:rPr>
        <w:t>1992)</w:t>
      </w:r>
      <w:r>
        <w:rPr>
          <w:iCs/>
          <w:szCs w:val="22"/>
          <w:lang w:val="en-GB"/>
        </w:rPr>
        <w:fldChar w:fldCharType="end"/>
      </w:r>
      <w:r>
        <w:rPr>
          <w:lang w:val="en-GB"/>
        </w:rPr>
        <w:t xml:space="preserve">, which assumes different weighting in the domains of gains and losses (Eq. 9), and </w:t>
      </w:r>
      <w:r>
        <w:rPr>
          <w:lang w:val="en-GB"/>
        </w:rPr>
        <w:fldChar w:fldCharType="begin"/>
      </w:r>
      <w:r>
        <w:rPr>
          <w:lang w:val="en-GB"/>
        </w:rPr>
        <w:instrText xml:space="preserve"> ADDIN ZOTERO_ITEM CSL_CITATION {"citationID":"BFgsvDOA","properties":{"formattedCitation":"(Prelec, 1998)","plainCitation":"(Prelec, 1998)","dontUpdate":true,"noteIndex":0},"citationItems":[{"id":127001,"uris":["http://zotero.org/users/14812719/items/P62A9FEF"],"itemData":{"id":127001,"type":"article-journal","abstract":"A probability weighting function w(p) is a prominent feature of several non-expected utility theories, including prospect theory and rank-dependent models. Empirical estimates indicate that w(p) is regressive (first w(p) &gt; p, then w(p) &lt; p), s-shaped (first concave, then convex), and asymmetrical (intersecting the diagonal at about 1/3). The paper states axioms for several w(p) forms, including the compound invariant, w(p) = &lt;tex-math&gt;${\\rm exp}\\{-\\{-{\\rm ln}\\ p\\}^{\\alpha}\\}$&lt;/tex-math&gt;, 0 &lt; ? &lt; 1, which is regressive, s-shaped, and with an invariant fixed point and inflection point at 1/e = .37.","container-title":"Econometrica","DOI":"10.2307/2998573","ISSN":"0012-9682","issue":"3","note":"publisher: [Wiley, Econometric Society]","page":"497-527","source":"JSTOR","title":"The Probability Weighting Function","volume":"66","author":[{"family":"Prelec","given":"Drazen"}],"issued":{"date-parts":[["1998"]]}}}],"schema":"https://github.com/citation-style-language/schema/raw/master/csl-citation.json"} </w:instrText>
      </w:r>
      <w:r>
        <w:rPr>
          <w:lang w:val="en-GB"/>
        </w:rPr>
        <w:fldChar w:fldCharType="separate"/>
      </w:r>
      <w:proofErr w:type="spellStart"/>
      <w:r w:rsidRPr="00526CDC">
        <w:rPr>
          <w:lang w:val="en-GB"/>
        </w:rPr>
        <w:t>Prelec</w:t>
      </w:r>
      <w:proofErr w:type="spellEnd"/>
      <w:r w:rsidRPr="00526CDC">
        <w:rPr>
          <w:lang w:val="en-GB"/>
        </w:rPr>
        <w:t xml:space="preserve"> </w:t>
      </w:r>
      <w:r>
        <w:rPr>
          <w:lang w:val="en-GB"/>
        </w:rPr>
        <w:t>(</w:t>
      </w:r>
      <w:r w:rsidRPr="00526CDC">
        <w:rPr>
          <w:lang w:val="en-GB"/>
        </w:rPr>
        <w:t>1998)</w:t>
      </w:r>
      <w:r>
        <w:rPr>
          <w:lang w:val="en-GB"/>
        </w:rPr>
        <w:fldChar w:fldCharType="end"/>
      </w:r>
      <w:r>
        <w:rPr>
          <w:lang w:val="en-GB"/>
        </w:rPr>
        <w:t xml:space="preserve">, which assumes equal weighting in the two domains (Eq. 10): </w:t>
      </w:r>
    </w:p>
    <w:p w14:paraId="4948768D" w14:textId="3F019A8F" w:rsidR="007E5A31" w:rsidRPr="00601008" w:rsidRDefault="00000000" w:rsidP="007E5A31">
      <w:pPr>
        <w:spacing w:line="360" w:lineRule="auto"/>
        <w:jc w:val="both"/>
        <w:rPr>
          <w:szCs w:val="22"/>
          <w:lang w:val="en-GB"/>
        </w:rPr>
      </w:pPr>
      <m:oMath>
        <m:eqArr>
          <m:eqArrPr>
            <m:maxDist m:val="1"/>
            <m:ctrlPr>
              <w:rPr>
                <w:rFonts w:ascii="Cambria Math" w:hAnsi="Cambria Math"/>
                <w:i/>
                <w:szCs w:val="22"/>
              </w:rPr>
            </m:ctrlPr>
          </m:eqArrPr>
          <m:e>
            <m:r>
              <w:rPr>
                <w:rFonts w:ascii="Cambria Math" w:hAnsi="Cambria Math"/>
                <w:szCs w:val="22"/>
              </w:rPr>
              <m:t>w</m:t>
            </m:r>
            <m:d>
              <m:dPr>
                <m:ctrlPr>
                  <w:rPr>
                    <w:rFonts w:ascii="Cambria Math" w:hAnsi="Cambria Math"/>
                    <w:i/>
                    <w:szCs w:val="22"/>
                  </w:rPr>
                </m:ctrlPr>
              </m:dPr>
              <m:e>
                <m:r>
                  <w:rPr>
                    <w:rFonts w:ascii="Cambria Math" w:hAnsi="Cambria Math"/>
                    <w:szCs w:val="22"/>
                  </w:rPr>
                  <m:t>p</m:t>
                </m:r>
              </m:e>
            </m:d>
            <m:r>
              <w:rPr>
                <w:rFonts w:ascii="Cambria Math" w:hAnsi="Cambria Math"/>
                <w:szCs w:val="22"/>
                <w:lang w:val="en-GB"/>
              </w:rPr>
              <m:t>=</m:t>
            </m:r>
            <m:d>
              <m:dPr>
                <m:begChr m:val="{"/>
                <m:endChr m:val=""/>
                <m:ctrlPr>
                  <w:rPr>
                    <w:rFonts w:ascii="Cambria Math" w:hAnsi="Cambria Math"/>
                    <w:i/>
                    <w:szCs w:val="22"/>
                  </w:rPr>
                </m:ctrlPr>
              </m:dPr>
              <m:e>
                <m:eqArr>
                  <m:eqArrPr>
                    <m:ctrlPr>
                      <w:rPr>
                        <w:rFonts w:ascii="Cambria Math" w:hAnsi="Cambria Math"/>
                        <w:i/>
                        <w:szCs w:val="22"/>
                      </w:rPr>
                    </m:ctrlPr>
                  </m:eqArrPr>
                  <m:e>
                    <m:f>
                      <m:fPr>
                        <m:ctrlPr>
                          <w:rPr>
                            <w:rFonts w:ascii="Cambria Math" w:hAnsi="Cambria Math"/>
                            <w:i/>
                            <w:szCs w:val="22"/>
                          </w:rPr>
                        </m:ctrlPr>
                      </m:fPr>
                      <m:num>
                        <m:sSup>
                          <m:sSupPr>
                            <m:ctrlPr>
                              <w:rPr>
                                <w:rFonts w:ascii="Cambria Math" w:hAnsi="Cambria Math"/>
                                <w:i/>
                                <w:szCs w:val="22"/>
                              </w:rPr>
                            </m:ctrlPr>
                          </m:sSupPr>
                          <m:e>
                            <m:r>
                              <w:rPr>
                                <w:rFonts w:ascii="Cambria Math" w:hAnsi="Cambria Math"/>
                                <w:szCs w:val="22"/>
                              </w:rPr>
                              <m:t>p</m:t>
                            </m:r>
                          </m:e>
                          <m:sup>
                            <m:sSup>
                              <m:sSupPr>
                                <m:ctrlPr>
                                  <w:rPr>
                                    <w:rFonts w:ascii="Cambria Math" w:hAnsi="Cambria Math"/>
                                    <w:i/>
                                    <w:szCs w:val="22"/>
                                  </w:rPr>
                                </m:ctrlPr>
                              </m:sSupPr>
                              <m:e>
                                <m:r>
                                  <w:rPr>
                                    <w:rFonts w:ascii="Cambria Math" w:hAnsi="Cambria Math" w:hint="eastAsia"/>
                                    <w:szCs w:val="22"/>
                                  </w:rPr>
                                  <m:t>γ</m:t>
                                </m:r>
                              </m:e>
                              <m:sup>
                                <m:r>
                                  <w:rPr>
                                    <w:rFonts w:ascii="Cambria Math" w:hAnsi="Cambria Math"/>
                                    <w:szCs w:val="22"/>
                                    <w:lang w:val="en-GB"/>
                                  </w:rPr>
                                  <m:t>+</m:t>
                                </m:r>
                              </m:sup>
                            </m:sSup>
                          </m:sup>
                        </m:sSup>
                      </m:num>
                      <m:den>
                        <m:sSup>
                          <m:sSupPr>
                            <m:ctrlPr>
                              <w:rPr>
                                <w:rFonts w:ascii="Cambria Math" w:hAnsi="Cambria Math"/>
                                <w:i/>
                                <w:szCs w:val="22"/>
                              </w:rPr>
                            </m:ctrlPr>
                          </m:sSupPr>
                          <m:e>
                            <m:d>
                              <m:dPr>
                                <m:begChr m:val="["/>
                                <m:endChr m:val="]"/>
                                <m:ctrlPr>
                                  <w:rPr>
                                    <w:rFonts w:ascii="Cambria Math" w:hAnsi="Cambria Math"/>
                                    <w:i/>
                                    <w:szCs w:val="22"/>
                                  </w:rPr>
                                </m:ctrlPr>
                              </m:dPr>
                              <m:e>
                                <m:sSup>
                                  <m:sSupPr>
                                    <m:ctrlPr>
                                      <w:rPr>
                                        <w:rFonts w:ascii="Cambria Math" w:hAnsi="Cambria Math"/>
                                        <w:i/>
                                        <w:szCs w:val="22"/>
                                      </w:rPr>
                                    </m:ctrlPr>
                                  </m:sSupPr>
                                  <m:e>
                                    <m:r>
                                      <w:rPr>
                                        <w:rFonts w:ascii="Cambria Math" w:hAnsi="Cambria Math"/>
                                        <w:szCs w:val="22"/>
                                      </w:rPr>
                                      <m:t>p</m:t>
                                    </m:r>
                                  </m:e>
                                  <m:sup>
                                    <m:sSup>
                                      <m:sSupPr>
                                        <m:ctrlPr>
                                          <w:rPr>
                                            <w:rFonts w:ascii="Cambria Math" w:hAnsi="Cambria Math"/>
                                            <w:i/>
                                            <w:szCs w:val="22"/>
                                          </w:rPr>
                                        </m:ctrlPr>
                                      </m:sSupPr>
                                      <m:e>
                                        <m:r>
                                          <w:rPr>
                                            <w:rFonts w:ascii="Cambria Math" w:hAnsi="Cambria Math" w:hint="eastAsia"/>
                                            <w:szCs w:val="22"/>
                                          </w:rPr>
                                          <m:t>γ</m:t>
                                        </m:r>
                                      </m:e>
                                      <m:sup>
                                        <m:r>
                                          <w:rPr>
                                            <w:rFonts w:ascii="Cambria Math" w:hAnsi="Cambria Math"/>
                                            <w:szCs w:val="22"/>
                                            <w:lang w:val="en-GB"/>
                                          </w:rPr>
                                          <m:t>+</m:t>
                                        </m:r>
                                      </m:sup>
                                    </m:sSup>
                                  </m:sup>
                                </m:sSup>
                                <m:r>
                                  <w:rPr>
                                    <w:rFonts w:ascii="Cambria Math" w:hAnsi="Cambria Math"/>
                                    <w:szCs w:val="22"/>
                                    <w:lang w:val="en-GB"/>
                                  </w:rPr>
                                  <m:t>+</m:t>
                                </m:r>
                                <m:sSup>
                                  <m:sSupPr>
                                    <m:ctrlPr>
                                      <w:rPr>
                                        <w:rFonts w:ascii="Cambria Math" w:hAnsi="Cambria Math"/>
                                        <w:i/>
                                        <w:szCs w:val="22"/>
                                      </w:rPr>
                                    </m:ctrlPr>
                                  </m:sSupPr>
                                  <m:e>
                                    <m:d>
                                      <m:dPr>
                                        <m:ctrlPr>
                                          <w:rPr>
                                            <w:rFonts w:ascii="Cambria Math" w:hAnsi="Cambria Math"/>
                                            <w:i/>
                                            <w:szCs w:val="22"/>
                                          </w:rPr>
                                        </m:ctrlPr>
                                      </m:dPr>
                                      <m:e>
                                        <m:r>
                                          <w:rPr>
                                            <w:rFonts w:ascii="Cambria Math" w:hAnsi="Cambria Math"/>
                                            <w:szCs w:val="22"/>
                                            <w:lang w:val="en-GB"/>
                                          </w:rPr>
                                          <m:t>1-</m:t>
                                        </m:r>
                                        <m:r>
                                          <w:rPr>
                                            <w:rFonts w:ascii="Cambria Math" w:hAnsi="Cambria Math"/>
                                            <w:szCs w:val="22"/>
                                          </w:rPr>
                                          <m:t>p</m:t>
                                        </m:r>
                                      </m:e>
                                    </m:d>
                                  </m:e>
                                  <m:sup>
                                    <m:sSup>
                                      <m:sSupPr>
                                        <m:ctrlPr>
                                          <w:rPr>
                                            <w:rFonts w:ascii="Cambria Math" w:hAnsi="Cambria Math"/>
                                            <w:i/>
                                            <w:szCs w:val="22"/>
                                          </w:rPr>
                                        </m:ctrlPr>
                                      </m:sSupPr>
                                      <m:e>
                                        <m:r>
                                          <w:rPr>
                                            <w:rFonts w:ascii="Cambria Math" w:hAnsi="Cambria Math" w:hint="eastAsia"/>
                                            <w:szCs w:val="22"/>
                                          </w:rPr>
                                          <m:t>γ</m:t>
                                        </m:r>
                                      </m:e>
                                      <m:sup>
                                        <m:r>
                                          <w:rPr>
                                            <w:rFonts w:ascii="Cambria Math" w:hAnsi="Cambria Math"/>
                                            <w:szCs w:val="22"/>
                                            <w:lang w:val="en-GB"/>
                                          </w:rPr>
                                          <m:t>+</m:t>
                                        </m:r>
                                      </m:sup>
                                    </m:sSup>
                                  </m:sup>
                                </m:sSup>
                              </m:e>
                            </m:d>
                          </m:e>
                          <m:sup>
                            <m:r>
                              <w:rPr>
                                <w:rFonts w:ascii="Cambria Math" w:hAnsi="Cambria Math"/>
                                <w:szCs w:val="22"/>
                                <w:lang w:val="en-GB"/>
                              </w:rPr>
                              <m:t>1</m:t>
                            </m:r>
                            <m:r>
                              <m:rPr>
                                <m:lit/>
                              </m:rPr>
                              <w:rPr>
                                <w:rFonts w:ascii="Cambria Math" w:hAnsi="Cambria Math"/>
                                <w:szCs w:val="22"/>
                                <w:lang w:val="en-GB"/>
                              </w:rPr>
                              <m:t>/</m:t>
                            </m:r>
                            <m:sSup>
                              <m:sSupPr>
                                <m:ctrlPr>
                                  <w:rPr>
                                    <w:rFonts w:ascii="Cambria Math" w:hAnsi="Cambria Math"/>
                                    <w:i/>
                                    <w:szCs w:val="22"/>
                                  </w:rPr>
                                </m:ctrlPr>
                              </m:sSupPr>
                              <m:e>
                                <m:r>
                                  <w:rPr>
                                    <w:rFonts w:ascii="Cambria Math" w:hAnsi="Cambria Math" w:hint="eastAsia"/>
                                    <w:szCs w:val="22"/>
                                  </w:rPr>
                                  <m:t>γ</m:t>
                                </m:r>
                                <m:ctrlPr>
                                  <w:rPr>
                                    <w:rFonts w:ascii="Cambria Math" w:hAnsi="Cambria Math" w:hint="eastAsia"/>
                                    <w:i/>
                                    <w:szCs w:val="22"/>
                                  </w:rPr>
                                </m:ctrlPr>
                              </m:e>
                              <m:sup>
                                <m:r>
                                  <w:rPr>
                                    <w:rFonts w:ascii="Cambria Math" w:hAnsi="Cambria Math"/>
                                    <w:szCs w:val="22"/>
                                    <w:lang w:val="en-GB"/>
                                  </w:rPr>
                                  <m:t>+</m:t>
                                </m:r>
                              </m:sup>
                            </m:sSup>
                            <m:r>
                              <w:rPr>
                                <w:rFonts w:ascii="Cambria Math" w:hAnsi="Cambria Math"/>
                                <w:szCs w:val="22"/>
                                <w:lang w:val="en-GB"/>
                              </w:rPr>
                              <m:t xml:space="preserve"> </m:t>
                            </m:r>
                          </m:sup>
                        </m:sSup>
                      </m:den>
                    </m:f>
                    <m:r>
                      <w:rPr>
                        <w:rFonts w:ascii="Cambria Math" w:hAnsi="Cambria Math"/>
                        <w:szCs w:val="22"/>
                        <w:lang w:val="en-GB"/>
                      </w:rPr>
                      <m:t xml:space="preserve">    </m:t>
                    </m:r>
                    <m:r>
                      <w:rPr>
                        <w:rFonts w:ascii="Cambria Math" w:hAnsi="Cambria Math"/>
                        <w:szCs w:val="22"/>
                      </w:rPr>
                      <m:t>if</m:t>
                    </m:r>
                    <m:r>
                      <w:rPr>
                        <w:rFonts w:ascii="Cambria Math" w:hAnsi="Cambria Math"/>
                        <w:szCs w:val="22"/>
                        <w:lang w:val="en-GB"/>
                      </w:rPr>
                      <m:t xml:space="preserve"> </m:t>
                    </m:r>
                    <m:r>
                      <w:rPr>
                        <w:rFonts w:ascii="Cambria Math" w:hAnsi="Cambria Math"/>
                        <w:szCs w:val="22"/>
                      </w:rPr>
                      <m:t>x</m:t>
                    </m:r>
                    <m:r>
                      <m:rPr>
                        <m:sty m:val="p"/>
                      </m:rPr>
                      <w:rPr>
                        <w:rFonts w:ascii="Cambria Math" w:hAnsi="Cambria Math"/>
                        <w:szCs w:val="22"/>
                        <w:lang w:val="en-GB"/>
                      </w:rPr>
                      <m:t>≥</m:t>
                    </m:r>
                    <m:sSub>
                      <m:sSubPr>
                        <m:ctrlPr>
                          <w:rPr>
                            <w:rFonts w:ascii="Cambria Math" w:hAnsi="Cambria Math"/>
                            <w:i/>
                            <w:iCs/>
                            <w:szCs w:val="22"/>
                          </w:rPr>
                        </m:ctrlPr>
                      </m:sSubPr>
                      <m:e>
                        <m:r>
                          <w:rPr>
                            <w:rFonts w:ascii="Cambria Math" w:hAnsi="Cambria Math"/>
                            <w:szCs w:val="22"/>
                            <w:lang w:val="en-GB"/>
                          </w:rPr>
                          <m:t>x</m:t>
                        </m:r>
                      </m:e>
                      <m:sub>
                        <m:r>
                          <w:rPr>
                            <w:rFonts w:ascii="Cambria Math" w:hAnsi="Cambria Math"/>
                            <w:szCs w:val="22"/>
                            <w:lang w:val="en-GB"/>
                          </w:rPr>
                          <m:t>0</m:t>
                        </m:r>
                      </m:sub>
                    </m:sSub>
                    <m:r>
                      <w:rPr>
                        <w:rFonts w:ascii="Cambria Math" w:hAnsi="Cambria Math"/>
                        <w:szCs w:val="22"/>
                        <w:lang w:val="en-GB"/>
                      </w:rPr>
                      <m:t xml:space="preserve"> </m:t>
                    </m:r>
                  </m:e>
                  <m:e>
                    <m:f>
                      <m:fPr>
                        <m:ctrlPr>
                          <w:rPr>
                            <w:rFonts w:ascii="Cambria Math" w:hAnsi="Cambria Math"/>
                            <w:i/>
                            <w:szCs w:val="22"/>
                          </w:rPr>
                        </m:ctrlPr>
                      </m:fPr>
                      <m:num>
                        <m:sSup>
                          <m:sSupPr>
                            <m:ctrlPr>
                              <w:rPr>
                                <w:rFonts w:ascii="Cambria Math" w:hAnsi="Cambria Math"/>
                                <w:i/>
                                <w:szCs w:val="22"/>
                              </w:rPr>
                            </m:ctrlPr>
                          </m:sSupPr>
                          <m:e>
                            <m:r>
                              <w:rPr>
                                <w:rFonts w:ascii="Cambria Math" w:hAnsi="Cambria Math"/>
                                <w:szCs w:val="22"/>
                              </w:rPr>
                              <m:t>p</m:t>
                            </m:r>
                          </m:e>
                          <m:sup>
                            <m:sSup>
                              <m:sSupPr>
                                <m:ctrlPr>
                                  <w:rPr>
                                    <w:rFonts w:ascii="Cambria Math" w:hAnsi="Cambria Math"/>
                                    <w:i/>
                                    <w:szCs w:val="22"/>
                                  </w:rPr>
                                </m:ctrlPr>
                              </m:sSupPr>
                              <m:e>
                                <m:r>
                                  <w:rPr>
                                    <w:rFonts w:ascii="Cambria Math" w:hAnsi="Cambria Math" w:hint="eastAsia"/>
                                    <w:szCs w:val="22"/>
                                  </w:rPr>
                                  <m:t>γ</m:t>
                                </m:r>
                              </m:e>
                              <m:sup>
                                <m:r>
                                  <w:rPr>
                                    <w:rFonts w:ascii="Cambria Math" w:hAnsi="Cambria Math"/>
                                    <w:szCs w:val="22"/>
                                    <w:lang w:val="en-GB"/>
                                  </w:rPr>
                                  <m:t>-</m:t>
                                </m:r>
                              </m:sup>
                            </m:sSup>
                          </m:sup>
                        </m:sSup>
                      </m:num>
                      <m:den>
                        <m:sSup>
                          <m:sSupPr>
                            <m:ctrlPr>
                              <w:rPr>
                                <w:rFonts w:ascii="Cambria Math" w:hAnsi="Cambria Math"/>
                                <w:i/>
                                <w:szCs w:val="22"/>
                              </w:rPr>
                            </m:ctrlPr>
                          </m:sSupPr>
                          <m:e>
                            <m:d>
                              <m:dPr>
                                <m:begChr m:val="["/>
                                <m:endChr m:val="]"/>
                                <m:ctrlPr>
                                  <w:rPr>
                                    <w:rFonts w:ascii="Cambria Math" w:hAnsi="Cambria Math"/>
                                    <w:i/>
                                    <w:szCs w:val="22"/>
                                  </w:rPr>
                                </m:ctrlPr>
                              </m:dPr>
                              <m:e>
                                <m:sSup>
                                  <m:sSupPr>
                                    <m:ctrlPr>
                                      <w:rPr>
                                        <w:rFonts w:ascii="Cambria Math" w:hAnsi="Cambria Math"/>
                                        <w:i/>
                                        <w:szCs w:val="22"/>
                                      </w:rPr>
                                    </m:ctrlPr>
                                  </m:sSupPr>
                                  <m:e>
                                    <m:r>
                                      <w:rPr>
                                        <w:rFonts w:ascii="Cambria Math" w:hAnsi="Cambria Math"/>
                                        <w:szCs w:val="22"/>
                                      </w:rPr>
                                      <m:t>p</m:t>
                                    </m:r>
                                  </m:e>
                                  <m:sup>
                                    <m:sSup>
                                      <m:sSupPr>
                                        <m:ctrlPr>
                                          <w:rPr>
                                            <w:rFonts w:ascii="Cambria Math" w:hAnsi="Cambria Math"/>
                                            <w:i/>
                                            <w:szCs w:val="22"/>
                                          </w:rPr>
                                        </m:ctrlPr>
                                      </m:sSupPr>
                                      <m:e>
                                        <m:r>
                                          <w:rPr>
                                            <w:rFonts w:ascii="Cambria Math" w:hAnsi="Cambria Math" w:hint="eastAsia"/>
                                            <w:szCs w:val="22"/>
                                          </w:rPr>
                                          <m:t>γ</m:t>
                                        </m:r>
                                      </m:e>
                                      <m:sup>
                                        <m:r>
                                          <w:rPr>
                                            <w:rFonts w:ascii="Cambria Math" w:hAnsi="Cambria Math"/>
                                            <w:szCs w:val="22"/>
                                            <w:lang w:val="en-GB"/>
                                          </w:rPr>
                                          <m:t>-</m:t>
                                        </m:r>
                                      </m:sup>
                                    </m:sSup>
                                  </m:sup>
                                </m:sSup>
                                <m:r>
                                  <w:rPr>
                                    <w:rFonts w:ascii="Cambria Math" w:hAnsi="Cambria Math"/>
                                    <w:szCs w:val="22"/>
                                    <w:lang w:val="en-GB"/>
                                  </w:rPr>
                                  <m:t>+</m:t>
                                </m:r>
                                <m:sSup>
                                  <m:sSupPr>
                                    <m:ctrlPr>
                                      <w:rPr>
                                        <w:rFonts w:ascii="Cambria Math" w:hAnsi="Cambria Math"/>
                                        <w:i/>
                                        <w:szCs w:val="22"/>
                                      </w:rPr>
                                    </m:ctrlPr>
                                  </m:sSupPr>
                                  <m:e>
                                    <m:d>
                                      <m:dPr>
                                        <m:ctrlPr>
                                          <w:rPr>
                                            <w:rFonts w:ascii="Cambria Math" w:hAnsi="Cambria Math"/>
                                            <w:i/>
                                            <w:szCs w:val="22"/>
                                          </w:rPr>
                                        </m:ctrlPr>
                                      </m:dPr>
                                      <m:e>
                                        <m:r>
                                          <w:rPr>
                                            <w:rFonts w:ascii="Cambria Math" w:hAnsi="Cambria Math"/>
                                            <w:szCs w:val="22"/>
                                            <w:lang w:val="en-GB"/>
                                          </w:rPr>
                                          <m:t>1-</m:t>
                                        </m:r>
                                        <m:r>
                                          <w:rPr>
                                            <w:rFonts w:ascii="Cambria Math" w:hAnsi="Cambria Math"/>
                                            <w:szCs w:val="22"/>
                                          </w:rPr>
                                          <m:t>p</m:t>
                                        </m:r>
                                      </m:e>
                                    </m:d>
                                  </m:e>
                                  <m:sup>
                                    <m:sSup>
                                      <m:sSupPr>
                                        <m:ctrlPr>
                                          <w:rPr>
                                            <w:rFonts w:ascii="Cambria Math" w:hAnsi="Cambria Math"/>
                                            <w:i/>
                                            <w:szCs w:val="22"/>
                                          </w:rPr>
                                        </m:ctrlPr>
                                      </m:sSupPr>
                                      <m:e>
                                        <m:r>
                                          <w:rPr>
                                            <w:rFonts w:ascii="Cambria Math" w:hAnsi="Cambria Math" w:hint="eastAsia"/>
                                            <w:szCs w:val="22"/>
                                          </w:rPr>
                                          <m:t>γ</m:t>
                                        </m:r>
                                      </m:e>
                                      <m:sup>
                                        <m:r>
                                          <w:rPr>
                                            <w:rFonts w:ascii="Cambria Math" w:hAnsi="Cambria Math"/>
                                            <w:szCs w:val="22"/>
                                            <w:lang w:val="en-GB"/>
                                          </w:rPr>
                                          <m:t>-</m:t>
                                        </m:r>
                                      </m:sup>
                                    </m:sSup>
                                  </m:sup>
                                </m:sSup>
                              </m:e>
                            </m:d>
                          </m:e>
                          <m:sup>
                            <m:r>
                              <w:rPr>
                                <w:rFonts w:ascii="Cambria Math" w:hAnsi="Cambria Math"/>
                                <w:szCs w:val="22"/>
                                <w:lang w:val="en-GB"/>
                              </w:rPr>
                              <m:t>1</m:t>
                            </m:r>
                            <m:r>
                              <m:rPr>
                                <m:lit/>
                              </m:rPr>
                              <w:rPr>
                                <w:rFonts w:ascii="Cambria Math" w:hAnsi="Cambria Math"/>
                                <w:szCs w:val="22"/>
                                <w:lang w:val="en-GB"/>
                              </w:rPr>
                              <m:t>/</m:t>
                            </m:r>
                            <m:sSup>
                              <m:sSupPr>
                                <m:ctrlPr>
                                  <w:rPr>
                                    <w:rFonts w:ascii="Cambria Math" w:hAnsi="Cambria Math"/>
                                    <w:i/>
                                    <w:szCs w:val="22"/>
                                  </w:rPr>
                                </m:ctrlPr>
                              </m:sSupPr>
                              <m:e>
                                <m:r>
                                  <w:rPr>
                                    <w:rFonts w:ascii="Cambria Math" w:hAnsi="Cambria Math" w:hint="eastAsia"/>
                                    <w:szCs w:val="22"/>
                                  </w:rPr>
                                  <m:t>γ</m:t>
                                </m:r>
                                <m:ctrlPr>
                                  <w:rPr>
                                    <w:rFonts w:ascii="Cambria Math" w:hAnsi="Cambria Math" w:hint="eastAsia"/>
                                    <w:i/>
                                    <w:szCs w:val="22"/>
                                  </w:rPr>
                                </m:ctrlPr>
                              </m:e>
                              <m:sup>
                                <m:r>
                                  <w:rPr>
                                    <w:rFonts w:ascii="Cambria Math" w:hAnsi="Cambria Math"/>
                                    <w:szCs w:val="22"/>
                                    <w:lang w:val="en-GB"/>
                                  </w:rPr>
                                  <m:t>-</m:t>
                                </m:r>
                              </m:sup>
                            </m:sSup>
                            <m:r>
                              <w:rPr>
                                <w:rFonts w:ascii="Cambria Math" w:hAnsi="Cambria Math"/>
                                <w:szCs w:val="22"/>
                                <w:lang w:val="en-GB"/>
                              </w:rPr>
                              <m:t xml:space="preserve"> </m:t>
                            </m:r>
                          </m:sup>
                        </m:sSup>
                      </m:den>
                    </m:f>
                    <m:r>
                      <w:rPr>
                        <w:rFonts w:ascii="Cambria Math" w:hAnsi="Cambria Math"/>
                        <w:szCs w:val="22"/>
                        <w:lang w:val="en-GB"/>
                      </w:rPr>
                      <m:t xml:space="preserve">    </m:t>
                    </m:r>
                    <m:r>
                      <w:rPr>
                        <w:rFonts w:ascii="Cambria Math" w:hAnsi="Cambria Math"/>
                        <w:szCs w:val="22"/>
                      </w:rPr>
                      <m:t>if</m:t>
                    </m:r>
                    <m:r>
                      <w:rPr>
                        <w:rFonts w:ascii="Cambria Math" w:hAnsi="Cambria Math"/>
                        <w:szCs w:val="22"/>
                        <w:lang w:val="en-GB"/>
                      </w:rPr>
                      <m:t xml:space="preserve"> </m:t>
                    </m:r>
                    <m:r>
                      <w:rPr>
                        <w:rFonts w:ascii="Cambria Math" w:hAnsi="Cambria Math"/>
                        <w:szCs w:val="22"/>
                      </w:rPr>
                      <m:t>x</m:t>
                    </m:r>
                    <m:r>
                      <m:rPr>
                        <m:sty m:val="p"/>
                      </m:rPr>
                      <w:rPr>
                        <w:rFonts w:ascii="Cambria Math" w:hAnsi="Cambria Math"/>
                        <w:szCs w:val="22"/>
                        <w:lang w:val="en-GB"/>
                      </w:rPr>
                      <m:t>&lt;</m:t>
                    </m:r>
                    <m:sSub>
                      <m:sSubPr>
                        <m:ctrlPr>
                          <w:rPr>
                            <w:rFonts w:ascii="Cambria Math" w:hAnsi="Cambria Math"/>
                            <w:i/>
                            <w:iCs/>
                            <w:szCs w:val="22"/>
                          </w:rPr>
                        </m:ctrlPr>
                      </m:sSubPr>
                      <m:e>
                        <m:r>
                          <w:rPr>
                            <w:rFonts w:ascii="Cambria Math" w:hAnsi="Cambria Math"/>
                            <w:szCs w:val="22"/>
                            <w:lang w:val="en-GB"/>
                          </w:rPr>
                          <m:t>x</m:t>
                        </m:r>
                      </m:e>
                      <m:sub>
                        <m:r>
                          <w:rPr>
                            <w:rFonts w:ascii="Cambria Math" w:hAnsi="Cambria Math"/>
                            <w:szCs w:val="22"/>
                            <w:lang w:val="en-GB"/>
                          </w:rPr>
                          <m:t>0</m:t>
                        </m:r>
                      </m:sub>
                    </m:sSub>
                  </m:e>
                </m:eqArr>
              </m:e>
            </m:d>
            <m:r>
              <w:rPr>
                <w:rFonts w:ascii="Cambria Math" w:hAnsi="Cambria Math"/>
                <w:szCs w:val="22"/>
                <w:lang w:val="en-GB"/>
              </w:rPr>
              <m:t>#</m:t>
            </m:r>
            <m:d>
              <m:dPr>
                <m:ctrlPr>
                  <w:rPr>
                    <w:rFonts w:ascii="Cambria Math" w:hAnsi="Cambria Math"/>
                    <w:i/>
                    <w:szCs w:val="22"/>
                  </w:rPr>
                </m:ctrlPr>
              </m:dPr>
              <m:e>
                <m:r>
                  <w:rPr>
                    <w:rFonts w:ascii="Cambria Math" w:hAnsi="Cambria Math"/>
                    <w:szCs w:val="22"/>
                    <w:lang w:val="en-GB"/>
                  </w:rPr>
                  <m:t>4</m:t>
                </m:r>
              </m:e>
            </m:d>
          </m:e>
        </m:eqArr>
      </m:oMath>
      <w:r w:rsidR="007E5A31">
        <w:rPr>
          <w:szCs w:val="22"/>
          <w:lang w:val="en-US"/>
        </w:rPr>
        <w:t xml:space="preserve"> </w:t>
      </w:r>
    </w:p>
    <w:p w14:paraId="7BF8D6A9" w14:textId="566FB86F" w:rsidR="007E5A31" w:rsidRPr="0072189B" w:rsidRDefault="00000000" w:rsidP="007E5A31">
      <w:pPr>
        <w:spacing w:line="360" w:lineRule="auto"/>
        <w:rPr>
          <w:szCs w:val="22"/>
          <w:lang w:val="en-US"/>
        </w:rPr>
      </w:pPr>
      <m:oMathPara>
        <m:oMath>
          <m:eqArr>
            <m:eqArrPr>
              <m:maxDist m:val="1"/>
              <m:ctrlPr>
                <w:rPr>
                  <w:rFonts w:ascii="Cambria Math" w:hAnsi="Cambria Math"/>
                  <w:i/>
                  <w:szCs w:val="22"/>
                  <w:lang w:val="en-US"/>
                </w:rPr>
              </m:ctrlPr>
            </m:eqArrPr>
            <m:e>
              <m:r>
                <w:rPr>
                  <w:rFonts w:ascii="Cambria Math" w:hAnsi="Cambria Math"/>
                  <w:szCs w:val="22"/>
                  <w:lang w:val="en-US"/>
                </w:rPr>
                <m:t>w</m:t>
              </m:r>
              <m:d>
                <m:dPr>
                  <m:ctrlPr>
                    <w:rPr>
                      <w:rFonts w:ascii="Cambria Math" w:hAnsi="Cambria Math"/>
                      <w:i/>
                      <w:szCs w:val="22"/>
                      <w:lang w:val="en-US"/>
                    </w:rPr>
                  </m:ctrlPr>
                </m:dPr>
                <m:e>
                  <m:r>
                    <w:rPr>
                      <w:rFonts w:ascii="Cambria Math" w:hAnsi="Cambria Math"/>
                      <w:szCs w:val="22"/>
                      <w:lang w:val="en-US"/>
                    </w:rPr>
                    <m:t>p</m:t>
                  </m:r>
                </m:e>
              </m:d>
              <m:r>
                <w:rPr>
                  <w:rFonts w:ascii="Cambria Math" w:hAnsi="Cambria Math"/>
                  <w:szCs w:val="22"/>
                  <w:lang w:val="en-US"/>
                </w:rPr>
                <m:t>=</m:t>
              </m:r>
              <m:func>
                <m:funcPr>
                  <m:ctrlPr>
                    <w:rPr>
                      <w:rFonts w:ascii="Cambria Math" w:hAnsi="Cambria Math"/>
                      <w:szCs w:val="22"/>
                      <w:lang w:val="en-US"/>
                    </w:rPr>
                  </m:ctrlPr>
                </m:funcPr>
                <m:fName>
                  <m:r>
                    <m:rPr>
                      <m:sty m:val="p"/>
                    </m:rPr>
                    <w:rPr>
                      <w:rFonts w:ascii="Cambria Math" w:hAnsi="Cambria Math"/>
                      <w:szCs w:val="22"/>
                      <w:lang w:val="en-US"/>
                    </w:rPr>
                    <m:t>exp</m:t>
                  </m:r>
                  <m:ctrlPr>
                    <w:rPr>
                      <w:rFonts w:ascii="Cambria Math" w:hAnsi="Cambria Math"/>
                      <w:i/>
                      <w:szCs w:val="22"/>
                      <w:lang w:val="en-US"/>
                    </w:rPr>
                  </m:ctrlPr>
                </m:fName>
                <m:e>
                  <m:d>
                    <m:dPr>
                      <m:begChr m:val="{"/>
                      <m:endChr m:val="}"/>
                      <m:ctrlPr>
                        <w:rPr>
                          <w:rFonts w:ascii="Cambria Math" w:hAnsi="Cambria Math"/>
                          <w:i/>
                          <w:szCs w:val="22"/>
                          <w:lang w:val="en-US"/>
                        </w:rPr>
                      </m:ctrlPr>
                    </m:dPr>
                    <m:e>
                      <m:r>
                        <w:rPr>
                          <w:rFonts w:ascii="Cambria Math" w:hAnsi="Cambria Math"/>
                          <w:szCs w:val="22"/>
                          <w:lang w:val="en-US"/>
                        </w:rPr>
                        <m:t xml:space="preserve"> - </m:t>
                      </m:r>
                      <m:sSup>
                        <m:sSupPr>
                          <m:ctrlPr>
                            <w:rPr>
                              <w:rFonts w:ascii="Cambria Math" w:hAnsi="Cambria Math"/>
                              <w:i/>
                              <w:szCs w:val="22"/>
                              <w:lang w:val="en-US"/>
                            </w:rPr>
                          </m:ctrlPr>
                        </m:sSupPr>
                        <m:e>
                          <m:d>
                            <m:dPr>
                              <m:begChr m:val="["/>
                              <m:endChr m:val="]"/>
                              <m:ctrlPr>
                                <w:rPr>
                                  <w:rFonts w:ascii="Cambria Math" w:hAnsi="Cambria Math"/>
                                  <w:i/>
                                  <w:szCs w:val="22"/>
                                  <w:lang w:val="en-US"/>
                                </w:rPr>
                              </m:ctrlPr>
                            </m:dPr>
                            <m:e>
                              <m:r>
                                <w:rPr>
                                  <w:rFonts w:ascii="Cambria Math" w:hAnsi="Cambria Math"/>
                                  <w:szCs w:val="22"/>
                                  <w:lang w:val="en-US"/>
                                </w:rPr>
                                <m:t>-</m:t>
                              </m:r>
                              <m:func>
                                <m:funcPr>
                                  <m:ctrlPr>
                                    <w:rPr>
                                      <w:rFonts w:ascii="Cambria Math" w:hAnsi="Cambria Math"/>
                                      <w:szCs w:val="22"/>
                                      <w:lang w:val="en-US"/>
                                    </w:rPr>
                                  </m:ctrlPr>
                                </m:funcPr>
                                <m:fName>
                                  <m:r>
                                    <m:rPr>
                                      <m:sty m:val="p"/>
                                    </m:rPr>
                                    <w:rPr>
                                      <w:rFonts w:ascii="Cambria Math" w:hAnsi="Cambria Math"/>
                                      <w:szCs w:val="22"/>
                                      <w:lang w:val="en-US"/>
                                    </w:rPr>
                                    <m:t>ln</m:t>
                                  </m:r>
                                  <m:ctrlPr>
                                    <w:rPr>
                                      <w:rFonts w:ascii="Cambria Math" w:hAnsi="Cambria Math"/>
                                      <w:i/>
                                      <w:szCs w:val="22"/>
                                      <w:lang w:val="en-US"/>
                                    </w:rPr>
                                  </m:ctrlPr>
                                </m:fName>
                                <m:e>
                                  <m:d>
                                    <m:dPr>
                                      <m:ctrlPr>
                                        <w:rPr>
                                          <w:rFonts w:ascii="Cambria Math" w:hAnsi="Cambria Math"/>
                                          <w:i/>
                                          <w:szCs w:val="22"/>
                                          <w:lang w:val="en-US"/>
                                        </w:rPr>
                                      </m:ctrlPr>
                                    </m:dPr>
                                    <m:e>
                                      <m:r>
                                        <w:rPr>
                                          <w:rFonts w:ascii="Cambria Math" w:hAnsi="Cambria Math"/>
                                          <w:szCs w:val="22"/>
                                          <w:lang w:val="en-US"/>
                                        </w:rPr>
                                        <m:t>p</m:t>
                                      </m:r>
                                    </m:e>
                                  </m:d>
                                </m:e>
                              </m:func>
                            </m:e>
                          </m:d>
                        </m:e>
                        <m:sup>
                          <m:r>
                            <w:rPr>
                              <w:rFonts w:ascii="Cambria Math" w:hAnsi="Cambria Math" w:hint="eastAsia"/>
                              <w:szCs w:val="22"/>
                            </w:rPr>
                            <m:t>γ</m:t>
                          </m:r>
                        </m:sup>
                      </m:sSup>
                    </m:e>
                  </m:d>
                </m:e>
              </m:func>
              <m:r>
                <w:rPr>
                  <w:rFonts w:ascii="Cambria Math" w:hAnsi="Cambria Math"/>
                  <w:szCs w:val="22"/>
                  <w:lang w:val="en-US"/>
                </w:rPr>
                <m:t>#</m:t>
              </m:r>
              <m:d>
                <m:dPr>
                  <m:ctrlPr>
                    <w:rPr>
                      <w:rFonts w:ascii="Cambria Math" w:hAnsi="Cambria Math"/>
                      <w:i/>
                      <w:szCs w:val="22"/>
                      <w:lang w:val="en-US"/>
                    </w:rPr>
                  </m:ctrlPr>
                </m:dPr>
                <m:e>
                  <m:r>
                    <w:rPr>
                      <w:rFonts w:ascii="Cambria Math" w:hAnsi="Cambria Math"/>
                      <w:szCs w:val="22"/>
                      <w:lang w:val="en-US"/>
                    </w:rPr>
                    <m:t>5</m:t>
                  </m:r>
                </m:e>
              </m:d>
            </m:e>
          </m:eqArr>
        </m:oMath>
      </m:oMathPara>
    </w:p>
    <w:p w14:paraId="425F5E04" w14:textId="77777777" w:rsidR="006D1C6A" w:rsidRDefault="007E5A31" w:rsidP="008335A9">
      <w:pPr>
        <w:spacing w:line="360" w:lineRule="auto"/>
        <w:jc w:val="both"/>
        <w:rPr>
          <w:szCs w:val="22"/>
          <w:lang w:val="en-GB"/>
        </w:rPr>
      </w:pPr>
      <w:r>
        <w:rPr>
          <w:szCs w:val="22"/>
          <w:lang w:val="en-US"/>
        </w:rPr>
        <w:t xml:space="preserve">in both cases, </w:t>
      </w:r>
      <m:oMath>
        <m:r>
          <w:rPr>
            <w:rFonts w:ascii="Cambria Math" w:hAnsi="Cambria Math"/>
            <w:szCs w:val="22"/>
            <w:lang w:val="en-US"/>
          </w:rPr>
          <m:t>p</m:t>
        </m:r>
      </m:oMath>
      <w:r>
        <w:rPr>
          <w:szCs w:val="22"/>
          <w:lang w:val="en-US"/>
        </w:rPr>
        <w:t xml:space="preserve"> is the objective probability and </w:t>
      </w:r>
      <m:oMath>
        <m:r>
          <w:rPr>
            <w:rFonts w:ascii="Cambria Math" w:hAnsi="Cambria Math"/>
            <w:szCs w:val="22"/>
            <w:lang w:val="en-GB"/>
          </w:rPr>
          <m:t>γ</m:t>
        </m:r>
      </m:oMath>
      <w:r w:rsidRPr="000F272E">
        <w:rPr>
          <w:szCs w:val="22"/>
          <w:lang w:val="en-GB"/>
        </w:rPr>
        <w:t xml:space="preserve"> </w:t>
      </w:r>
      <w:r>
        <w:rPr>
          <w:szCs w:val="22"/>
          <w:lang w:val="en-GB"/>
        </w:rPr>
        <w:t>defines the curvature of the function.</w:t>
      </w:r>
      <w:r w:rsidR="009543FA">
        <w:rPr>
          <w:szCs w:val="22"/>
          <w:lang w:val="en-GB"/>
        </w:rPr>
        <w:t xml:space="preserve"> </w:t>
      </w:r>
      <w:r w:rsidR="00EC6500">
        <w:rPr>
          <w:szCs w:val="22"/>
          <w:lang w:val="en-GB"/>
        </w:rPr>
        <w:t>Assuming ordered outcomes</w:t>
      </w:r>
      <w:r w:rsidR="006D1C6A">
        <w:rPr>
          <w:szCs w:val="22"/>
          <w:lang w:val="en-GB"/>
        </w:rPr>
        <w:t>, the decision weight for gains and losses are defined as:</w:t>
      </w:r>
    </w:p>
    <w:p w14:paraId="4BE049E8" w14:textId="48A8E21A" w:rsidR="00C979DF" w:rsidRPr="000608BF" w:rsidRDefault="00000000" w:rsidP="007E5A31">
      <w:pPr>
        <w:spacing w:line="360" w:lineRule="auto"/>
        <w:rPr>
          <w:lang w:val="en-GB"/>
        </w:rPr>
      </w:pPr>
      <m:oMathPara>
        <m:oMath>
          <m:sSubSup>
            <m:sSubSupPr>
              <m:ctrlPr>
                <w:rPr>
                  <w:rFonts w:ascii="Cambria Math" w:hAnsi="Cambria Math"/>
                  <w:i/>
                </w:rPr>
              </m:ctrlPr>
            </m:sSubSupPr>
            <m:e>
              <m:r>
                <w:rPr>
                  <w:rFonts w:ascii="Cambria Math" w:hAnsi="Cambria Math"/>
                </w:rPr>
                <m:t>ϑ</m:t>
              </m:r>
            </m:e>
            <m:sub>
              <m:r>
                <w:rPr>
                  <w:rFonts w:ascii="Cambria Math" w:hAnsi="Cambria Math"/>
                </w:rPr>
                <m:t>i</m:t>
              </m:r>
            </m:sub>
            <m:sup>
              <m:r>
                <w:rPr>
                  <w:rFonts w:ascii="Cambria Math" w:hAnsi="Cambria Math"/>
                  <w:lang w:val="en-GB"/>
                </w:rPr>
                <m:t>+</m:t>
              </m:r>
            </m:sup>
          </m:sSubSup>
          <m:r>
            <w:rPr>
              <w:rFonts w:ascii="Cambria Math" w:hAnsi="Cambria Math"/>
              <w:lang w:val="en-GB"/>
            </w:rPr>
            <m:t>=</m:t>
          </m:r>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lang w:val="en-GB"/>
                </w:rPr>
                <m:t>+…+</m:t>
              </m:r>
              <m:sSub>
                <m:sSubPr>
                  <m:ctrlPr>
                    <w:rPr>
                      <w:rFonts w:ascii="Cambria Math" w:hAnsi="Cambria Math"/>
                      <w:i/>
                    </w:rPr>
                  </m:ctrlPr>
                </m:sSubPr>
                <m:e>
                  <m:r>
                    <w:rPr>
                      <w:rFonts w:ascii="Cambria Math" w:hAnsi="Cambria Math"/>
                    </w:rPr>
                    <m:t>p</m:t>
                  </m:r>
                </m:e>
                <m:sub>
                  <m:r>
                    <w:rPr>
                      <w:rFonts w:ascii="Cambria Math" w:hAnsi="Cambria Math"/>
                    </w:rPr>
                    <m:t>n</m:t>
                  </m:r>
                </m:sub>
              </m:sSub>
            </m:e>
          </m:d>
          <m:r>
            <w:rPr>
              <w:rFonts w:ascii="Cambria Math" w:hAnsi="Cambria Math"/>
              <w:lang w:val="en-GB"/>
            </w:rPr>
            <m:t>-</m:t>
          </m:r>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r>
                    <w:rPr>
                      <w:rFonts w:ascii="Cambria Math" w:hAnsi="Cambria Math"/>
                      <w:lang w:val="en-GB"/>
                    </w:rPr>
                    <m:t>+1</m:t>
                  </m:r>
                </m:sub>
              </m:sSub>
              <m:r>
                <w:rPr>
                  <w:rFonts w:ascii="Cambria Math" w:hAnsi="Cambria Math"/>
                  <w:lang w:val="en-GB"/>
                </w:rPr>
                <m:t>+1+…+</m:t>
              </m:r>
              <m:sSub>
                <m:sSubPr>
                  <m:ctrlPr>
                    <w:rPr>
                      <w:rFonts w:ascii="Cambria Math" w:hAnsi="Cambria Math"/>
                      <w:i/>
                    </w:rPr>
                  </m:ctrlPr>
                </m:sSubPr>
                <m:e>
                  <m:r>
                    <w:rPr>
                      <w:rFonts w:ascii="Cambria Math" w:hAnsi="Cambria Math"/>
                    </w:rPr>
                    <m:t>p</m:t>
                  </m:r>
                </m:e>
                <m:sub>
                  <m:r>
                    <w:rPr>
                      <w:rFonts w:ascii="Cambria Math" w:hAnsi="Cambria Math"/>
                    </w:rPr>
                    <m:t>n</m:t>
                  </m:r>
                </m:sub>
              </m:sSub>
            </m:e>
          </m:d>
        </m:oMath>
      </m:oMathPara>
    </w:p>
    <w:p w14:paraId="687B4EF6" w14:textId="36F130A6" w:rsidR="00BE1445" w:rsidRPr="000608BF" w:rsidRDefault="00000000" w:rsidP="007E5A31">
      <w:pPr>
        <w:spacing w:line="360" w:lineRule="auto"/>
        <w:rPr>
          <w:lang w:val="en-GB"/>
        </w:rPr>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ϑ</m:t>
                  </m:r>
                </m:e>
                <m:sub>
                  <m:r>
                    <w:rPr>
                      <w:rFonts w:ascii="Cambria Math" w:hAnsi="Cambria Math"/>
                    </w:rPr>
                    <m:t>i</m:t>
                  </m:r>
                </m:sub>
                <m:sup>
                  <m:r>
                    <w:rPr>
                      <w:rFonts w:ascii="Cambria Math" w:hAnsi="Cambria Math"/>
                      <w:lang w:val="en-GB"/>
                    </w:rPr>
                    <m:t>-</m:t>
                  </m:r>
                </m:sup>
              </m:sSubSup>
              <m:r>
                <w:rPr>
                  <w:rFonts w:ascii="Cambria Math" w:hAnsi="Cambria Math"/>
                  <w:lang w:val="en-GB"/>
                </w:rPr>
                <m:t>=</m:t>
              </m:r>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lang w:val="en-GB"/>
                    </w:rPr>
                    <m:t>+…+</m:t>
                  </m:r>
                  <m:sSub>
                    <m:sSubPr>
                      <m:ctrlPr>
                        <w:rPr>
                          <w:rFonts w:ascii="Cambria Math" w:hAnsi="Cambria Math"/>
                          <w:i/>
                        </w:rPr>
                      </m:ctrlPr>
                    </m:sSubPr>
                    <m:e>
                      <m:r>
                        <w:rPr>
                          <w:rFonts w:ascii="Cambria Math" w:hAnsi="Cambria Math"/>
                        </w:rPr>
                        <m:t>p</m:t>
                      </m:r>
                    </m:e>
                    <m:sub>
                      <m:r>
                        <w:rPr>
                          <w:rFonts w:ascii="Cambria Math" w:hAnsi="Cambria Math"/>
                        </w:rPr>
                        <m:t>i</m:t>
                      </m:r>
                    </m:sub>
                  </m:sSub>
                </m:e>
              </m:d>
              <m:r>
                <w:rPr>
                  <w:rFonts w:ascii="Cambria Math" w:hAnsi="Cambria Math"/>
                  <w:lang w:val="en-GB"/>
                </w:rPr>
                <m:t>-</m:t>
              </m:r>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lang w:val="en-GB"/>
                    </w:rPr>
                    <m:t>+1+…+</m:t>
                  </m:r>
                  <m:sSub>
                    <m:sSubPr>
                      <m:ctrlPr>
                        <w:rPr>
                          <w:rFonts w:ascii="Cambria Math" w:hAnsi="Cambria Math"/>
                          <w:i/>
                        </w:rPr>
                      </m:ctrlPr>
                    </m:sSubPr>
                    <m:e>
                      <m:r>
                        <w:rPr>
                          <w:rFonts w:ascii="Cambria Math" w:hAnsi="Cambria Math"/>
                        </w:rPr>
                        <m:t>p</m:t>
                      </m:r>
                    </m:e>
                    <m:sub>
                      <m:r>
                        <w:rPr>
                          <w:rFonts w:ascii="Cambria Math" w:hAnsi="Cambria Math"/>
                        </w:rPr>
                        <m:t>i</m:t>
                      </m:r>
                      <m:r>
                        <w:rPr>
                          <w:rFonts w:ascii="Cambria Math" w:hAnsi="Cambria Math"/>
                          <w:lang w:val="en-GB"/>
                        </w:rPr>
                        <m:t>-1</m:t>
                      </m:r>
                    </m:sub>
                  </m:sSub>
                </m:e>
              </m:d>
              <m:r>
                <w:rPr>
                  <w:rFonts w:ascii="Cambria Math" w:hAnsi="Cambria Math"/>
                  <w:lang w:val="en-GB"/>
                </w:rPr>
                <m:t>#</m:t>
              </m:r>
              <m:d>
                <m:dPr>
                  <m:ctrlPr>
                    <w:rPr>
                      <w:rFonts w:ascii="Cambria Math" w:hAnsi="Cambria Math"/>
                      <w:i/>
                    </w:rPr>
                  </m:ctrlPr>
                </m:dPr>
                <m:e>
                  <m:r>
                    <w:rPr>
                      <w:rFonts w:ascii="Cambria Math" w:hAnsi="Cambria Math"/>
                      <w:lang w:val="en-GB"/>
                    </w:rPr>
                    <m:t>6</m:t>
                  </m:r>
                </m:e>
              </m:d>
            </m:e>
          </m:eqArr>
        </m:oMath>
      </m:oMathPara>
    </w:p>
    <w:p w14:paraId="3CF908D3" w14:textId="20C8F04E" w:rsidR="00FB30A2" w:rsidRDefault="001E1F55" w:rsidP="00FB30A2">
      <w:pPr>
        <w:spacing w:line="360" w:lineRule="auto"/>
        <w:jc w:val="both"/>
        <w:rPr>
          <w:szCs w:val="22"/>
          <w:lang w:val="en-US"/>
        </w:rPr>
      </w:pPr>
      <w:r w:rsidRPr="00CA4A3A">
        <w:rPr>
          <w:szCs w:val="22"/>
          <w:lang w:val="en-GB"/>
        </w:rPr>
        <w:t>W</w:t>
      </w:r>
      <w:r w:rsidR="00827FC5" w:rsidRPr="006F3EA1">
        <w:rPr>
          <w:szCs w:val="22"/>
          <w:lang w:val="en-US"/>
        </w:rPr>
        <w:t>hen</w:t>
      </w:r>
      <w:r w:rsidR="00637A6D">
        <w:rPr>
          <w:szCs w:val="22"/>
          <w:lang w:val="en-US"/>
        </w:rPr>
        <w:t xml:space="preserve"> decision-makers</w:t>
      </w:r>
      <w:r w:rsidR="00827FC5" w:rsidRPr="006F3EA1">
        <w:rPr>
          <w:szCs w:val="22"/>
          <w:lang w:val="en-US"/>
        </w:rPr>
        <w:t xml:space="preserve"> lack reliable information</w:t>
      </w:r>
      <w:r w:rsidR="004A5233">
        <w:rPr>
          <w:szCs w:val="22"/>
          <w:lang w:val="en-US"/>
        </w:rPr>
        <w:t xml:space="preserve"> about the </w:t>
      </w:r>
      <w:r w:rsidR="006A0362">
        <w:rPr>
          <w:szCs w:val="22"/>
          <w:lang w:val="en-US"/>
        </w:rPr>
        <w:t xml:space="preserve">probabilities of </w:t>
      </w:r>
      <w:r w:rsidR="00AA0CF0">
        <w:rPr>
          <w:szCs w:val="22"/>
          <w:lang w:val="en-US"/>
        </w:rPr>
        <w:t>outcomes</w:t>
      </w:r>
      <w:r w:rsidR="00827FC5" w:rsidRPr="006F3EA1">
        <w:rPr>
          <w:szCs w:val="22"/>
          <w:lang w:val="en-US"/>
        </w:rPr>
        <w:t xml:space="preserve">, </w:t>
      </w:r>
      <w:r w:rsidR="00827FC5">
        <w:rPr>
          <w:szCs w:val="22"/>
          <w:lang w:val="en-US"/>
        </w:rPr>
        <w:t xml:space="preserve">decisions can occur under </w:t>
      </w:r>
      <w:r w:rsidR="00CA4A3A">
        <w:rPr>
          <w:szCs w:val="22"/>
          <w:lang w:val="en-US"/>
        </w:rPr>
        <w:t>ambiguity</w:t>
      </w:r>
      <w:r w:rsidR="00827FC5" w:rsidRPr="006F3EA1">
        <w:rPr>
          <w:szCs w:val="22"/>
          <w:lang w:val="en-US"/>
        </w:rPr>
        <w:t>.</w:t>
      </w:r>
      <w:r w:rsidR="00827FC5">
        <w:rPr>
          <w:szCs w:val="22"/>
          <w:lang w:val="en-US"/>
        </w:rPr>
        <w:t xml:space="preserve"> </w:t>
      </w:r>
      <w:r w:rsidR="00BC4DEB">
        <w:rPr>
          <w:szCs w:val="22"/>
          <w:lang w:val="en-US"/>
        </w:rPr>
        <w:t>Several</w:t>
      </w:r>
      <w:r w:rsidR="0061302A">
        <w:rPr>
          <w:szCs w:val="22"/>
          <w:lang w:val="en-US"/>
        </w:rPr>
        <w:t xml:space="preserve"> theories that model decision-making under</w:t>
      </w:r>
      <w:r w:rsidR="00BC4DEB">
        <w:rPr>
          <w:szCs w:val="22"/>
          <w:lang w:val="en-US"/>
        </w:rPr>
        <w:t xml:space="preserve"> ambiguity have been </w:t>
      </w:r>
      <w:r w:rsidR="00BC4DEB">
        <w:rPr>
          <w:szCs w:val="22"/>
          <w:lang w:val="en-US"/>
        </w:rPr>
        <w:lastRenderedPageBreak/>
        <w:t>proposed</w:t>
      </w:r>
      <w:r w:rsidR="00BA64D8">
        <w:rPr>
          <w:szCs w:val="22"/>
          <w:lang w:val="en-US"/>
        </w:rPr>
        <w:t>.</w:t>
      </w:r>
      <w:r w:rsidR="002E2B0F">
        <w:rPr>
          <w:rStyle w:val="FootnoteReference"/>
          <w:szCs w:val="22"/>
          <w:lang w:val="en-US"/>
        </w:rPr>
        <w:footnoteReference w:id="2"/>
      </w:r>
      <w:r w:rsidR="002E2B0F">
        <w:rPr>
          <w:szCs w:val="22"/>
          <w:lang w:val="en-US"/>
        </w:rPr>
        <w:t xml:space="preserve"> </w:t>
      </w:r>
      <w:r w:rsidR="008D5D57">
        <w:rPr>
          <w:szCs w:val="22"/>
          <w:lang w:val="en-US"/>
        </w:rPr>
        <w:t xml:space="preserve">Here we adopt </w:t>
      </w:r>
      <w:r w:rsidR="00D77B90">
        <w:rPr>
          <w:szCs w:val="22"/>
          <w:lang w:val="en-US"/>
        </w:rPr>
        <w:t xml:space="preserve">the </w:t>
      </w:r>
      <w:r w:rsidR="0037236F">
        <w:rPr>
          <w:rFonts w:ascii="Times New Roman" w:hAnsi="Times New Roman"/>
          <w:szCs w:val="22"/>
          <w:lang w:val="en-US"/>
        </w:rPr>
        <w:t>α</w:t>
      </w:r>
      <w:r w:rsidR="00D77B90">
        <w:rPr>
          <w:szCs w:val="22"/>
          <w:lang w:val="en-US"/>
        </w:rPr>
        <w:t xml:space="preserve">EU model </w:t>
      </w:r>
      <w:r w:rsidR="00F82E59">
        <w:rPr>
          <w:szCs w:val="22"/>
          <w:lang w:val="en-US"/>
        </w:rPr>
        <w:t xml:space="preserve">proposed by </w:t>
      </w:r>
      <w:r w:rsidR="003038D0">
        <w:rPr>
          <w:szCs w:val="22"/>
          <w:lang w:val="en-US"/>
        </w:rPr>
        <w:fldChar w:fldCharType="begin"/>
      </w:r>
      <w:r w:rsidR="007F4F1D">
        <w:rPr>
          <w:szCs w:val="22"/>
          <w:lang w:val="en-US"/>
        </w:rPr>
        <w:instrText xml:space="preserve"> ADDIN ZOTERO_ITEM CSL_CITATION {"citationID":"IslDkUJZ","properties":{"formattedCitation":"(Ghirardato et al., 2004)","plainCitation":"(Ghirardato et al., 2004)","dontUpdate":true,"noteIndex":0},"citationItems":[{"id":126889,"uris":["http://zotero.org/groups/5657987/items/E59GRE8H"],"itemData":{"id":126889,"type":"article-journal","container-title":"Journal of Economic Theory","DOI":"10.1016/j.jet.2003.12.004","ISSN":"00220531","issue":"2","journalAbbreviation":"Journal of Economic Theory","language":"en","license":"https://www.elsevier.com/tdm/userlicense/1.0/","page":"133-173","source":"DOI.org (Crossref)","title":"Differentiating ambiguity and ambiguity attitude","volume":"118","author":[{"family":"Ghirardato","given":"Paolo"},{"family":"Maccheroni","given":"Fabio"},{"family":"Marinacci","given":"Massimo"}],"issued":{"date-parts":[["2004",10]]}}}],"schema":"https://github.com/citation-style-language/schema/raw/master/csl-citation.json"} </w:instrText>
      </w:r>
      <w:r w:rsidR="003038D0">
        <w:rPr>
          <w:szCs w:val="22"/>
          <w:lang w:val="en-US"/>
        </w:rPr>
        <w:fldChar w:fldCharType="separate"/>
      </w:r>
      <w:r w:rsidR="003038D0" w:rsidRPr="008F193A">
        <w:rPr>
          <w:lang w:val="en-GB"/>
        </w:rPr>
        <w:t xml:space="preserve">Ghirardato et al. </w:t>
      </w:r>
      <w:r w:rsidR="00F82E59">
        <w:rPr>
          <w:lang w:val="en-GB"/>
        </w:rPr>
        <w:t>(</w:t>
      </w:r>
      <w:r w:rsidR="003038D0" w:rsidRPr="008F193A">
        <w:rPr>
          <w:lang w:val="en-GB"/>
        </w:rPr>
        <w:t>2004)</w:t>
      </w:r>
      <w:r w:rsidR="003038D0">
        <w:rPr>
          <w:szCs w:val="22"/>
          <w:lang w:val="en-US"/>
        </w:rPr>
        <w:fldChar w:fldCharType="end"/>
      </w:r>
      <w:r w:rsidR="000F6404">
        <w:rPr>
          <w:szCs w:val="22"/>
          <w:lang w:val="en-US"/>
        </w:rPr>
        <w:t>,</w:t>
      </w:r>
      <w:r w:rsidR="002E17DA">
        <w:rPr>
          <w:szCs w:val="22"/>
          <w:lang w:val="en-US"/>
        </w:rPr>
        <w:t xml:space="preserve"> that</w:t>
      </w:r>
      <w:r w:rsidR="00CA34C7">
        <w:rPr>
          <w:szCs w:val="22"/>
          <w:lang w:val="en-US"/>
        </w:rPr>
        <w:t xml:space="preserve"> is a generalization of the </w:t>
      </w:r>
      <w:proofErr w:type="spellStart"/>
      <w:r w:rsidR="00CA34C7">
        <w:rPr>
          <w:szCs w:val="22"/>
          <w:lang w:val="en-US"/>
        </w:rPr>
        <w:t>MaxMin</w:t>
      </w:r>
      <w:proofErr w:type="spellEnd"/>
      <w:r w:rsidR="00CA34C7">
        <w:rPr>
          <w:szCs w:val="22"/>
          <w:lang w:val="en-US"/>
        </w:rPr>
        <w:t xml:space="preserve"> </w:t>
      </w:r>
      <w:r w:rsidR="00F82E59">
        <w:rPr>
          <w:szCs w:val="22"/>
          <w:lang w:val="en-US"/>
        </w:rPr>
        <w:t>Expected Utility</w:t>
      </w:r>
      <w:r w:rsidR="00CA34C7">
        <w:rPr>
          <w:szCs w:val="22"/>
          <w:lang w:val="en-US"/>
        </w:rPr>
        <w:t xml:space="preserve"> model</w:t>
      </w:r>
      <w:r w:rsidR="001E3E13">
        <w:rPr>
          <w:szCs w:val="22"/>
          <w:lang w:val="en-US"/>
        </w:rPr>
        <w:t xml:space="preserve"> </w:t>
      </w:r>
      <w:r w:rsidR="00F82E59">
        <w:rPr>
          <w:szCs w:val="22"/>
          <w:lang w:val="en-US"/>
        </w:rPr>
        <w:t>(</w:t>
      </w:r>
      <w:r w:rsidR="001E3E13">
        <w:rPr>
          <w:szCs w:val="22"/>
          <w:lang w:val="en-US"/>
        </w:rPr>
        <w:fldChar w:fldCharType="begin"/>
      </w:r>
      <w:r w:rsidR="006C4F98">
        <w:rPr>
          <w:szCs w:val="22"/>
          <w:lang w:val="en-US"/>
        </w:rPr>
        <w:instrText xml:space="preserve"> ADDIN ZOTERO_ITEM CSL_CITATION {"citationID":"jSCAy45W","properties":{"formattedCitation":"(Gilboa &amp; Schmeidler, 1989)","plainCitation":"(Gilboa &amp; Schmeidler, 1989)","dontUpdate":true,"noteIndex":0},"citationItems":[{"id":127031,"uris":["http://zotero.org/users/14812719/items/XIXU42T8"],"itemData":{"id":127031,"type":"article-journal","abstract":"Acts are functions from states of nature into finite-support distributions over a set of ‘deterministic outcomes’. We characterize preference relations over acts which have a numerical representation by the functional J(f)=min&gt;{∫u</w:instrText>
      </w:r>
      <w:r w:rsidR="006C4F98">
        <w:rPr>
          <w:rFonts w:ascii="Cambria Math" w:hAnsi="Cambria Math" w:cs="Cambria Math"/>
          <w:szCs w:val="22"/>
          <w:lang w:val="en-US"/>
        </w:rPr>
        <w:instrText>∘</w:instrText>
      </w:r>
      <w:r w:rsidR="006C4F98">
        <w:rPr>
          <w:szCs w:val="22"/>
          <w:lang w:val="en-US"/>
        </w:rPr>
        <w:instrText xml:space="preserve"> f dP</w:instrText>
      </w:r>
      <w:r w:rsidR="006C4F98">
        <w:rPr>
          <w:rFonts w:ascii="Times New Roman" w:hAnsi="Times New Roman"/>
          <w:szCs w:val="22"/>
          <w:lang w:val="en-US"/>
        </w:rPr>
        <w:instrText>¦</w:instrText>
      </w:r>
      <w:r w:rsidR="006C4F98">
        <w:rPr>
          <w:szCs w:val="22"/>
          <w:lang w:val="en-US"/>
        </w:rPr>
        <w:instrText>P</w:instrText>
      </w:r>
      <w:r w:rsidR="006C4F98">
        <w:rPr>
          <w:rFonts w:ascii="Times New Roman" w:hAnsi="Times New Roman"/>
          <w:szCs w:val="22"/>
          <w:lang w:val="en-US"/>
        </w:rPr>
        <w:instrText>ϵ</w:instrText>
      </w:r>
      <w:r w:rsidR="006C4F98">
        <w:rPr>
          <w:szCs w:val="22"/>
          <w:lang w:val="en-US"/>
        </w:rPr>
        <w:instrText xml:space="preserve">C} where f is an act, u is a von Neumann-Morgenstern utility over outcomes, and C is a closed and convex set of finitely additive probability measures on the states of nature. In addition to the usual assumptions on the preference relation as transitivity, completeness, continuity and monotonicity, we assume uncertainty aversion and certainty-independence. The last condition is a new one and is a weakening of the classical independence axiom: It requires that an act f is preferred to an act g if and only if the mixture of f and any constant act h is preferred to the same mixture of g and h. If non-degeneracy of the preference relation is also assumed, the convex set of priors C is uniquely determined. Finally, a concept of independence in case of a non-unique prior is introduced.","container-title":"Journal of Mathematical Economics","DOI":"10.1016/0304-4068(89)90018-9","ISSN":"0304-4068","issue":"2","journalAbbreviation":"Journal of Mathematical Economics","page":"141-153","source":"ScienceDirect","title":"Maxmin expected utility with non-unique prior","volume":"18","author":[{"family":"Gilboa","given":"Itzhak"},{"family":"Schmeidler","given":"David"}],"issued":{"date-parts":[["1989",1,1]]}}}],"schema":"https://github.com/citation-style-language/schema/raw/master/csl-citation.json"} </w:instrText>
      </w:r>
      <w:r w:rsidR="001E3E13">
        <w:rPr>
          <w:szCs w:val="22"/>
          <w:lang w:val="en-US"/>
        </w:rPr>
        <w:fldChar w:fldCharType="separate"/>
      </w:r>
      <w:r w:rsidR="001E3E13" w:rsidRPr="00D94A89">
        <w:rPr>
          <w:lang w:val="en-GB"/>
        </w:rPr>
        <w:t xml:space="preserve">Gilboa &amp; </w:t>
      </w:r>
      <w:proofErr w:type="spellStart"/>
      <w:r w:rsidR="001E3E13" w:rsidRPr="00D94A89">
        <w:rPr>
          <w:lang w:val="en-GB"/>
        </w:rPr>
        <w:t>Schmeidler</w:t>
      </w:r>
      <w:proofErr w:type="spellEnd"/>
      <w:r w:rsidR="002E17DA">
        <w:rPr>
          <w:lang w:val="en-GB"/>
        </w:rPr>
        <w:t xml:space="preserve">, </w:t>
      </w:r>
      <w:r w:rsidR="001E3E13" w:rsidRPr="00D94A89">
        <w:rPr>
          <w:lang w:val="en-GB"/>
        </w:rPr>
        <w:t>1989)</w:t>
      </w:r>
      <w:r w:rsidR="001E3E13">
        <w:rPr>
          <w:szCs w:val="22"/>
          <w:lang w:val="en-US"/>
        </w:rPr>
        <w:fldChar w:fldCharType="end"/>
      </w:r>
      <w:r w:rsidR="001E3E13">
        <w:rPr>
          <w:szCs w:val="22"/>
          <w:lang w:val="en-US"/>
        </w:rPr>
        <w:t>.</w:t>
      </w:r>
      <w:r w:rsidR="00D77B90">
        <w:rPr>
          <w:szCs w:val="22"/>
          <w:lang w:val="en-US"/>
        </w:rPr>
        <w:t xml:space="preserve"> </w:t>
      </w:r>
      <w:r w:rsidR="00C76EAE">
        <w:rPr>
          <w:szCs w:val="22"/>
          <w:lang w:val="en-US"/>
        </w:rPr>
        <w:t>The</w:t>
      </w:r>
      <w:r w:rsidR="00097E52">
        <w:rPr>
          <w:szCs w:val="22"/>
          <w:lang w:val="en-US"/>
        </w:rPr>
        <w:t>se</w:t>
      </w:r>
      <w:r w:rsidR="00C76EAE">
        <w:rPr>
          <w:szCs w:val="22"/>
          <w:lang w:val="en-US"/>
        </w:rPr>
        <w:t xml:space="preserve"> model</w:t>
      </w:r>
      <w:r w:rsidR="00F035EA">
        <w:rPr>
          <w:szCs w:val="22"/>
          <w:lang w:val="en-US"/>
        </w:rPr>
        <w:t>s</w:t>
      </w:r>
      <w:r w:rsidR="00C76EAE">
        <w:rPr>
          <w:szCs w:val="22"/>
          <w:lang w:val="en-US"/>
        </w:rPr>
        <w:t xml:space="preserve"> </w:t>
      </w:r>
      <w:r w:rsidR="00234730">
        <w:rPr>
          <w:szCs w:val="22"/>
          <w:lang w:val="en-US"/>
        </w:rPr>
        <w:t>are</w:t>
      </w:r>
      <w:r w:rsidR="00C76EAE">
        <w:rPr>
          <w:szCs w:val="22"/>
          <w:lang w:val="en-US"/>
        </w:rPr>
        <w:t xml:space="preserve"> b</w:t>
      </w:r>
      <w:r w:rsidR="00D10B6E">
        <w:rPr>
          <w:szCs w:val="22"/>
          <w:lang w:val="en-US"/>
        </w:rPr>
        <w:t xml:space="preserve">ased on the </w:t>
      </w:r>
      <w:r w:rsidR="00B725BB">
        <w:rPr>
          <w:szCs w:val="22"/>
          <w:lang w:val="en-US"/>
        </w:rPr>
        <w:t>assumption</w:t>
      </w:r>
      <w:r w:rsidR="00D10B6E">
        <w:rPr>
          <w:szCs w:val="22"/>
          <w:lang w:val="en-US"/>
        </w:rPr>
        <w:t xml:space="preserve"> </w:t>
      </w:r>
      <w:r w:rsidR="00FB532F">
        <w:rPr>
          <w:szCs w:val="22"/>
          <w:lang w:val="en-US"/>
        </w:rPr>
        <w:t xml:space="preserve">that </w:t>
      </w:r>
      <w:r w:rsidR="00493AEC">
        <w:rPr>
          <w:szCs w:val="22"/>
          <w:lang w:val="en-US"/>
        </w:rPr>
        <w:t>preferences can be</w:t>
      </w:r>
      <w:r w:rsidR="00716A57">
        <w:rPr>
          <w:szCs w:val="22"/>
          <w:lang w:val="en-US"/>
        </w:rPr>
        <w:t xml:space="preserve"> represented</w:t>
      </w:r>
      <w:r w:rsidR="00493AEC">
        <w:rPr>
          <w:szCs w:val="22"/>
          <w:lang w:val="en-US"/>
        </w:rPr>
        <w:t xml:space="preserve"> by a set </w:t>
      </w:r>
      <m:oMath>
        <m:r>
          <m:rPr>
            <m:scr m:val="script"/>
          </m:rPr>
          <w:rPr>
            <w:rFonts w:ascii="Cambria Math" w:hAnsi="Cambria Math"/>
            <w:szCs w:val="22"/>
            <w:lang w:val="en-US"/>
          </w:rPr>
          <m:t>P</m:t>
        </m:r>
      </m:oMath>
      <w:r w:rsidR="008A76DD">
        <w:rPr>
          <w:szCs w:val="22"/>
          <w:lang w:val="en-US"/>
        </w:rPr>
        <w:t xml:space="preserve"> </w:t>
      </w:r>
      <w:r w:rsidR="00493AEC">
        <w:rPr>
          <w:szCs w:val="22"/>
          <w:lang w:val="en-US"/>
        </w:rPr>
        <w:t>of beliefs</w:t>
      </w:r>
      <w:r w:rsidR="00292215">
        <w:rPr>
          <w:szCs w:val="22"/>
          <w:lang w:val="en-US"/>
        </w:rPr>
        <w:t xml:space="preserve"> </w:t>
      </w:r>
      <w:r w:rsidR="007E43D1">
        <w:rPr>
          <w:szCs w:val="22"/>
          <w:lang w:val="en-US"/>
        </w:rPr>
        <w:t>(</w:t>
      </w:r>
      <w:r w:rsidR="00FD228A">
        <w:rPr>
          <w:szCs w:val="22"/>
          <w:lang w:val="en-US"/>
        </w:rPr>
        <w:t xml:space="preserve">i.e., </w:t>
      </w:r>
      <w:r w:rsidR="007E43D1">
        <w:rPr>
          <w:szCs w:val="22"/>
          <w:lang w:val="en-US"/>
        </w:rPr>
        <w:t>probabilities) of different events</w:t>
      </w:r>
      <w:r w:rsidR="00716A57">
        <w:rPr>
          <w:szCs w:val="22"/>
          <w:lang w:val="en-US"/>
        </w:rPr>
        <w:t xml:space="preserve">, and </w:t>
      </w:r>
      <w:r w:rsidR="00EE7DF7">
        <w:rPr>
          <w:szCs w:val="22"/>
          <w:lang w:val="en-US"/>
        </w:rPr>
        <w:t>that ambiguity can then be described by the size of the belief set</w:t>
      </w:r>
      <w:r w:rsidR="00C76EAE">
        <w:rPr>
          <w:szCs w:val="22"/>
          <w:lang w:val="en-US"/>
        </w:rPr>
        <w:t xml:space="preserve"> </w:t>
      </w:r>
      <w:r w:rsidR="00C76EAE">
        <w:rPr>
          <w:szCs w:val="22"/>
          <w:lang w:val="en-US"/>
        </w:rPr>
        <w:fldChar w:fldCharType="begin"/>
      </w:r>
      <w:r w:rsidR="00C76EAE">
        <w:rPr>
          <w:szCs w:val="22"/>
          <w:lang w:val="en-US"/>
        </w:rPr>
        <w:instrText xml:space="preserve"> ADDIN ZOTERO_ITEM CSL_CITATION {"citationID":"JFHkN1B6","properties":{"formattedCitation":"(Gilboa &amp; Schmeidler, 1989)","plainCitation":"(Gilboa &amp; Schmeidler, 1989)","noteIndex":0},"citationItems":[{"id":127031,"uris":["http://zotero.org/users/14812719/items/XIXU42T8"],"itemData":{"id":127031,"type":"article-journal","abstract":"Acts are functions from states of nature into finite-support distributions over a set of ‘deterministic outcomes’. We characterize preference relations over acts which have a numerical representation by the functional J(f)=min&gt;{∫u</w:instrText>
      </w:r>
      <w:r w:rsidR="00C76EAE">
        <w:rPr>
          <w:rFonts w:ascii="Cambria Math" w:hAnsi="Cambria Math" w:cs="Cambria Math"/>
          <w:szCs w:val="22"/>
          <w:lang w:val="en-US"/>
        </w:rPr>
        <w:instrText>∘</w:instrText>
      </w:r>
      <w:r w:rsidR="00C76EAE">
        <w:rPr>
          <w:szCs w:val="22"/>
          <w:lang w:val="en-US"/>
        </w:rPr>
        <w:instrText xml:space="preserve"> f dP</w:instrText>
      </w:r>
      <w:r w:rsidR="00C76EAE">
        <w:rPr>
          <w:rFonts w:ascii="Times New Roman" w:hAnsi="Times New Roman"/>
          <w:szCs w:val="22"/>
          <w:lang w:val="en-US"/>
        </w:rPr>
        <w:instrText>¦</w:instrText>
      </w:r>
      <w:r w:rsidR="00C76EAE">
        <w:rPr>
          <w:szCs w:val="22"/>
          <w:lang w:val="en-US"/>
        </w:rPr>
        <w:instrText>P</w:instrText>
      </w:r>
      <w:r w:rsidR="00C76EAE">
        <w:rPr>
          <w:rFonts w:ascii="Times New Roman" w:hAnsi="Times New Roman"/>
          <w:szCs w:val="22"/>
          <w:lang w:val="en-US"/>
        </w:rPr>
        <w:instrText>ϵ</w:instrText>
      </w:r>
      <w:r w:rsidR="00C76EAE">
        <w:rPr>
          <w:szCs w:val="22"/>
          <w:lang w:val="en-US"/>
        </w:rPr>
        <w:instrText xml:space="preserve">C} where f is an act, u is a von Neumann-Morgenstern utility over outcomes, and C is a closed and convex set of finitely additive probability measures on the states of nature. In addition to the usual assumptions on the preference relation as transitivity, completeness, continuity and monotonicity, we assume uncertainty aversion and certainty-independence. The last condition is a new one and is a weakening of the classical independence axiom: It requires that an act f is preferred to an act g if and only if the mixture of f and any constant act h is preferred to the same mixture of g and h. If non-degeneracy of the preference relation is also assumed, the convex set of priors C is uniquely determined. Finally, a concept of independence in case of a non-unique prior is introduced.","container-title":"Journal of Mathematical Economics","DOI":"10.1016/0304-4068(89)90018-9","ISSN":"0304-4068","issue":"2","journalAbbreviation":"Journal of Mathematical Economics","page":"141-153","source":"ScienceDirect","title":"Maxmin expected utility with non-unique prior","volume":"18","author":[{"family":"Gilboa","given":"Itzhak"},{"family":"Schmeidler","given":"David"}],"issued":{"date-parts":[["1989",1,1]]}}}],"schema":"https://github.com/citation-style-language/schema/raw/master/csl-citation.json"} </w:instrText>
      </w:r>
      <w:r w:rsidR="00C76EAE">
        <w:rPr>
          <w:szCs w:val="22"/>
          <w:lang w:val="en-US"/>
        </w:rPr>
        <w:fldChar w:fldCharType="separate"/>
      </w:r>
      <w:r w:rsidR="00C76EAE" w:rsidRPr="00BE7C3F">
        <w:rPr>
          <w:lang w:val="en-GB"/>
        </w:rPr>
        <w:t xml:space="preserve">(Gilboa &amp; </w:t>
      </w:r>
      <w:proofErr w:type="spellStart"/>
      <w:r w:rsidR="00C76EAE" w:rsidRPr="00BE7C3F">
        <w:rPr>
          <w:lang w:val="en-GB"/>
        </w:rPr>
        <w:t>Schmeidler</w:t>
      </w:r>
      <w:proofErr w:type="spellEnd"/>
      <w:r w:rsidR="00C76EAE" w:rsidRPr="00BE7C3F">
        <w:rPr>
          <w:lang w:val="en-GB"/>
        </w:rPr>
        <w:t>, 1989)</w:t>
      </w:r>
      <w:r w:rsidR="00C76EAE">
        <w:rPr>
          <w:szCs w:val="22"/>
          <w:lang w:val="en-US"/>
        </w:rPr>
        <w:fldChar w:fldCharType="end"/>
      </w:r>
      <w:r w:rsidR="00234730">
        <w:rPr>
          <w:szCs w:val="22"/>
          <w:lang w:val="en-US"/>
        </w:rPr>
        <w:t xml:space="preserve">. </w:t>
      </w:r>
      <w:r w:rsidR="00A16997">
        <w:rPr>
          <w:szCs w:val="22"/>
          <w:lang w:val="en-US"/>
        </w:rPr>
        <w:t xml:space="preserve">The decision-maker has then multiple </w:t>
      </w:r>
      <w:r w:rsidR="00887D14">
        <w:rPr>
          <w:szCs w:val="22"/>
          <w:lang w:val="en-US"/>
        </w:rPr>
        <w:t>subjective pro</w:t>
      </w:r>
      <w:r w:rsidR="007F3661">
        <w:rPr>
          <w:szCs w:val="22"/>
          <w:lang w:val="en-US"/>
        </w:rPr>
        <w:t>b</w:t>
      </w:r>
      <w:r w:rsidR="00887D14">
        <w:rPr>
          <w:szCs w:val="22"/>
          <w:lang w:val="en-US"/>
        </w:rPr>
        <w:t>abilities</w:t>
      </w:r>
      <w:r w:rsidR="00A16997">
        <w:rPr>
          <w:szCs w:val="22"/>
          <w:lang w:val="en-US"/>
        </w:rPr>
        <w:t xml:space="preserve"> </w:t>
      </w:r>
      <m:oMath>
        <m:r>
          <w:rPr>
            <w:rFonts w:ascii="Cambria Math" w:hAnsi="Cambria Math"/>
            <w:szCs w:val="22"/>
            <w:lang w:val="en-US"/>
          </w:rPr>
          <m:t>P</m:t>
        </m:r>
        <m:r>
          <m:rPr>
            <m:sty m:val="p"/>
          </m:rPr>
          <w:rPr>
            <w:rFonts w:ascii="Cambria Math" w:hAnsi="Cambria Math"/>
            <w:szCs w:val="22"/>
            <w:lang w:val="en-US"/>
          </w:rPr>
          <m:t>∈</m:t>
        </m:r>
        <m:r>
          <m:rPr>
            <m:scr m:val="script"/>
          </m:rPr>
          <w:rPr>
            <w:rFonts w:ascii="Cambria Math" w:hAnsi="Cambria Math"/>
            <w:szCs w:val="22"/>
            <w:lang w:val="en-US"/>
          </w:rPr>
          <m:t>P</m:t>
        </m:r>
      </m:oMath>
      <w:r w:rsidR="00EC6859">
        <w:rPr>
          <w:szCs w:val="22"/>
          <w:lang w:val="en-US"/>
        </w:rPr>
        <w:t xml:space="preserve"> </w:t>
      </w:r>
      <w:r w:rsidR="007F3661">
        <w:rPr>
          <w:szCs w:val="22"/>
          <w:lang w:val="en-US"/>
        </w:rPr>
        <w:t>(or multiple priors)</w:t>
      </w:r>
      <w:r w:rsidR="003F487C">
        <w:rPr>
          <w:szCs w:val="22"/>
          <w:lang w:val="en-US"/>
        </w:rPr>
        <w:t>.</w:t>
      </w:r>
      <w:r w:rsidR="00B02FCA">
        <w:rPr>
          <w:szCs w:val="22"/>
          <w:lang w:val="en-US"/>
        </w:rPr>
        <w:t xml:space="preserve"> </w:t>
      </w:r>
      <w:r w:rsidR="00E327F4">
        <w:rPr>
          <w:szCs w:val="22"/>
          <w:lang w:val="en-US"/>
        </w:rPr>
        <w:t>I</w:t>
      </w:r>
      <w:r w:rsidR="00062618">
        <w:rPr>
          <w:szCs w:val="22"/>
          <w:lang w:val="en-US"/>
        </w:rPr>
        <w:t>f</w:t>
      </w:r>
      <w:r w:rsidR="00B02FCA">
        <w:rPr>
          <w:szCs w:val="22"/>
          <w:lang w:val="en-US"/>
        </w:rPr>
        <w:t xml:space="preserve"> </w:t>
      </w:r>
      <w:r w:rsidR="00E9511F">
        <w:rPr>
          <w:szCs w:val="22"/>
          <w:lang w:val="en-US"/>
        </w:rPr>
        <w:t xml:space="preserve">the set </w:t>
      </w:r>
      <m:oMath>
        <m:r>
          <m:rPr>
            <m:scr m:val="script"/>
          </m:rPr>
          <w:rPr>
            <w:rFonts w:ascii="Cambria Math" w:hAnsi="Cambria Math"/>
            <w:szCs w:val="22"/>
            <w:lang w:val="en-US"/>
          </w:rPr>
          <m:t>P</m:t>
        </m:r>
      </m:oMath>
      <w:r w:rsidR="00E9511F">
        <w:rPr>
          <w:szCs w:val="22"/>
          <w:lang w:val="en-US"/>
        </w:rPr>
        <w:t xml:space="preserve"> is a singleton, </w:t>
      </w:r>
      <w:r w:rsidR="00062618">
        <w:rPr>
          <w:szCs w:val="22"/>
          <w:lang w:val="en-US"/>
        </w:rPr>
        <w:t>the decision-maker perceive</w:t>
      </w:r>
      <w:r w:rsidR="00CB12F1">
        <w:rPr>
          <w:szCs w:val="22"/>
          <w:lang w:val="en-US"/>
        </w:rPr>
        <w:t>s</w:t>
      </w:r>
      <w:r w:rsidR="00062618">
        <w:rPr>
          <w:szCs w:val="22"/>
          <w:lang w:val="en-US"/>
        </w:rPr>
        <w:t xml:space="preserve"> no ambiguity</w:t>
      </w:r>
      <w:r w:rsidR="000C0834">
        <w:rPr>
          <w:szCs w:val="22"/>
          <w:lang w:val="en-US"/>
        </w:rPr>
        <w:t xml:space="preserve"> and the </w:t>
      </w:r>
      <w:r w:rsidR="005D2A63">
        <w:rPr>
          <w:szCs w:val="22"/>
          <w:lang w:val="en-US"/>
        </w:rPr>
        <w:t>model reduce</w:t>
      </w:r>
      <w:r w:rsidR="00A53A2C">
        <w:rPr>
          <w:szCs w:val="22"/>
          <w:lang w:val="en-US"/>
        </w:rPr>
        <w:t>s</w:t>
      </w:r>
      <w:r w:rsidR="005D2A63">
        <w:rPr>
          <w:szCs w:val="22"/>
          <w:lang w:val="en-US"/>
        </w:rPr>
        <w:t xml:space="preserve"> to the standard Subjective Exp</w:t>
      </w:r>
      <w:r w:rsidR="008A7604">
        <w:rPr>
          <w:szCs w:val="22"/>
          <w:lang w:val="en-US"/>
        </w:rPr>
        <w:t>ected Utility model.</w:t>
      </w:r>
      <w:r w:rsidR="00FB30A2">
        <w:rPr>
          <w:szCs w:val="22"/>
          <w:lang w:val="en-US"/>
        </w:rPr>
        <w:t xml:space="preserve"> </w:t>
      </w:r>
      <w:r w:rsidR="00300E95">
        <w:rPr>
          <w:szCs w:val="22"/>
          <w:lang w:val="en-US"/>
        </w:rPr>
        <w:t>Moreover, t</w:t>
      </w:r>
      <w:r w:rsidR="00FB30A2">
        <w:rPr>
          <w:szCs w:val="22"/>
          <w:lang w:val="en-US"/>
        </w:rPr>
        <w:t xml:space="preserve">he </w:t>
      </w:r>
      <m:oMath>
        <m:r>
          <m:rPr>
            <m:sty m:val="p"/>
          </m:rPr>
          <w:rPr>
            <w:rFonts w:ascii="Cambria Math" w:hAnsi="Cambria Math"/>
            <w:szCs w:val="22"/>
            <w:lang w:val="en-US"/>
          </w:rPr>
          <m:t>α</m:t>
        </m:r>
      </m:oMath>
      <w:r w:rsidR="008A7604">
        <w:rPr>
          <w:szCs w:val="22"/>
          <w:lang w:val="en-US"/>
        </w:rPr>
        <w:t>EU</w:t>
      </w:r>
      <w:r w:rsidR="00FB30A2">
        <w:rPr>
          <w:szCs w:val="22"/>
          <w:lang w:val="en-US"/>
        </w:rPr>
        <w:t xml:space="preserve"> model introduces a parameter </w:t>
      </w:r>
      <m:oMath>
        <m:r>
          <w:rPr>
            <w:rFonts w:ascii="Cambria Math" w:hAnsi="Cambria Math"/>
            <w:szCs w:val="22"/>
            <w:lang w:val="en-US"/>
          </w:rPr>
          <m:t>(α)</m:t>
        </m:r>
      </m:oMath>
      <w:r w:rsidR="00FB30A2">
        <w:rPr>
          <w:szCs w:val="22"/>
          <w:lang w:val="en-US"/>
        </w:rPr>
        <w:t xml:space="preserve"> that capture the degree of ambiguity attitudes. Decisions are then made on the basis of a weighted average of the minimum </w:t>
      </w:r>
      <w:r w:rsidR="00526D74">
        <w:rPr>
          <w:szCs w:val="22"/>
          <w:lang w:val="en-US"/>
        </w:rPr>
        <w:t xml:space="preserve">(worst case) </w:t>
      </w:r>
      <w:r w:rsidR="000A72B5">
        <w:rPr>
          <w:szCs w:val="22"/>
          <w:lang w:val="en-US"/>
        </w:rPr>
        <w:t xml:space="preserve">and the maximum </w:t>
      </w:r>
      <w:r w:rsidR="00526D74">
        <w:rPr>
          <w:szCs w:val="22"/>
          <w:lang w:val="en-US"/>
        </w:rPr>
        <w:t xml:space="preserve">(best case) </w:t>
      </w:r>
      <w:r w:rsidR="00FB30A2">
        <w:rPr>
          <w:szCs w:val="22"/>
          <w:lang w:val="en-US"/>
        </w:rPr>
        <w:t xml:space="preserve">expected utility over the set </w:t>
      </w:r>
      <m:oMath>
        <m:r>
          <m:rPr>
            <m:scr m:val="script"/>
          </m:rPr>
          <w:rPr>
            <w:rFonts w:ascii="Cambria Math" w:hAnsi="Cambria Math"/>
            <w:szCs w:val="22"/>
            <w:lang w:val="en-US"/>
          </w:rPr>
          <m:t>P</m:t>
        </m:r>
      </m:oMath>
      <w:r w:rsidR="00FB30A2">
        <w:rPr>
          <w:szCs w:val="22"/>
          <w:lang w:val="en-US"/>
        </w:rPr>
        <w:t xml:space="preserve"> of probabilities:</w:t>
      </w:r>
    </w:p>
    <w:p w14:paraId="32E0FA93" w14:textId="0DFC02FD" w:rsidR="00960C53" w:rsidRDefault="00000000" w:rsidP="002366B9">
      <w:pPr>
        <w:spacing w:line="360" w:lineRule="auto"/>
        <w:jc w:val="both"/>
        <w:rPr>
          <w:szCs w:val="22"/>
          <w:lang w:val="en-US"/>
        </w:rPr>
      </w:pPr>
      <m:oMathPara>
        <m:oMath>
          <m:eqArr>
            <m:eqArrPr>
              <m:maxDist m:val="1"/>
              <m:ctrlPr>
                <w:rPr>
                  <w:rFonts w:ascii="Cambria Math" w:hAnsi="Cambria Math"/>
                  <w:i/>
                  <w:iCs/>
                </w:rPr>
              </m:ctrlPr>
            </m:eqArrPr>
            <m:e>
              <m:r>
                <w:rPr>
                  <w:rFonts w:ascii="Cambria Math" w:hAnsi="Cambria Math"/>
                  <w:szCs w:val="22"/>
                  <w:lang w:val="en-US"/>
                </w:rPr>
                <m:t xml:space="preserve">max </m:t>
              </m:r>
              <m:r>
                <m:rPr>
                  <m:sty m:val="p"/>
                </m:rPr>
                <w:rPr>
                  <w:rFonts w:ascii="Cambria Math" w:hAnsi="Cambria Math"/>
                  <w:szCs w:val="22"/>
                  <w:lang w:val="en-US"/>
                </w:rPr>
                <m:t>U</m:t>
              </m:r>
              <m:func>
                <m:funcPr>
                  <m:ctrlPr>
                    <w:rPr>
                      <w:rFonts w:ascii="Cambria Math" w:hAnsi="Cambria Math"/>
                      <w:i/>
                      <w:iCs/>
                    </w:rPr>
                  </m:ctrlPr>
                </m:funcPr>
                <m:fName>
                  <m:r>
                    <w:rPr>
                      <w:rFonts w:ascii="Cambria Math" w:hAnsi="Cambria Math"/>
                      <w:lang w:val="en-GB"/>
                    </w:rPr>
                    <m:t>=</m:t>
                  </m:r>
                </m:fName>
                <m:e>
                  <m:r>
                    <w:rPr>
                      <w:rFonts w:ascii="Cambria Math" w:hAnsi="Cambria Math"/>
                      <w:szCs w:val="22"/>
                      <w:lang w:val="en-US"/>
                    </w:rPr>
                    <m:t>α</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szCs w:val="22"/>
                              <w:lang w:val="en-US"/>
                            </w:rPr>
                            <m:t>P</m:t>
                          </m:r>
                          <m:r>
                            <m:rPr>
                              <m:sty m:val="p"/>
                            </m:rPr>
                            <w:rPr>
                              <w:rFonts w:ascii="Cambria Math" w:hAnsi="Cambria Math"/>
                              <w:szCs w:val="22"/>
                              <w:lang w:val="en-US"/>
                            </w:rPr>
                            <m:t>∈</m:t>
                          </m:r>
                          <m:r>
                            <m:rPr>
                              <m:scr m:val="script"/>
                            </m:rPr>
                            <w:rPr>
                              <w:rFonts w:ascii="Cambria Math" w:hAnsi="Cambria Math"/>
                              <w:szCs w:val="22"/>
                              <w:lang w:val="en-US"/>
                            </w:rPr>
                            <m:t>P</m:t>
                          </m:r>
                        </m:lim>
                      </m:limLow>
                    </m:fName>
                    <m:e>
                      <m:sSup>
                        <m:sSupPr>
                          <m:ctrlPr>
                            <w:rPr>
                              <w:rFonts w:ascii="Cambria Math" w:hAnsi="Cambria Math"/>
                              <w:i/>
                            </w:rPr>
                          </m:ctrlPr>
                        </m:sSupPr>
                        <m:e>
                          <m:r>
                            <w:rPr>
                              <w:rFonts w:ascii="Cambria Math" w:hAnsi="Cambria Math"/>
                            </w:rPr>
                            <m:t>E</m:t>
                          </m:r>
                        </m:e>
                        <m:sup>
                          <m:r>
                            <w:rPr>
                              <w:rFonts w:ascii="Cambria Math" w:hAnsi="Cambria Math"/>
                              <w:szCs w:val="22"/>
                              <w:lang w:val="en-US"/>
                            </w:rPr>
                            <m:t>P</m:t>
                          </m:r>
                        </m:sup>
                      </m:sSup>
                      <m:r>
                        <w:rPr>
                          <w:rFonts w:ascii="Cambria Math" w:hAnsi="Cambria Math"/>
                        </w:rPr>
                        <m:t>U</m:t>
                      </m:r>
                      <m:d>
                        <m:dPr>
                          <m:ctrlPr>
                            <w:rPr>
                              <w:rFonts w:ascii="Cambria Math" w:hAnsi="Cambria Math"/>
                              <w:i/>
                              <w:iCs/>
                            </w:rPr>
                          </m:ctrlPr>
                        </m:dPr>
                        <m:e>
                          <m:r>
                            <w:rPr>
                              <w:rFonts w:ascii="Cambria Math" w:hAnsi="Cambria Math"/>
                            </w:rPr>
                            <m:t>x</m:t>
                          </m:r>
                        </m:e>
                      </m:d>
                    </m:e>
                  </m:func>
                  <m:r>
                    <w:rPr>
                      <w:rFonts w:ascii="Cambria Math" w:hAnsi="Cambria Math"/>
                      <w:lang w:val="en-GB"/>
                    </w:rPr>
                    <m:t>+</m:t>
                  </m:r>
                  <m:d>
                    <m:dPr>
                      <m:ctrlPr>
                        <w:rPr>
                          <w:rFonts w:ascii="Cambria Math" w:hAnsi="Cambria Math"/>
                          <w:i/>
                        </w:rPr>
                      </m:ctrlPr>
                    </m:dPr>
                    <m:e>
                      <m:r>
                        <w:rPr>
                          <w:rFonts w:ascii="Cambria Math" w:hAnsi="Cambria Math"/>
                          <w:lang w:val="en-GB"/>
                        </w:rPr>
                        <m:t>1-</m:t>
                      </m:r>
                      <m:r>
                        <w:rPr>
                          <w:rFonts w:ascii="Cambria Math" w:hAnsi="Cambria Math"/>
                          <w:szCs w:val="22"/>
                          <w:lang w:val="en-US"/>
                        </w:rPr>
                        <m:t>α</m:t>
                      </m:r>
                      <m:ctrlPr>
                        <w:rPr>
                          <w:rFonts w:ascii="Cambria Math" w:hAnsi="Cambria Math"/>
                          <w:szCs w:val="22"/>
                          <w:lang w:val="en-US"/>
                        </w:rPr>
                      </m:ctrlPr>
                    </m:e>
                  </m:d>
                  <m:r>
                    <w:rPr>
                      <w:rFonts w:ascii="Cambria Math" w:hAnsi="Cambria Math"/>
                    </w:rPr>
                    <m:t xml:space="preserve"> </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szCs w:val="22"/>
                              <w:lang w:val="en-US"/>
                            </w:rPr>
                            <m:t>P</m:t>
                          </m:r>
                          <m:r>
                            <m:rPr>
                              <m:sty m:val="p"/>
                            </m:rPr>
                            <w:rPr>
                              <w:rFonts w:ascii="Cambria Math" w:hAnsi="Cambria Math"/>
                              <w:szCs w:val="22"/>
                              <w:lang w:val="en-US"/>
                            </w:rPr>
                            <m:t>∈</m:t>
                          </m:r>
                          <m:r>
                            <m:rPr>
                              <m:scr m:val="script"/>
                            </m:rPr>
                            <w:rPr>
                              <w:rFonts w:ascii="Cambria Math" w:hAnsi="Cambria Math"/>
                              <w:szCs w:val="22"/>
                              <w:lang w:val="en-US"/>
                            </w:rPr>
                            <m:t>P</m:t>
                          </m:r>
                        </m:lim>
                      </m:limLow>
                    </m:fName>
                    <m:e>
                      <m:sSup>
                        <m:sSupPr>
                          <m:ctrlPr>
                            <w:rPr>
                              <w:rFonts w:ascii="Cambria Math" w:hAnsi="Cambria Math"/>
                              <w:i/>
                            </w:rPr>
                          </m:ctrlPr>
                        </m:sSupPr>
                        <m:e>
                          <m:r>
                            <w:rPr>
                              <w:rFonts w:ascii="Cambria Math" w:hAnsi="Cambria Math"/>
                            </w:rPr>
                            <m:t>E</m:t>
                          </m:r>
                        </m:e>
                        <m:sup>
                          <m:r>
                            <w:rPr>
                              <w:rFonts w:ascii="Cambria Math" w:hAnsi="Cambria Math"/>
                              <w:szCs w:val="22"/>
                              <w:lang w:val="en-US"/>
                            </w:rPr>
                            <m:t>P</m:t>
                          </m:r>
                        </m:sup>
                      </m:sSup>
                      <m:r>
                        <w:rPr>
                          <w:rFonts w:ascii="Cambria Math" w:hAnsi="Cambria Math"/>
                        </w:rPr>
                        <m:t>U</m:t>
                      </m:r>
                      <m:d>
                        <m:dPr>
                          <m:ctrlPr>
                            <w:rPr>
                              <w:rFonts w:ascii="Cambria Math" w:hAnsi="Cambria Math"/>
                              <w:i/>
                              <w:iCs/>
                            </w:rPr>
                          </m:ctrlPr>
                        </m:dPr>
                        <m:e>
                          <m:r>
                            <w:rPr>
                              <w:rFonts w:ascii="Cambria Math" w:hAnsi="Cambria Math"/>
                            </w:rPr>
                            <m:t>x</m:t>
                          </m:r>
                        </m:e>
                      </m:d>
                    </m:e>
                  </m:func>
                </m:e>
              </m:func>
              <m:r>
                <w:rPr>
                  <w:rFonts w:ascii="Cambria Math" w:hAnsi="Cambria Math"/>
                  <w:szCs w:val="22"/>
                  <w:lang w:val="en-US"/>
                </w:rPr>
                <m:t>#</m:t>
              </m:r>
              <m:d>
                <m:dPr>
                  <m:ctrlPr>
                    <w:rPr>
                      <w:rFonts w:ascii="Cambria Math" w:hAnsi="Cambria Math"/>
                      <w:i/>
                      <w:iCs/>
                    </w:rPr>
                  </m:ctrlPr>
                </m:dPr>
                <m:e>
                  <m:r>
                    <w:rPr>
                      <w:rFonts w:ascii="Cambria Math" w:hAnsi="Cambria Math"/>
                      <w:lang w:val="en-GB"/>
                    </w:rPr>
                    <m:t>7</m:t>
                  </m:r>
                </m:e>
              </m:d>
              <m:ctrlPr>
                <w:rPr>
                  <w:rFonts w:ascii="Cambria Math" w:hAnsi="Cambria Math"/>
                  <w:i/>
                  <w:szCs w:val="22"/>
                  <w:lang w:val="en-US"/>
                </w:rPr>
              </m:ctrlPr>
            </m:e>
          </m:eqArr>
        </m:oMath>
      </m:oMathPara>
    </w:p>
    <w:p w14:paraId="419ED3B5" w14:textId="6C1B1F49" w:rsidR="002366B9" w:rsidRDefault="007667F6" w:rsidP="00827FC5">
      <w:pPr>
        <w:spacing w:line="360" w:lineRule="auto"/>
        <w:jc w:val="both"/>
        <w:rPr>
          <w:szCs w:val="22"/>
          <w:lang w:val="en-US"/>
        </w:rPr>
      </w:pPr>
      <w:r>
        <w:rPr>
          <w:szCs w:val="22"/>
          <w:lang w:val="en-US"/>
        </w:rPr>
        <w:t>w</w:t>
      </w:r>
      <w:r w:rsidR="002366B9">
        <w:rPr>
          <w:szCs w:val="22"/>
          <w:lang w:val="en-US"/>
        </w:rPr>
        <w:t xml:space="preserve">here </w:t>
      </w:r>
      <m:oMath>
        <m:r>
          <w:rPr>
            <w:rFonts w:ascii="Cambria Math" w:hAnsi="Cambria Math"/>
            <w:szCs w:val="22"/>
            <w:lang w:val="en-US"/>
          </w:rPr>
          <m:t>α</m:t>
        </m:r>
        <m:r>
          <m:rPr>
            <m:sty m:val="p"/>
          </m:rPr>
          <w:rPr>
            <w:rFonts w:ascii="Cambria Math" w:hAnsi="Cambria Math"/>
            <w:szCs w:val="22"/>
            <w:lang w:val="en-US"/>
          </w:rPr>
          <m:t>∈</m:t>
        </m:r>
        <m:d>
          <m:dPr>
            <m:begChr m:val="["/>
            <m:endChr m:val="]"/>
            <m:ctrlPr>
              <w:rPr>
                <w:rFonts w:ascii="Cambria Math" w:hAnsi="Cambria Math"/>
                <w:i/>
                <w:szCs w:val="22"/>
                <w:lang w:val="en-US"/>
              </w:rPr>
            </m:ctrlPr>
          </m:dPr>
          <m:e>
            <m:r>
              <w:rPr>
                <w:rFonts w:ascii="Cambria Math" w:hAnsi="Cambria Math"/>
                <w:szCs w:val="22"/>
                <w:lang w:val="en-US"/>
              </w:rPr>
              <m:t>0,1</m:t>
            </m:r>
          </m:e>
        </m:d>
      </m:oMath>
      <w:r w:rsidR="002366B9">
        <w:rPr>
          <w:szCs w:val="22"/>
          <w:lang w:val="en-US"/>
        </w:rPr>
        <w:t xml:space="preserve"> is the decision-maker ambiguity attitude.</w:t>
      </w:r>
      <w:r w:rsidR="00926C5A">
        <w:rPr>
          <w:szCs w:val="22"/>
          <w:lang w:val="en-US"/>
        </w:rPr>
        <w:t xml:space="preserve"> The larger</w:t>
      </w:r>
      <w:r w:rsidR="00CE7293">
        <w:rPr>
          <w:szCs w:val="22"/>
          <w:lang w:val="en-US"/>
        </w:rPr>
        <w:t xml:space="preserve"> </w:t>
      </w:r>
      <m:oMath>
        <m:r>
          <w:rPr>
            <w:rFonts w:ascii="Cambria Math" w:hAnsi="Cambria Math"/>
            <w:szCs w:val="22"/>
            <w:lang w:val="en-US"/>
          </w:rPr>
          <m:t>α</m:t>
        </m:r>
      </m:oMath>
      <w:r w:rsidR="007C3E2A">
        <w:rPr>
          <w:szCs w:val="22"/>
          <w:lang w:val="en-US"/>
        </w:rPr>
        <w:t xml:space="preserve"> is, the </w:t>
      </w:r>
      <w:r w:rsidR="004352D0">
        <w:rPr>
          <w:szCs w:val="22"/>
          <w:lang w:val="en-US"/>
        </w:rPr>
        <w:t>more the decision-maker is ambi</w:t>
      </w:r>
      <w:r w:rsidR="00F43668">
        <w:rPr>
          <w:szCs w:val="22"/>
          <w:lang w:val="en-US"/>
        </w:rPr>
        <w:t>guity averse</w:t>
      </w:r>
      <w:r w:rsidR="00930B14">
        <w:rPr>
          <w:szCs w:val="22"/>
          <w:lang w:val="en-US"/>
        </w:rPr>
        <w:t>,</w:t>
      </w:r>
      <w:r w:rsidR="00F43668">
        <w:rPr>
          <w:szCs w:val="22"/>
          <w:lang w:val="en-US"/>
        </w:rPr>
        <w:t xml:space="preserve"> and the larger the weight on the pessimistic evaluation</w:t>
      </w:r>
      <w:r w:rsidR="00662729">
        <w:rPr>
          <w:szCs w:val="22"/>
          <w:lang w:val="en-US"/>
        </w:rPr>
        <w:t>.</w:t>
      </w:r>
      <w:r w:rsidR="004352D0">
        <w:rPr>
          <w:szCs w:val="22"/>
          <w:lang w:val="en-US"/>
        </w:rPr>
        <w:t xml:space="preserve"> </w:t>
      </w:r>
      <w:r w:rsidR="00372E20">
        <w:rPr>
          <w:szCs w:val="22"/>
          <w:lang w:val="en-US"/>
        </w:rPr>
        <w:t>In t</w:t>
      </w:r>
      <w:r w:rsidR="00945D95">
        <w:rPr>
          <w:szCs w:val="22"/>
          <w:lang w:val="en-US"/>
        </w:rPr>
        <w:t xml:space="preserve">he special case </w:t>
      </w:r>
      <w:r w:rsidR="00663D78">
        <w:rPr>
          <w:szCs w:val="22"/>
          <w:lang w:val="en-US"/>
        </w:rPr>
        <w:t>where</w:t>
      </w:r>
      <w:r w:rsidR="00945D95">
        <w:rPr>
          <w:szCs w:val="22"/>
          <w:lang w:val="en-US"/>
        </w:rPr>
        <w:t xml:space="preserve"> </w:t>
      </w:r>
      <m:oMath>
        <m:r>
          <w:rPr>
            <w:rFonts w:ascii="Cambria Math" w:hAnsi="Cambria Math"/>
            <w:szCs w:val="22"/>
            <w:lang w:val="en-US"/>
          </w:rPr>
          <m:t>α=1</m:t>
        </m:r>
      </m:oMath>
      <w:r w:rsidR="00663D78">
        <w:rPr>
          <w:szCs w:val="22"/>
          <w:lang w:val="en-US"/>
        </w:rPr>
        <w:t xml:space="preserve">, the model </w:t>
      </w:r>
      <w:r w:rsidR="00C97D28">
        <w:rPr>
          <w:szCs w:val="22"/>
          <w:lang w:val="en-US"/>
        </w:rPr>
        <w:t xml:space="preserve">reduces to the </w:t>
      </w:r>
      <w:proofErr w:type="spellStart"/>
      <w:r w:rsidR="00C97D28">
        <w:rPr>
          <w:szCs w:val="22"/>
          <w:lang w:val="en-US"/>
        </w:rPr>
        <w:t>MaxMin</w:t>
      </w:r>
      <w:proofErr w:type="spellEnd"/>
      <w:r w:rsidR="00C97D28">
        <w:rPr>
          <w:szCs w:val="22"/>
          <w:lang w:val="en-US"/>
        </w:rPr>
        <w:t xml:space="preserve"> model </w:t>
      </w:r>
      <w:r w:rsidR="00E837F2">
        <w:rPr>
          <w:szCs w:val="22"/>
          <w:lang w:val="en-US"/>
        </w:rPr>
        <w:t>of</w:t>
      </w:r>
      <w:r w:rsidR="00C97D28">
        <w:rPr>
          <w:szCs w:val="22"/>
          <w:lang w:val="en-US"/>
        </w:rPr>
        <w:t xml:space="preserve"> </w:t>
      </w:r>
      <w:r w:rsidR="00C97D28">
        <w:rPr>
          <w:szCs w:val="22"/>
          <w:lang w:val="en-US"/>
        </w:rPr>
        <w:fldChar w:fldCharType="begin"/>
      </w:r>
      <w:r w:rsidR="006C4F98">
        <w:rPr>
          <w:szCs w:val="22"/>
          <w:lang w:val="en-US"/>
        </w:rPr>
        <w:instrText xml:space="preserve"> ADDIN ZOTERO_ITEM CSL_CITATION {"citationID":"0vqeN8yM","properties":{"formattedCitation":"(Gilboa &amp; Schmeidler, 1989)","plainCitation":"(Gilboa &amp; Schmeidler, 1989)","dontUpdate":true,"noteIndex":0},"citationItems":[{"id":127031,"uris":["http://zotero.org/users/14812719/items/XIXU42T8"],"itemData":{"id":127031,"type":"article-journal","abstract":"Acts are functions from states of nature into finite-support distributions over a set of ‘deterministic outcomes’. We characterize preference relations over acts which have a numerical representation by the functional J(f)=min&gt;{∫u</w:instrText>
      </w:r>
      <w:r w:rsidR="006C4F98">
        <w:rPr>
          <w:rFonts w:ascii="Cambria Math" w:hAnsi="Cambria Math" w:cs="Cambria Math"/>
          <w:szCs w:val="22"/>
          <w:lang w:val="en-US"/>
        </w:rPr>
        <w:instrText>∘</w:instrText>
      </w:r>
      <w:r w:rsidR="006C4F98">
        <w:rPr>
          <w:szCs w:val="22"/>
          <w:lang w:val="en-US"/>
        </w:rPr>
        <w:instrText xml:space="preserve"> f dP</w:instrText>
      </w:r>
      <w:r w:rsidR="006C4F98">
        <w:rPr>
          <w:rFonts w:ascii="Times New Roman" w:hAnsi="Times New Roman"/>
          <w:szCs w:val="22"/>
          <w:lang w:val="en-US"/>
        </w:rPr>
        <w:instrText>¦</w:instrText>
      </w:r>
      <w:r w:rsidR="006C4F98">
        <w:rPr>
          <w:szCs w:val="22"/>
          <w:lang w:val="en-US"/>
        </w:rPr>
        <w:instrText>P</w:instrText>
      </w:r>
      <w:r w:rsidR="006C4F98">
        <w:rPr>
          <w:rFonts w:ascii="Times New Roman" w:hAnsi="Times New Roman"/>
          <w:szCs w:val="22"/>
          <w:lang w:val="en-US"/>
        </w:rPr>
        <w:instrText>ϵ</w:instrText>
      </w:r>
      <w:r w:rsidR="006C4F98">
        <w:rPr>
          <w:szCs w:val="22"/>
          <w:lang w:val="en-US"/>
        </w:rPr>
        <w:instrText xml:space="preserve">C} where f is an act, u is a von Neumann-Morgenstern utility over outcomes, and C is a closed and convex set of finitely additive probability measures on the states of nature. In addition to the usual assumptions on the preference relation as transitivity, completeness, continuity and monotonicity, we assume uncertainty aversion and certainty-independence. The last condition is a new one and is a weakening of the classical independence axiom: It requires that an act f is preferred to an act g if and only if the mixture of f and any constant act h is preferred to the same mixture of g and h. If non-degeneracy of the preference relation is also assumed, the convex set of priors C is uniquely determined. Finally, a concept of independence in case of a non-unique prior is introduced.","container-title":"Journal of Mathematical Economics","DOI":"10.1016/0304-4068(89)90018-9","ISSN":"0304-4068","issue":"2","journalAbbreviation":"Journal of Mathematical Economics","page":"141-153","source":"ScienceDirect","title":"Maxmin expected utility with non-unique prior","volume":"18","author":[{"family":"Gilboa","given":"Itzhak"},{"family":"Schmeidler","given":"David"}],"issued":{"date-parts":[["1989",1,1]]}}}],"schema":"https://github.com/citation-style-language/schema/raw/master/csl-citation.json"} </w:instrText>
      </w:r>
      <w:r w:rsidR="00C97D28">
        <w:rPr>
          <w:szCs w:val="22"/>
          <w:lang w:val="en-US"/>
        </w:rPr>
        <w:fldChar w:fldCharType="separate"/>
      </w:r>
      <w:r w:rsidR="00C97D28" w:rsidRPr="00BE7C3F">
        <w:rPr>
          <w:lang w:val="en-GB"/>
        </w:rPr>
        <w:t xml:space="preserve">Gilboa &amp; </w:t>
      </w:r>
      <w:proofErr w:type="spellStart"/>
      <w:r w:rsidR="00C97D28" w:rsidRPr="00BE7C3F">
        <w:rPr>
          <w:lang w:val="en-GB"/>
        </w:rPr>
        <w:t>Schmeidler</w:t>
      </w:r>
      <w:proofErr w:type="spellEnd"/>
      <w:r w:rsidR="00C97D28" w:rsidRPr="00BE7C3F">
        <w:rPr>
          <w:lang w:val="en-GB"/>
        </w:rPr>
        <w:t xml:space="preserve"> </w:t>
      </w:r>
      <w:r w:rsidR="00E837F2">
        <w:rPr>
          <w:lang w:val="en-GB"/>
        </w:rPr>
        <w:t>(</w:t>
      </w:r>
      <w:r w:rsidR="00C97D28" w:rsidRPr="00BE7C3F">
        <w:rPr>
          <w:lang w:val="en-GB"/>
        </w:rPr>
        <w:t>1989)</w:t>
      </w:r>
      <w:r w:rsidR="00C97D28">
        <w:rPr>
          <w:szCs w:val="22"/>
          <w:lang w:val="en-US"/>
        </w:rPr>
        <w:fldChar w:fldCharType="end"/>
      </w:r>
      <w:r w:rsidR="00282E4D">
        <w:rPr>
          <w:szCs w:val="22"/>
          <w:lang w:val="en-US"/>
        </w:rPr>
        <w:t xml:space="preserve">. </w:t>
      </w:r>
    </w:p>
    <w:p w14:paraId="7D3C1D01" w14:textId="565637D8" w:rsidR="008275E2" w:rsidRDefault="008275E2" w:rsidP="005D0977">
      <w:pPr>
        <w:pStyle w:val="Heading2"/>
        <w:rPr>
          <w:lang w:val="en-US"/>
        </w:rPr>
      </w:pPr>
      <w:bookmarkStart w:id="11" w:name="_Ref206150736"/>
      <w:r>
        <w:rPr>
          <w:lang w:val="en-US"/>
        </w:rPr>
        <w:t>Decision framing</w:t>
      </w:r>
      <w:bookmarkEnd w:id="11"/>
      <w:r>
        <w:rPr>
          <w:lang w:val="en-US"/>
        </w:rPr>
        <w:t xml:space="preserve"> </w:t>
      </w:r>
    </w:p>
    <w:p w14:paraId="659AE12A" w14:textId="1891845B" w:rsidR="008275E2" w:rsidRPr="002C020B" w:rsidRDefault="008B45F3" w:rsidP="00AF40D2">
      <w:pPr>
        <w:spacing w:line="360" w:lineRule="auto"/>
        <w:jc w:val="both"/>
        <w:rPr>
          <w:szCs w:val="22"/>
          <w:lang w:val="en-US"/>
        </w:rPr>
      </w:pPr>
      <w:r>
        <w:rPr>
          <w:szCs w:val="22"/>
          <w:lang w:val="en-GB"/>
        </w:rPr>
        <w:t>Individuals</w:t>
      </w:r>
      <w:r w:rsidR="008275E2">
        <w:rPr>
          <w:szCs w:val="22"/>
          <w:lang w:val="en-GB"/>
        </w:rPr>
        <w:t xml:space="preserve"> can evaluate risky decisions using different mental framing </w:t>
      </w:r>
      <w:r w:rsidR="008275E2">
        <w:rPr>
          <w:szCs w:val="22"/>
          <w:lang w:val="en-GB"/>
        </w:rPr>
        <w:fldChar w:fldCharType="begin"/>
      </w:r>
      <w:r w:rsidR="005475C3">
        <w:rPr>
          <w:szCs w:val="22"/>
          <w:lang w:val="en-GB"/>
        </w:rPr>
        <w:instrText xml:space="preserve"> ADDIN ZOTERO_ITEM CSL_CITATION {"citationID":"JCwqmdNZ","properties":{"formattedCitation":"(Tversky &amp; Kahneman, 1981)","plainCitation":"(Tversky &amp; Kahneman, 1981)","noteIndex":0},"citationItems":[{"id":127059,"uris":["http://zotero.org/users/14812719/items/VUYCQ6ER"],"itemData":{"id":127059,"type":"article-journal","abstract":"The psychological principles that govern the perception of decision problems and the evaluation of probabilities and outcomes produce predictable shifts of preference when the same problem is framed in different ways. Reversals of preference are demonstrated in choices regarding monetary outcomes, both hypothetical and real, and in questions pertaining to the loss of human lives. The effects of frames on preferences are compared to the effects of perspectives on perceptual appearance. The dependence of preferences on the formulation of decision problems is a significant concern for the theory of rational choice.","container-title":"Science","DOI":"10.1126/science.7455683","issue":"4481","note":"publisher: American Association for the Advancement of Science","page":"453-458","source":"science.org (Atypon)","title":"The Framing of Decisions and the Psychology of Choice","volume":"211","author":[{"family":"Tversky","given":"Amos"},{"family":"Kahneman","given":"Daniel"}],"issued":{"date-parts":[["1981",1,30]]}}}],"schema":"https://github.com/citation-style-language/schema/raw/master/csl-citation.json"} </w:instrText>
      </w:r>
      <w:r w:rsidR="008275E2">
        <w:rPr>
          <w:szCs w:val="22"/>
          <w:lang w:val="en-GB"/>
        </w:rPr>
        <w:fldChar w:fldCharType="separate"/>
      </w:r>
      <w:r w:rsidR="005475C3" w:rsidRPr="005475C3">
        <w:rPr>
          <w:lang w:val="en-GB"/>
        </w:rPr>
        <w:t>(Tversky &amp; Kahneman, 1981)</w:t>
      </w:r>
      <w:r w:rsidR="008275E2">
        <w:rPr>
          <w:szCs w:val="22"/>
          <w:lang w:val="en-GB"/>
        </w:rPr>
        <w:fldChar w:fldCharType="end"/>
      </w:r>
      <w:r w:rsidR="008275E2">
        <w:rPr>
          <w:szCs w:val="22"/>
          <w:lang w:val="en-GB"/>
        </w:rPr>
        <w:t>.</w:t>
      </w:r>
      <w:r w:rsidR="005A28CA">
        <w:rPr>
          <w:szCs w:val="22"/>
          <w:lang w:val="en-GB"/>
        </w:rPr>
        <w:t xml:space="preserve"> </w:t>
      </w:r>
      <w:r w:rsidR="000D3BE1">
        <w:rPr>
          <w:szCs w:val="22"/>
          <w:lang w:val="en-GB"/>
        </w:rPr>
        <w:t>With a</w:t>
      </w:r>
      <w:r w:rsidR="009827FF">
        <w:rPr>
          <w:szCs w:val="22"/>
          <w:lang w:val="en-GB"/>
        </w:rPr>
        <w:t xml:space="preserve"> broad framing, d</w:t>
      </w:r>
      <w:r w:rsidR="005A28CA">
        <w:rPr>
          <w:szCs w:val="22"/>
          <w:lang w:val="en-GB"/>
        </w:rPr>
        <w:t>ecision-makers</w:t>
      </w:r>
      <w:r w:rsidR="00541413">
        <w:rPr>
          <w:szCs w:val="22"/>
          <w:lang w:val="en-GB"/>
        </w:rPr>
        <w:t xml:space="preserve"> </w:t>
      </w:r>
      <w:r w:rsidR="00355E07">
        <w:rPr>
          <w:szCs w:val="22"/>
          <w:lang w:val="en-GB"/>
        </w:rPr>
        <w:t xml:space="preserve">might </w:t>
      </w:r>
      <w:r w:rsidR="00541413">
        <w:rPr>
          <w:szCs w:val="22"/>
          <w:lang w:val="en-GB"/>
        </w:rPr>
        <w:t>consider</w:t>
      </w:r>
      <w:r w:rsidR="008275E2">
        <w:rPr>
          <w:szCs w:val="22"/>
          <w:lang w:val="en-GB"/>
        </w:rPr>
        <w:t xml:space="preserve"> </w:t>
      </w:r>
      <w:r w:rsidR="00541413">
        <w:rPr>
          <w:szCs w:val="22"/>
          <w:lang w:val="en-GB"/>
        </w:rPr>
        <w:t xml:space="preserve">a </w:t>
      </w:r>
      <w:r w:rsidR="008275E2">
        <w:rPr>
          <w:szCs w:val="22"/>
          <w:lang w:val="en-GB"/>
        </w:rPr>
        <w:t>risky choice in conjunction with other risks</w:t>
      </w:r>
      <w:r w:rsidR="00355E07">
        <w:rPr>
          <w:szCs w:val="22"/>
          <w:lang w:val="en-GB"/>
        </w:rPr>
        <w:t>. In this case</w:t>
      </w:r>
      <w:r w:rsidR="008275E2">
        <w:rPr>
          <w:szCs w:val="22"/>
          <w:lang w:val="en-GB"/>
        </w:rPr>
        <w:t xml:space="preserve"> </w:t>
      </w:r>
      <w:r w:rsidR="008275E2">
        <w:rPr>
          <w:lang w:val="en-US"/>
        </w:rPr>
        <w:t>input contracting is considered as a tool for managing farming risk</w:t>
      </w:r>
      <w:r w:rsidR="00E239C2">
        <w:rPr>
          <w:lang w:val="en-US"/>
        </w:rPr>
        <w:t>,</w:t>
      </w:r>
      <w:r w:rsidR="00735795">
        <w:rPr>
          <w:lang w:val="en-US"/>
        </w:rPr>
        <w:t xml:space="preserve"> and </w:t>
      </w:r>
      <w:r w:rsidR="00735795">
        <w:rPr>
          <w:szCs w:val="22"/>
          <w:lang w:val="en-GB"/>
        </w:rPr>
        <w:t>utility is defined over total</w:t>
      </w:r>
      <w:r w:rsidR="009827FF">
        <w:rPr>
          <w:szCs w:val="22"/>
          <w:lang w:val="en-GB"/>
        </w:rPr>
        <w:t xml:space="preserve"> wealth or</w:t>
      </w:r>
      <w:r w:rsidR="00735795">
        <w:rPr>
          <w:szCs w:val="22"/>
          <w:lang w:val="en-GB"/>
        </w:rPr>
        <w:t xml:space="preserve"> profits</w:t>
      </w:r>
      <w:r w:rsidR="008275E2">
        <w:rPr>
          <w:szCs w:val="22"/>
          <w:lang w:val="en-GB"/>
        </w:rPr>
        <w:t xml:space="preserve">. In contrast, under narrow framing </w:t>
      </w:r>
      <w:r w:rsidR="008275E2">
        <w:rPr>
          <w:szCs w:val="22"/>
          <w:lang w:val="en-GB"/>
        </w:rPr>
        <w:fldChar w:fldCharType="begin"/>
      </w:r>
      <w:r w:rsidR="008275E2">
        <w:rPr>
          <w:szCs w:val="22"/>
          <w:lang w:val="en-GB"/>
        </w:rPr>
        <w:instrText xml:space="preserve"> ADDIN ZOTERO_ITEM CSL_CITATION {"citationID":"7mbXh4kv","properties":{"formattedCitation":"(Barberis et al., 2006)","plainCitation":"(Barberis et al., 2006)","noteIndex":0},"citationItems":[{"id":127014,"uris":["http://zotero.org/users/14812719/items/RDUX3QHC"],"itemData":{"id":127014,"type":"article-journal","abstract":"We argue that “narrow framing,” whereby an agent who is offered a new gamble evaluates that gamble in isolation, may be a more important feature of decision-making than previously realized. Our starting point is the evidence that people are often averse to a small, independent gamble, even when the gamble is actuarially favorable. We find that a surprisingly wide range of utility functions, including many nonexpected utility specifications, have trouble explaining this evidence, but that this difficulty can be overcome by allowing for narrow framing. Our analysis makes predictions as to what kinds of preferences can most easily address the stock market participation puzzle.","container-title":"American Economic Review","DOI":"10.1257/aer.96.4.1069","ISSN":"0002-8282","issue":"4","journalAbbreviation":"American Economic Review","language":"en","page":"1069-1090","source":"DOI.org (Crossref)","title":"Individual Preferences, Monetary Gambles, and Stock Market Participation: A Case for Narrow Framing","title-short":"Individual Preferences, Monetary Gambles, and Stock Market Participation","volume":"96","author":[{"family":"Barberis","given":"Nicholas"},{"family":"Huang","given":"Ming"},{"family":"Thaler","given":"Richard H"}],"issued":{"date-parts":[["2006",9,1]]}}}],"schema":"https://github.com/citation-style-language/schema/raw/master/csl-citation.json"} </w:instrText>
      </w:r>
      <w:r w:rsidR="008275E2">
        <w:rPr>
          <w:szCs w:val="22"/>
          <w:lang w:val="en-GB"/>
        </w:rPr>
        <w:fldChar w:fldCharType="separate"/>
      </w:r>
      <w:r w:rsidR="008275E2" w:rsidRPr="00F742C4">
        <w:rPr>
          <w:lang w:val="en-GB"/>
        </w:rPr>
        <w:t>(</w:t>
      </w:r>
      <w:proofErr w:type="spellStart"/>
      <w:r w:rsidR="008275E2" w:rsidRPr="00F742C4">
        <w:rPr>
          <w:lang w:val="en-GB"/>
        </w:rPr>
        <w:t>Barberis</w:t>
      </w:r>
      <w:proofErr w:type="spellEnd"/>
      <w:r w:rsidR="008275E2" w:rsidRPr="00F742C4">
        <w:rPr>
          <w:lang w:val="en-GB"/>
        </w:rPr>
        <w:t xml:space="preserve"> et al., 2006)</w:t>
      </w:r>
      <w:r w:rsidR="008275E2">
        <w:rPr>
          <w:szCs w:val="22"/>
          <w:lang w:val="en-GB"/>
        </w:rPr>
        <w:fldChar w:fldCharType="end"/>
      </w:r>
      <w:r w:rsidR="008275E2">
        <w:rPr>
          <w:szCs w:val="22"/>
          <w:lang w:val="en-GB"/>
        </w:rPr>
        <w:t>,</w:t>
      </w:r>
      <w:r w:rsidR="008275E2" w:rsidRPr="0011582A">
        <w:rPr>
          <w:szCs w:val="22"/>
          <w:lang w:val="en-GB"/>
        </w:rPr>
        <w:t xml:space="preserve"> </w:t>
      </w:r>
      <w:r w:rsidR="00D21523">
        <w:rPr>
          <w:szCs w:val="22"/>
          <w:lang w:val="en-GB"/>
        </w:rPr>
        <w:t>decision-makers might</w:t>
      </w:r>
      <w:r w:rsidR="008275E2">
        <w:rPr>
          <w:szCs w:val="22"/>
          <w:lang w:val="en-GB"/>
        </w:rPr>
        <w:t xml:space="preserve"> </w:t>
      </w:r>
      <w:r w:rsidR="008275E2" w:rsidRPr="0011582A">
        <w:rPr>
          <w:szCs w:val="22"/>
          <w:lang w:val="en-GB"/>
        </w:rPr>
        <w:t>consider</w:t>
      </w:r>
      <w:r w:rsidR="00D21523">
        <w:rPr>
          <w:szCs w:val="22"/>
          <w:lang w:val="en-GB"/>
        </w:rPr>
        <w:t xml:space="preserve"> the same choice</w:t>
      </w:r>
      <w:r w:rsidR="008275E2" w:rsidRPr="0011582A">
        <w:rPr>
          <w:szCs w:val="22"/>
          <w:lang w:val="en-GB"/>
        </w:rPr>
        <w:t xml:space="preserve"> </w:t>
      </w:r>
      <w:r w:rsidR="00F24224">
        <w:rPr>
          <w:szCs w:val="22"/>
          <w:lang w:val="en-GB"/>
        </w:rPr>
        <w:t>independently</w:t>
      </w:r>
      <w:r w:rsidR="00D21523">
        <w:rPr>
          <w:szCs w:val="22"/>
          <w:lang w:val="en-GB"/>
        </w:rPr>
        <w:t xml:space="preserve"> from other risks</w:t>
      </w:r>
      <w:r w:rsidR="00F24224">
        <w:rPr>
          <w:szCs w:val="22"/>
          <w:lang w:val="en-GB"/>
        </w:rPr>
        <w:t>.</w:t>
      </w:r>
      <w:r w:rsidR="00185631">
        <w:rPr>
          <w:szCs w:val="22"/>
          <w:lang w:val="en-GB"/>
        </w:rPr>
        <w:t xml:space="preserve"> In this case</w:t>
      </w:r>
      <w:r w:rsidR="00D21523">
        <w:rPr>
          <w:szCs w:val="22"/>
          <w:lang w:val="en-GB"/>
        </w:rPr>
        <w:t xml:space="preserve"> </w:t>
      </w:r>
      <w:r w:rsidR="008275E2">
        <w:rPr>
          <w:szCs w:val="22"/>
          <w:lang w:val="en-GB"/>
        </w:rPr>
        <w:t xml:space="preserve">input contracting </w:t>
      </w:r>
      <w:r w:rsidR="007A0073">
        <w:rPr>
          <w:szCs w:val="22"/>
          <w:lang w:val="en-GB"/>
        </w:rPr>
        <w:t xml:space="preserve">is viewed </w:t>
      </w:r>
      <w:r w:rsidR="008275E2" w:rsidRPr="0011582A">
        <w:rPr>
          <w:szCs w:val="22"/>
          <w:lang w:val="en-GB"/>
        </w:rPr>
        <w:t>as a stand-alone investment</w:t>
      </w:r>
      <w:r w:rsidR="00556260">
        <w:rPr>
          <w:szCs w:val="22"/>
          <w:lang w:val="en-GB"/>
        </w:rPr>
        <w:t xml:space="preserve"> and utility is defined</w:t>
      </w:r>
      <w:r w:rsidR="005D39D3">
        <w:rPr>
          <w:szCs w:val="22"/>
          <w:lang w:val="en-GB"/>
        </w:rPr>
        <w:t xml:space="preserve"> by taking into account </w:t>
      </w:r>
      <w:r w:rsidR="003E780E">
        <w:rPr>
          <w:szCs w:val="22"/>
          <w:lang w:val="en-GB"/>
        </w:rPr>
        <w:t xml:space="preserve">each choice in isolation, </w:t>
      </w:r>
      <w:r w:rsidR="00B36CE8">
        <w:rPr>
          <w:szCs w:val="22"/>
          <w:lang w:val="en-GB"/>
        </w:rPr>
        <w:t>rather</w:t>
      </w:r>
      <w:r w:rsidR="003E780E">
        <w:rPr>
          <w:szCs w:val="22"/>
          <w:lang w:val="en-GB"/>
        </w:rPr>
        <w:t xml:space="preserve"> than part of a broader</w:t>
      </w:r>
      <w:r w:rsidR="00B36CE8">
        <w:rPr>
          <w:szCs w:val="22"/>
          <w:lang w:val="en-GB"/>
        </w:rPr>
        <w:t xml:space="preserve"> farm strategy. </w:t>
      </w:r>
      <w:r w:rsidR="00EC4BF8">
        <w:rPr>
          <w:szCs w:val="22"/>
          <w:lang w:val="en-GB"/>
        </w:rPr>
        <w:t>Although n</w:t>
      </w:r>
      <w:r w:rsidR="006F0713">
        <w:rPr>
          <w:szCs w:val="22"/>
          <w:lang w:val="en-GB"/>
        </w:rPr>
        <w:t xml:space="preserve">arrow framing might lead </w:t>
      </w:r>
      <w:r w:rsidR="008C3FCA">
        <w:rPr>
          <w:szCs w:val="22"/>
          <w:lang w:val="en-GB"/>
        </w:rPr>
        <w:t xml:space="preserve">to </w:t>
      </w:r>
      <w:r w:rsidR="00EC4BF8">
        <w:rPr>
          <w:szCs w:val="22"/>
          <w:lang w:val="en-GB"/>
        </w:rPr>
        <w:t xml:space="preserve">biased </w:t>
      </w:r>
      <w:r w:rsidR="00FF62C7">
        <w:rPr>
          <w:szCs w:val="22"/>
          <w:lang w:val="en-GB"/>
        </w:rPr>
        <w:t>decisions</w:t>
      </w:r>
      <w:r w:rsidR="00EC4BF8">
        <w:rPr>
          <w:szCs w:val="22"/>
          <w:lang w:val="en-GB"/>
        </w:rPr>
        <w:t xml:space="preserve">, </w:t>
      </w:r>
      <w:r w:rsidR="00102544">
        <w:rPr>
          <w:szCs w:val="22"/>
          <w:lang w:val="en-GB"/>
        </w:rPr>
        <w:t xml:space="preserve">it might better explain farmers </w:t>
      </w:r>
      <w:r w:rsidR="003050C8">
        <w:rPr>
          <w:szCs w:val="22"/>
          <w:lang w:val="en-GB"/>
        </w:rPr>
        <w:t>behaviour</w:t>
      </w:r>
      <w:r w:rsidR="00102544">
        <w:rPr>
          <w:szCs w:val="22"/>
          <w:lang w:val="en-GB"/>
        </w:rPr>
        <w:t xml:space="preserve">. </w:t>
      </w:r>
      <w:r w:rsidR="003050C8">
        <w:rPr>
          <w:szCs w:val="22"/>
          <w:lang w:val="en-GB"/>
        </w:rPr>
        <w:t>For example it</w:t>
      </w:r>
      <w:r w:rsidR="00EC4BF8">
        <w:rPr>
          <w:szCs w:val="22"/>
          <w:lang w:val="en-GB"/>
        </w:rPr>
        <w:t xml:space="preserve"> </w:t>
      </w:r>
      <w:r w:rsidR="008275E2">
        <w:rPr>
          <w:szCs w:val="22"/>
          <w:lang w:val="en-US"/>
        </w:rPr>
        <w:t xml:space="preserve">has been effective in explaining observed crop insurance choices </w:t>
      </w:r>
      <w:r w:rsidR="008275E2">
        <w:rPr>
          <w:szCs w:val="22"/>
          <w:lang w:val="en-US"/>
        </w:rPr>
        <w:fldChar w:fldCharType="begin"/>
      </w:r>
      <w:r w:rsidR="008275E2">
        <w:rPr>
          <w:szCs w:val="22"/>
          <w:lang w:val="en-US"/>
        </w:rPr>
        <w:instrText xml:space="preserve"> ADDIN ZOTERO_ITEM CSL_CITATION {"citationID":"lrwAt9m3","properties":{"formattedCitation":"(Babcock, 2015)","plainCitation":"(Babcock, 2015)","noteIndex":0},"citationItems":[{"id":126779,"uris":["http://zotero.org/groups/5657987/items/9F3G32YN"],"itemData":{"id":126779,"type":"article-journal","abstract":"Farmers’ decisions about how much crop insurance to buy are not generally consistent with expected utility maximization. Taking into account both marginal risk benefits and marginal subsidy effects suggests that most farmers have chosen lower coverage levels than would be predicted by standard models. By modeling financial outcomes as gains and losses, cumulative prospect theory offers an alternative framework to perhaps better understand farmers’ purchase decisions. The role of the reference point that defines outcomes as either a gain or a loss, the degree of loss aversion, curvature of the value function, and the probability weighting function in determining optimal crop insurance coverage levels are explored for three representative farms calibrated to 2009 conditions. Loss aversion and how crop insurance is framed through choice of the reference point are shown to be the key factors that determine whether predictions from prospect theory are consistent with observed crop insurance coverage choices. When crop insurance is framed as a tool to manage farm risk then optimal choices under prospect theory are not consistent with observed choices. If crop insurance is framed as a stand‐alone investment where a loss is felt if the indemnity received is less than the premium paid, then prospect theory can generate optimal coverage level choices that are largely consistent with observed decisions. This result is shown to be robust to changes in parameterizations as long as loss aversion is maintained and if curvature of the value function is accompanied by decision weights that overweight low probability outcomes.","container-title":"American Journal of Agricultural Economics","DOI":"10.1093/ajae/aav032","ISSN":"0002-9092, 1467-8276","issue":"5","journalAbbreviation":"American J Agri Economics","language":"en","license":"http://onlinelibrary.wiley.com/termsAndConditions#vor","note":"publisher: Wiley","page":"1371-1384","source":"Crossref","title":"Using cumulative prospect theory to explain anomalous crop insurance coverage choice","volume":"97","author":[{"family":"Babcock","given":"Bruce A."}],"issued":{"date-parts":[["2015",10]]}}}],"schema":"https://github.com/citation-style-language/schema/raw/master/csl-citation.json"} </w:instrText>
      </w:r>
      <w:r w:rsidR="008275E2">
        <w:rPr>
          <w:szCs w:val="22"/>
          <w:lang w:val="en-US"/>
        </w:rPr>
        <w:fldChar w:fldCharType="separate"/>
      </w:r>
      <w:r w:rsidR="008275E2" w:rsidRPr="00C165F8">
        <w:rPr>
          <w:lang w:val="en-GB"/>
        </w:rPr>
        <w:t>(Babcock, 2015)</w:t>
      </w:r>
      <w:r w:rsidR="008275E2">
        <w:rPr>
          <w:szCs w:val="22"/>
          <w:lang w:val="en-US"/>
        </w:rPr>
        <w:fldChar w:fldCharType="end"/>
      </w:r>
      <w:r w:rsidR="008275E2" w:rsidRPr="009076B6">
        <w:rPr>
          <w:szCs w:val="22"/>
          <w:lang w:val="en-US"/>
        </w:rPr>
        <w:t>.</w:t>
      </w:r>
      <w:r w:rsidR="008275E2">
        <w:rPr>
          <w:szCs w:val="22"/>
          <w:lang w:val="en-US"/>
        </w:rPr>
        <w:t xml:space="preserve"> </w:t>
      </w:r>
    </w:p>
    <w:p w14:paraId="5CB71255" w14:textId="46E322D8" w:rsidR="004715D3" w:rsidRPr="00C00B03" w:rsidRDefault="006E4F1D" w:rsidP="007E5A31">
      <w:pPr>
        <w:pStyle w:val="Heading2"/>
        <w:rPr>
          <w:lang w:val="en-GB"/>
        </w:rPr>
      </w:pPr>
      <w:bookmarkStart w:id="12" w:name="_Ref215050605"/>
      <w:r>
        <w:rPr>
          <w:lang w:val="en-GB"/>
        </w:rPr>
        <w:lastRenderedPageBreak/>
        <w:t xml:space="preserve">Economic </w:t>
      </w:r>
      <w:bookmarkEnd w:id="12"/>
      <w:r w:rsidR="00940752">
        <w:rPr>
          <w:lang w:val="en-GB"/>
        </w:rPr>
        <w:t>model</w:t>
      </w:r>
      <w:r w:rsidR="00FC11F3">
        <w:rPr>
          <w:lang w:val="en-GB"/>
        </w:rPr>
        <w:t xml:space="preserve"> </w:t>
      </w:r>
    </w:p>
    <w:p w14:paraId="055A2E09" w14:textId="41DB41F9" w:rsidR="00A90953" w:rsidRDefault="00276CE1" w:rsidP="00DD285C">
      <w:pPr>
        <w:spacing w:line="360" w:lineRule="auto"/>
        <w:jc w:val="both"/>
        <w:rPr>
          <w:lang w:val="en-US"/>
        </w:rPr>
      </w:pPr>
      <w:r w:rsidRPr="00276CE1">
        <w:rPr>
          <w:lang w:val="en-US"/>
        </w:rPr>
        <w:t xml:space="preserve">To </w:t>
      </w:r>
      <w:r w:rsidR="00FA1192">
        <w:rPr>
          <w:lang w:val="en-US"/>
        </w:rPr>
        <w:t>conceptualize farmers’ input price risk management decision we build a</w:t>
      </w:r>
      <w:r w:rsidR="00865828">
        <w:rPr>
          <w:lang w:val="en-US"/>
        </w:rPr>
        <w:t xml:space="preserve"> simplified model of</w:t>
      </w:r>
      <w:r w:rsidR="000B7AED">
        <w:rPr>
          <w:lang w:val="en-US"/>
        </w:rPr>
        <w:t xml:space="preserve"> crop production</w:t>
      </w:r>
      <w:r w:rsidR="00C53041">
        <w:rPr>
          <w:lang w:val="en-US"/>
        </w:rPr>
        <w:t xml:space="preserve"> for winter wheat</w:t>
      </w:r>
      <w:r w:rsidR="00336BED">
        <w:rPr>
          <w:lang w:val="en-US"/>
        </w:rPr>
        <w:t xml:space="preserve">, </w:t>
      </w:r>
      <w:r w:rsidRPr="00276CE1">
        <w:rPr>
          <w:lang w:val="en-US"/>
        </w:rPr>
        <w:t xml:space="preserve">with </w:t>
      </w:r>
      <w:r w:rsidR="00213BEA">
        <w:rPr>
          <w:lang w:val="en-US"/>
        </w:rPr>
        <w:t>(synt</w:t>
      </w:r>
      <w:r w:rsidR="008644ED">
        <w:rPr>
          <w:lang w:val="en-US"/>
        </w:rPr>
        <w:t>h</w:t>
      </w:r>
      <w:r w:rsidR="00213BEA">
        <w:rPr>
          <w:lang w:val="en-US"/>
        </w:rPr>
        <w:t xml:space="preserve">etic) </w:t>
      </w:r>
      <w:r w:rsidR="00381009">
        <w:rPr>
          <w:lang w:val="en-US"/>
        </w:rPr>
        <w:t xml:space="preserve">N </w:t>
      </w:r>
      <w:r w:rsidR="0037483C">
        <w:rPr>
          <w:lang w:val="en-US"/>
        </w:rPr>
        <w:t>fertilizer</w:t>
      </w:r>
      <w:r w:rsidRPr="00276CE1">
        <w:rPr>
          <w:lang w:val="en-US"/>
        </w:rPr>
        <w:t xml:space="preserve"> </w:t>
      </w:r>
      <w:r w:rsidR="001C73EE">
        <w:rPr>
          <w:lang w:val="en-US"/>
        </w:rPr>
        <w:t xml:space="preserve">as </w:t>
      </w:r>
      <w:r w:rsidR="00940752">
        <w:rPr>
          <w:lang w:val="en-US"/>
        </w:rPr>
        <w:t xml:space="preserve">the single input, </w:t>
      </w:r>
      <w:r w:rsidR="002D245D">
        <w:rPr>
          <w:lang w:val="en-US"/>
        </w:rPr>
        <w:t xml:space="preserve">and </w:t>
      </w:r>
      <w:r w:rsidRPr="00276CE1">
        <w:rPr>
          <w:lang w:val="en-US"/>
        </w:rPr>
        <w:t>the associated risks</w:t>
      </w:r>
      <w:r w:rsidR="00977F95">
        <w:rPr>
          <w:lang w:val="en-US"/>
        </w:rPr>
        <w:t xml:space="preserve"> and uncertainties</w:t>
      </w:r>
      <w:r w:rsidRPr="00276CE1">
        <w:rPr>
          <w:lang w:val="en-US"/>
        </w:rPr>
        <w:t xml:space="preserve">. Following the initial crop choice, farmers make </w:t>
      </w:r>
      <w:r w:rsidR="0037483C">
        <w:rPr>
          <w:lang w:val="en-US"/>
        </w:rPr>
        <w:t>fertilizer</w:t>
      </w:r>
      <w:r w:rsidR="003253DF">
        <w:rPr>
          <w:lang w:val="en-US"/>
        </w:rPr>
        <w:t xml:space="preserve"> </w:t>
      </w:r>
      <w:r w:rsidR="00B41594">
        <w:rPr>
          <w:lang w:val="en-US"/>
        </w:rPr>
        <w:t>purchasing</w:t>
      </w:r>
      <w:r w:rsidR="00B41594" w:rsidRPr="00276CE1">
        <w:rPr>
          <w:lang w:val="en-US"/>
        </w:rPr>
        <w:t xml:space="preserve"> decisions under </w:t>
      </w:r>
      <w:r w:rsidR="00B41594">
        <w:rPr>
          <w:lang w:val="en-US"/>
        </w:rPr>
        <w:t>risk (</w:t>
      </w:r>
      <w:r w:rsidR="00423F4D">
        <w:rPr>
          <w:lang w:val="en-US"/>
        </w:rPr>
        <w:t>F</w:t>
      </w:r>
      <w:r w:rsidR="00B41594">
        <w:rPr>
          <w:lang w:val="en-US"/>
        </w:rPr>
        <w:t>igure 1)</w:t>
      </w:r>
      <w:r w:rsidR="0005338F">
        <w:rPr>
          <w:lang w:val="en-US"/>
        </w:rPr>
        <w:t xml:space="preserve">, given the price fluctuations </w:t>
      </w:r>
      <w:r w:rsidR="004C7A21">
        <w:rPr>
          <w:lang w:val="en-US"/>
        </w:rPr>
        <w:t xml:space="preserve">until the </w:t>
      </w:r>
      <w:r w:rsidR="0037483C">
        <w:rPr>
          <w:lang w:val="en-US"/>
        </w:rPr>
        <w:t>fertilizer</w:t>
      </w:r>
      <w:r w:rsidR="004C7A21">
        <w:rPr>
          <w:lang w:val="en-US"/>
        </w:rPr>
        <w:t xml:space="preserve"> is used</w:t>
      </w:r>
      <w:r w:rsidR="00B41594">
        <w:rPr>
          <w:lang w:val="en-US"/>
        </w:rPr>
        <w:t xml:space="preserve">. </w:t>
      </w:r>
      <w:r w:rsidR="00C220C4">
        <w:rPr>
          <w:lang w:val="en-US"/>
        </w:rPr>
        <w:t>B</w:t>
      </w:r>
      <w:r w:rsidR="00C220C4" w:rsidRPr="0050789E">
        <w:rPr>
          <w:lang w:val="en-US"/>
        </w:rPr>
        <w:t xml:space="preserve">y committing to buy a specific quantity of </w:t>
      </w:r>
      <w:r w:rsidR="0037483C">
        <w:rPr>
          <w:lang w:val="en-US"/>
        </w:rPr>
        <w:t>fertilizer</w:t>
      </w:r>
      <w:r w:rsidR="00C220C4" w:rsidRPr="0050789E">
        <w:rPr>
          <w:lang w:val="en-US"/>
        </w:rPr>
        <w:t xml:space="preserve"> at an agreed price and future date, </w:t>
      </w:r>
      <w:r w:rsidR="00C220C4">
        <w:rPr>
          <w:lang w:val="en-US"/>
        </w:rPr>
        <w:t>forward contracting</w:t>
      </w:r>
      <w:r w:rsidR="00C220C4" w:rsidRPr="0050789E">
        <w:rPr>
          <w:lang w:val="en-US"/>
        </w:rPr>
        <w:t xml:space="preserve"> effectively mitigates exposure to price risk</w:t>
      </w:r>
      <w:r w:rsidR="00C220C4">
        <w:rPr>
          <w:lang w:val="en-US"/>
        </w:rPr>
        <w:t xml:space="preserve"> </w:t>
      </w:r>
      <w:r w:rsidR="00967979">
        <w:rPr>
          <w:lang w:val="en-US"/>
        </w:rPr>
        <w:fldChar w:fldCharType="begin"/>
      </w:r>
      <w:r w:rsidR="00967979">
        <w:rPr>
          <w:lang w:val="en-US"/>
        </w:rPr>
        <w:instrText xml:space="preserve"> ADDIN ZOTERO_ITEM CSL_CITATION {"citationID":"GLr3y53l","properties":{"formattedCitation":"(Hardaker et al., 2015)","plainCitation":"(Hardaker et al., 2015)","noteIndex":0},"citationItems":[{"id":126958,"uris":["http://zotero.org/users/14812719/items/VSKS4L7A"],"itemData":{"id":126958,"type":"book","abstract":"ResearchGate is a network dedicated to science and research. Connect, collaborate and discover scientific publications, jobs and conferences. All for free.","edition":"3rd","language":"en","publisher":"CABI Publishing","title":"Coping With Risk in Agriculture","URL":"https://www.cabidigitallibrary.org/doi/book/10.1079/9781780645742.0000","author":[{"family":"Hardaker","given":"J.B."},{"family":"Huirne","given":"R.B.M."},{"family":"Anderson","given":"J.R."},{"family":"Lien","given":"G."}],"issued":{"date-parts":[["2015"]]}}}],"schema":"https://github.com/citation-style-language/schema/raw/master/csl-citation.json"} </w:instrText>
      </w:r>
      <w:r w:rsidR="00967979">
        <w:rPr>
          <w:lang w:val="en-US"/>
        </w:rPr>
        <w:fldChar w:fldCharType="separate"/>
      </w:r>
      <w:r w:rsidR="00967979" w:rsidRPr="004C5878">
        <w:rPr>
          <w:lang w:val="en-GB"/>
        </w:rPr>
        <w:t>(Hardaker et al., 2015)</w:t>
      </w:r>
      <w:r w:rsidR="00967979">
        <w:rPr>
          <w:lang w:val="en-US"/>
        </w:rPr>
        <w:fldChar w:fldCharType="end"/>
      </w:r>
      <w:r w:rsidR="00C220C4" w:rsidRPr="0050789E">
        <w:rPr>
          <w:lang w:val="en-US"/>
        </w:rPr>
        <w:t>.</w:t>
      </w:r>
      <w:r w:rsidR="00C220C4" w:rsidRPr="00431F2B">
        <w:rPr>
          <w:rStyle w:val="FootnoteReference"/>
        </w:rPr>
        <w:footnoteReference w:id="3"/>
      </w:r>
      <w:r w:rsidR="001A2DA7">
        <w:rPr>
          <w:lang w:val="en-US"/>
        </w:rPr>
        <w:t xml:space="preserve"> </w:t>
      </w:r>
      <w:r w:rsidR="0096268E">
        <w:rPr>
          <w:lang w:val="en-US"/>
        </w:rPr>
        <w:t>However, t</w:t>
      </w:r>
      <w:r w:rsidR="00094A95">
        <w:rPr>
          <w:lang w:val="en-US"/>
        </w:rPr>
        <w:t>his decision</w:t>
      </w:r>
      <w:r w:rsidR="00A448B5">
        <w:rPr>
          <w:lang w:val="en-US"/>
        </w:rPr>
        <w:t xml:space="preserve"> might</w:t>
      </w:r>
      <w:r w:rsidR="00094A95">
        <w:rPr>
          <w:lang w:val="en-US"/>
        </w:rPr>
        <w:t xml:space="preserve"> not </w:t>
      </w:r>
      <w:r w:rsidR="006D0A28">
        <w:rPr>
          <w:lang w:val="en-US"/>
        </w:rPr>
        <w:t xml:space="preserve">be only </w:t>
      </w:r>
      <w:r w:rsidR="00094A95">
        <w:rPr>
          <w:lang w:val="en-US"/>
        </w:rPr>
        <w:t xml:space="preserve">influenced by </w:t>
      </w:r>
      <w:r w:rsidR="0037483C">
        <w:rPr>
          <w:lang w:val="en-US"/>
        </w:rPr>
        <w:t>fertilizer</w:t>
      </w:r>
      <w:r w:rsidR="00094A95">
        <w:rPr>
          <w:lang w:val="en-US"/>
        </w:rPr>
        <w:t xml:space="preserve"> price</w:t>
      </w:r>
      <w:r w:rsidR="00CA34B0">
        <w:rPr>
          <w:lang w:val="en-US"/>
        </w:rPr>
        <w:t xml:space="preserve"> risk</w:t>
      </w:r>
      <w:r w:rsidR="00B1714F">
        <w:rPr>
          <w:lang w:val="en-US"/>
        </w:rPr>
        <w:t>.</w:t>
      </w:r>
      <w:r w:rsidR="003068A0">
        <w:rPr>
          <w:lang w:val="en-US"/>
        </w:rPr>
        <w:t xml:space="preserve"> </w:t>
      </w:r>
      <w:r w:rsidR="00800B9F">
        <w:rPr>
          <w:lang w:val="en-US"/>
        </w:rPr>
        <w:t xml:space="preserve">When considering </w:t>
      </w:r>
      <w:r w:rsidR="0037483C">
        <w:rPr>
          <w:lang w:val="en-US"/>
        </w:rPr>
        <w:t>fertilizer</w:t>
      </w:r>
      <w:r w:rsidR="006B6921">
        <w:rPr>
          <w:lang w:val="en-US"/>
        </w:rPr>
        <w:t>-related</w:t>
      </w:r>
      <w:r w:rsidR="00800B9F">
        <w:rPr>
          <w:lang w:val="en-US"/>
        </w:rPr>
        <w:t xml:space="preserve"> decision</w:t>
      </w:r>
      <w:r w:rsidR="006B6921">
        <w:rPr>
          <w:lang w:val="en-US"/>
        </w:rPr>
        <w:t>s</w:t>
      </w:r>
      <w:r w:rsidR="00800B9F">
        <w:rPr>
          <w:lang w:val="en-US"/>
        </w:rPr>
        <w:t xml:space="preserve">, farmers </w:t>
      </w:r>
      <w:r w:rsidR="0096268E">
        <w:rPr>
          <w:lang w:val="en-US"/>
        </w:rPr>
        <w:t xml:space="preserve">might </w:t>
      </w:r>
      <w:r w:rsidR="00B503AD">
        <w:rPr>
          <w:lang w:val="en-US"/>
        </w:rPr>
        <w:t xml:space="preserve">take into account </w:t>
      </w:r>
      <w:r w:rsidR="004C6A49">
        <w:rPr>
          <w:lang w:val="en-US"/>
        </w:rPr>
        <w:t xml:space="preserve">the </w:t>
      </w:r>
      <w:r w:rsidR="00BA7690">
        <w:rPr>
          <w:lang w:val="en-US"/>
        </w:rPr>
        <w:t xml:space="preserve">impact </w:t>
      </w:r>
      <w:r w:rsidR="004C6A49">
        <w:rPr>
          <w:lang w:val="en-US"/>
        </w:rPr>
        <w:t xml:space="preserve">of this choice </w:t>
      </w:r>
      <w:r w:rsidR="00BA7690">
        <w:rPr>
          <w:lang w:val="en-US"/>
        </w:rPr>
        <w:t xml:space="preserve">on </w:t>
      </w:r>
      <w:r w:rsidR="00B503AD">
        <w:rPr>
          <w:lang w:val="en-US"/>
        </w:rPr>
        <w:t>total profits</w:t>
      </w:r>
      <w:r w:rsidR="00846AF5">
        <w:rPr>
          <w:lang w:val="en-US"/>
        </w:rPr>
        <w:t xml:space="preserve"> (broad framing)</w:t>
      </w:r>
      <w:r w:rsidR="00942629">
        <w:rPr>
          <w:lang w:val="en-US"/>
        </w:rPr>
        <w:t>.</w:t>
      </w:r>
      <w:r w:rsidR="00EC6E2F">
        <w:rPr>
          <w:lang w:val="en-US"/>
        </w:rPr>
        <w:t xml:space="preserve"> </w:t>
      </w:r>
      <w:r w:rsidR="0032751C">
        <w:rPr>
          <w:lang w:val="en-US"/>
        </w:rPr>
        <w:t>Here,</w:t>
      </w:r>
      <w:r w:rsidR="001D071B">
        <w:rPr>
          <w:lang w:val="en-US"/>
        </w:rPr>
        <w:t xml:space="preserve"> other</w:t>
      </w:r>
      <w:r w:rsidR="005251F1">
        <w:rPr>
          <w:lang w:val="en-US"/>
        </w:rPr>
        <w:t xml:space="preserve"> sources of</w:t>
      </w:r>
      <w:r w:rsidR="001D071B">
        <w:rPr>
          <w:lang w:val="en-US"/>
        </w:rPr>
        <w:t xml:space="preserve"> uncertaint</w:t>
      </w:r>
      <w:r w:rsidR="005251F1">
        <w:rPr>
          <w:lang w:val="en-US"/>
        </w:rPr>
        <w:t>y</w:t>
      </w:r>
      <w:r w:rsidR="001D071B">
        <w:rPr>
          <w:lang w:val="en-US"/>
        </w:rPr>
        <w:t xml:space="preserve"> enter the decision problem</w:t>
      </w:r>
      <w:r w:rsidR="005251F1">
        <w:rPr>
          <w:lang w:val="en-US"/>
        </w:rPr>
        <w:t xml:space="preserve"> such as</w:t>
      </w:r>
      <w:r w:rsidR="005251F1" w:rsidRPr="005251F1">
        <w:rPr>
          <w:lang w:val="en-US"/>
        </w:rPr>
        <w:t xml:space="preserve"> </w:t>
      </w:r>
      <w:r w:rsidR="005251F1">
        <w:rPr>
          <w:lang w:val="en-US"/>
        </w:rPr>
        <w:t>yield, and output prices</w:t>
      </w:r>
      <w:r w:rsidR="0032751C">
        <w:rPr>
          <w:lang w:val="en-US"/>
        </w:rPr>
        <w:t>, making the decision</w:t>
      </w:r>
      <w:r w:rsidR="00CB0EFD">
        <w:rPr>
          <w:lang w:val="en-US"/>
        </w:rPr>
        <w:t xml:space="preserve"> ambiguous</w:t>
      </w:r>
      <w:r w:rsidR="005251F1" w:rsidRPr="00276CE1">
        <w:rPr>
          <w:lang w:val="en-US"/>
        </w:rPr>
        <w:t>.</w:t>
      </w:r>
    </w:p>
    <w:p w14:paraId="17C19888" w14:textId="77777777" w:rsidR="00C14251" w:rsidRDefault="00A90953" w:rsidP="00C14251">
      <w:pPr>
        <w:keepNext/>
        <w:spacing w:line="360" w:lineRule="auto"/>
        <w:jc w:val="both"/>
      </w:pPr>
      <w:r>
        <w:rPr>
          <w:noProof/>
          <w:lang w:val="en-US"/>
        </w:rPr>
        <w:drawing>
          <wp:inline distT="0" distB="0" distL="0" distR="0" wp14:anchorId="44DFA251" wp14:editId="13FB352B">
            <wp:extent cx="5943600" cy="1571625"/>
            <wp:effectExtent l="0" t="0" r="0" b="9525"/>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5943600" cy="1571625"/>
                    </a:xfrm>
                    <a:prstGeom prst="rect">
                      <a:avLst/>
                    </a:prstGeom>
                  </pic:spPr>
                </pic:pic>
              </a:graphicData>
            </a:graphic>
          </wp:inline>
        </w:drawing>
      </w:r>
    </w:p>
    <w:p w14:paraId="21D658AB" w14:textId="35B65AE2" w:rsidR="00A90953" w:rsidRPr="006D06F8" w:rsidRDefault="00C14251" w:rsidP="00C14251">
      <w:pPr>
        <w:pStyle w:val="Caption"/>
        <w:jc w:val="both"/>
        <w:rPr>
          <w:rFonts w:ascii="Times New Roman" w:hAnsi="Times New Roman"/>
          <w:i/>
          <w:iCs w:val="0"/>
          <w:color w:val="auto"/>
          <w:sz w:val="24"/>
          <w:szCs w:val="24"/>
          <w:lang w:val="en-US"/>
        </w:rPr>
      </w:pPr>
      <w:r w:rsidRPr="00E65F7C">
        <w:rPr>
          <w:rFonts w:ascii="Times New Roman" w:hAnsi="Times New Roman"/>
          <w:i/>
          <w:iCs w:val="0"/>
          <w:color w:val="auto"/>
          <w:sz w:val="24"/>
          <w:szCs w:val="24"/>
          <w:lang w:val="en-GB"/>
        </w:rPr>
        <w:t xml:space="preserve">Figure </w:t>
      </w:r>
      <w:r w:rsidRPr="00E65F7C">
        <w:rPr>
          <w:rFonts w:ascii="Times New Roman" w:hAnsi="Times New Roman"/>
          <w:i/>
          <w:iCs w:val="0"/>
          <w:color w:val="auto"/>
          <w:sz w:val="24"/>
          <w:szCs w:val="24"/>
        </w:rPr>
        <w:fldChar w:fldCharType="begin"/>
      </w:r>
      <w:r w:rsidRPr="00E65F7C">
        <w:rPr>
          <w:rFonts w:ascii="Times New Roman" w:hAnsi="Times New Roman"/>
          <w:i/>
          <w:iCs w:val="0"/>
          <w:color w:val="auto"/>
          <w:sz w:val="24"/>
          <w:szCs w:val="24"/>
          <w:lang w:val="en-GB"/>
        </w:rPr>
        <w:instrText xml:space="preserve"> SEQ Figure \* ARABIC </w:instrText>
      </w:r>
      <w:r w:rsidRPr="00E65F7C">
        <w:rPr>
          <w:rFonts w:ascii="Times New Roman" w:hAnsi="Times New Roman"/>
          <w:i/>
          <w:iCs w:val="0"/>
          <w:color w:val="auto"/>
          <w:sz w:val="24"/>
          <w:szCs w:val="24"/>
        </w:rPr>
        <w:fldChar w:fldCharType="separate"/>
      </w:r>
      <w:r w:rsidR="008B6C44" w:rsidRPr="00E65F7C">
        <w:rPr>
          <w:rFonts w:ascii="Times New Roman" w:hAnsi="Times New Roman"/>
          <w:i/>
          <w:iCs w:val="0"/>
          <w:noProof/>
          <w:color w:val="auto"/>
          <w:sz w:val="24"/>
          <w:szCs w:val="24"/>
          <w:lang w:val="en-GB"/>
        </w:rPr>
        <w:t>1</w:t>
      </w:r>
      <w:r w:rsidRPr="00E65F7C">
        <w:rPr>
          <w:rFonts w:ascii="Times New Roman" w:hAnsi="Times New Roman"/>
          <w:i/>
          <w:iCs w:val="0"/>
          <w:color w:val="auto"/>
          <w:sz w:val="24"/>
          <w:szCs w:val="24"/>
        </w:rPr>
        <w:fldChar w:fldCharType="end"/>
      </w:r>
      <w:r w:rsidRPr="00E65F7C">
        <w:rPr>
          <w:rFonts w:ascii="Times New Roman" w:hAnsi="Times New Roman"/>
          <w:i/>
          <w:iCs w:val="0"/>
          <w:color w:val="auto"/>
          <w:sz w:val="24"/>
          <w:szCs w:val="24"/>
          <w:lang w:val="en-GB"/>
        </w:rPr>
        <w:t>.</w:t>
      </w:r>
      <w:r w:rsidRPr="00382B48">
        <w:rPr>
          <w:rFonts w:ascii="Times New Roman" w:hAnsi="Times New Roman"/>
          <w:b/>
          <w:bCs/>
          <w:i/>
          <w:iCs w:val="0"/>
          <w:color w:val="auto"/>
          <w:sz w:val="24"/>
          <w:szCs w:val="24"/>
          <w:lang w:val="en-GB"/>
        </w:rPr>
        <w:t xml:space="preserve"> </w:t>
      </w:r>
      <w:r w:rsidR="008A7638" w:rsidRPr="00382B48">
        <w:rPr>
          <w:rFonts w:ascii="Times New Roman" w:hAnsi="Times New Roman"/>
          <w:i/>
          <w:iCs w:val="0"/>
          <w:color w:val="auto"/>
          <w:sz w:val="24"/>
          <w:szCs w:val="24"/>
          <w:lang w:val="en-GB"/>
        </w:rPr>
        <w:t>Economic decision framework</w:t>
      </w:r>
    </w:p>
    <w:p w14:paraId="51778508" w14:textId="77777777" w:rsidR="00D87383" w:rsidRPr="00B83B5B" w:rsidRDefault="00D87383" w:rsidP="000E060A">
      <w:pPr>
        <w:rPr>
          <w:lang w:val="en-GB"/>
        </w:rPr>
      </w:pPr>
    </w:p>
    <w:p w14:paraId="6DB68EC2" w14:textId="79FC1138" w:rsidR="00FF6366" w:rsidRDefault="00FF6366" w:rsidP="00352C50">
      <w:pPr>
        <w:spacing w:line="360" w:lineRule="auto"/>
        <w:jc w:val="both"/>
        <w:rPr>
          <w:lang w:val="en-US"/>
        </w:rPr>
      </w:pPr>
      <w:r>
        <w:rPr>
          <w:lang w:val="en-US"/>
        </w:rPr>
        <w:t xml:space="preserve">We consider a </w:t>
      </w:r>
      <w:r w:rsidR="00A73EB7">
        <w:rPr>
          <w:lang w:val="en-US"/>
        </w:rPr>
        <w:t>static model of a</w:t>
      </w:r>
      <w:r>
        <w:rPr>
          <w:lang w:val="en-US"/>
        </w:rPr>
        <w:t xml:space="preserve"> representative farmer who produces a single commodity (</w:t>
      </w:r>
      <w:r w:rsidR="001F1435">
        <w:rPr>
          <w:lang w:val="en-US"/>
        </w:rPr>
        <w:t xml:space="preserve">winter </w:t>
      </w:r>
      <w:r>
        <w:rPr>
          <w:lang w:val="en-US"/>
        </w:rPr>
        <w:t>wheat) using a single input (</w:t>
      </w:r>
      <w:r w:rsidR="00E01794">
        <w:rPr>
          <w:lang w:val="en-US"/>
        </w:rPr>
        <w:t xml:space="preserve">synthetic </w:t>
      </w:r>
      <w:r w:rsidR="00F27F73">
        <w:rPr>
          <w:lang w:val="en-US"/>
        </w:rPr>
        <w:t xml:space="preserve">N </w:t>
      </w:r>
      <w:r w:rsidR="0037483C">
        <w:rPr>
          <w:lang w:val="en-US"/>
        </w:rPr>
        <w:t>fertilizer</w:t>
      </w:r>
      <w:r>
        <w:rPr>
          <w:lang w:val="en-US"/>
        </w:rPr>
        <w:t>). Expected farmer profit</w:t>
      </w:r>
      <w:r w:rsidR="002260AC">
        <w:rPr>
          <w:lang w:val="en-US"/>
        </w:rPr>
        <w:t>s</w:t>
      </w:r>
      <w:r>
        <w:rPr>
          <w:lang w:val="en-US"/>
        </w:rPr>
        <w:t xml:space="preserve"> </w:t>
      </w:r>
      <m:oMath>
        <m:d>
          <m:dPr>
            <m:ctrlPr>
              <w:rPr>
                <w:rFonts w:ascii="Cambria Math" w:hAnsi="Cambria Math"/>
                <w:i/>
                <w:lang w:val="en-US"/>
              </w:rPr>
            </m:ctrlPr>
          </m:dPr>
          <m:e>
            <m:r>
              <w:rPr>
                <w:rFonts w:ascii="Cambria Math" w:hAnsi="Cambria Math" w:cs="Calibri"/>
                <w:lang w:val="en-GB"/>
              </w:rPr>
              <m:t>π</m:t>
            </m:r>
            <m:ctrlPr>
              <w:rPr>
                <w:rFonts w:ascii="Cambria Math" w:hAnsi="Cambria Math" w:cs="Calibri"/>
                <w:i/>
                <w:lang w:val="en-GB"/>
              </w:rPr>
            </m:ctrlPr>
          </m:e>
        </m:d>
      </m:oMath>
      <w:r>
        <w:rPr>
          <w:lang w:val="en-US"/>
        </w:rPr>
        <w:t xml:space="preserve"> </w:t>
      </w:r>
      <w:r w:rsidR="001B77DE">
        <w:rPr>
          <w:lang w:val="en-US"/>
        </w:rPr>
        <w:t>are</w:t>
      </w:r>
      <w:r>
        <w:rPr>
          <w:lang w:val="en-US"/>
        </w:rPr>
        <w:t xml:space="preserve"> defined as revenue minus costs</w:t>
      </w:r>
      <w:r w:rsidR="003C2FFC">
        <w:rPr>
          <w:lang w:val="en-US"/>
        </w:rPr>
        <w:t>:</w:t>
      </w:r>
      <w:r>
        <w:rPr>
          <w:lang w:val="en-US"/>
        </w:rPr>
        <w:t xml:space="preserve"> </w:t>
      </w:r>
    </w:p>
    <w:p w14:paraId="4C50B94F" w14:textId="1E2A9B9E" w:rsidR="00802920" w:rsidRDefault="00000000" w:rsidP="00352C50">
      <w:pPr>
        <w:spacing w:line="360" w:lineRule="auto"/>
        <w:jc w:val="both"/>
        <w:rPr>
          <w:lang w:val="en-US"/>
        </w:rPr>
      </w:pPr>
      <m:oMathPara>
        <m:oMath>
          <m:eqArr>
            <m:eqArrPr>
              <m:maxDist m:val="1"/>
              <m:ctrlPr>
                <w:rPr>
                  <w:rFonts w:ascii="Cambria Math" w:hAnsi="Cambria Math" w:cs="Calibri"/>
                  <w:i/>
                </w:rPr>
              </m:ctrlPr>
            </m:eqArrPr>
            <m:e>
              <m:r>
                <w:rPr>
                  <w:rFonts w:ascii="Cambria Math" w:hAnsi="Cambria Math" w:cs="Calibri"/>
                  <w:lang w:val="en-GB"/>
                </w:rPr>
                <m:t>π</m:t>
              </m:r>
              <m:r>
                <w:rPr>
                  <w:rFonts w:ascii="Cambria Math" w:hAnsi="Cambria Math" w:cs="Calibri"/>
                </w:rPr>
                <m:t>=</m:t>
              </m:r>
              <m:sSub>
                <m:sSubPr>
                  <m:ctrlPr>
                    <w:rPr>
                      <w:rFonts w:ascii="Cambria Math" w:hAnsi="Cambria Math" w:cs="Calibri"/>
                      <w:i/>
                    </w:rPr>
                  </m:ctrlPr>
                </m:sSubPr>
                <m:e>
                  <m:r>
                    <w:rPr>
                      <w:rFonts w:ascii="Cambria Math" w:hAnsi="Cambria Math" w:cs="Calibri"/>
                    </w:rPr>
                    <m:t>p</m:t>
                  </m:r>
                </m:e>
                <m:sub>
                  <m:r>
                    <w:rPr>
                      <w:rFonts w:ascii="Cambria Math" w:hAnsi="Cambria Math" w:cs="Calibri"/>
                    </w:rPr>
                    <m:t>w</m:t>
                  </m:r>
                </m:sub>
              </m:sSub>
              <m:r>
                <w:rPr>
                  <w:rFonts w:ascii="Cambria Math" w:hAnsi="Cambria Math" w:cs="Calibri"/>
                </w:rPr>
                <m:t>y</m:t>
              </m:r>
              <m:d>
                <m:dPr>
                  <m:ctrlPr>
                    <w:rPr>
                      <w:rFonts w:ascii="Cambria Math" w:hAnsi="Cambria Math" w:cs="Calibri"/>
                      <w:i/>
                    </w:rPr>
                  </m:ctrlPr>
                </m:dPr>
                <m:e>
                  <m:r>
                    <w:rPr>
                      <w:rFonts w:ascii="Cambria Math" w:hAnsi="Cambria Math" w:cs="Calibri"/>
                    </w:rPr>
                    <m:t>N</m:t>
                  </m:r>
                </m:e>
              </m:d>
              <m:r>
                <w:rPr>
                  <w:rFonts w:ascii="Cambria Math" w:hAnsi="Cambria Math" w:cs="Calibri"/>
                </w:rPr>
                <m:t>-</m:t>
              </m:r>
              <m:sSub>
                <m:sSubPr>
                  <m:ctrlPr>
                    <w:rPr>
                      <w:rFonts w:ascii="Cambria Math" w:hAnsi="Cambria Math"/>
                      <w:i/>
                      <w:lang w:val="en-US"/>
                    </w:rPr>
                  </m:ctrlPr>
                </m:sSubPr>
                <m:e>
                  <m:r>
                    <w:rPr>
                      <w:rFonts w:ascii="Cambria Math" w:hAnsi="Cambria Math"/>
                      <w:lang w:val="en-US"/>
                    </w:rPr>
                    <m:t>p</m:t>
                  </m:r>
                  <m:ctrlPr>
                    <w:rPr>
                      <w:rFonts w:ascii="Cambria Math" w:hAnsi="Cambria Math" w:cs="Calibri"/>
                      <w:i/>
                    </w:rPr>
                  </m:ctrlPr>
                </m:e>
                <m:sub>
                  <m:r>
                    <w:rPr>
                      <w:rFonts w:ascii="Cambria Math" w:hAnsi="Cambria Math"/>
                      <w:lang w:val="en-US"/>
                    </w:rPr>
                    <m:t>N</m:t>
                  </m:r>
                </m:sub>
              </m:sSub>
              <m:r>
                <w:rPr>
                  <w:rFonts w:ascii="Cambria Math" w:hAnsi="Cambria Math" w:cs="Calibri"/>
                </w:rPr>
                <m:t>N#</m:t>
              </m:r>
              <m:d>
                <m:dPr>
                  <m:ctrlPr>
                    <w:rPr>
                      <w:rFonts w:ascii="Cambria Math" w:hAnsi="Cambria Math" w:cs="Calibri"/>
                      <w:i/>
                    </w:rPr>
                  </m:ctrlPr>
                </m:dPr>
                <m:e>
                  <m:r>
                    <w:rPr>
                      <w:rFonts w:ascii="Cambria Math" w:hAnsi="Cambria Math" w:cs="Calibri"/>
                    </w:rPr>
                    <m:t>8</m:t>
                  </m:r>
                </m:e>
              </m:d>
            </m:e>
          </m:eqArr>
        </m:oMath>
      </m:oMathPara>
    </w:p>
    <w:p w14:paraId="4DD5FEF8" w14:textId="747955E5" w:rsidR="00A32C3B" w:rsidRDefault="003C2FFC" w:rsidP="007722E4">
      <w:pPr>
        <w:spacing w:line="360" w:lineRule="auto"/>
        <w:jc w:val="both"/>
        <w:rPr>
          <w:lang w:val="en-US"/>
        </w:rPr>
      </w:pPr>
      <w:r>
        <w:rPr>
          <w:lang w:val="en-GB"/>
        </w:rPr>
        <w:t xml:space="preserve">where </w:t>
      </w:r>
      <m:oMath>
        <m:sSub>
          <m:sSubPr>
            <m:ctrlPr>
              <w:rPr>
                <w:rFonts w:ascii="Cambria Math" w:hAnsi="Cambria Math" w:cs="Calibri"/>
                <w:i/>
              </w:rPr>
            </m:ctrlPr>
          </m:sSubPr>
          <m:e>
            <m:r>
              <w:rPr>
                <w:rFonts w:ascii="Cambria Math" w:hAnsi="Cambria Math" w:cs="Calibri"/>
              </w:rPr>
              <m:t>p</m:t>
            </m:r>
          </m:e>
          <m:sub>
            <m:r>
              <w:rPr>
                <w:rFonts w:ascii="Cambria Math" w:hAnsi="Cambria Math" w:cs="Calibri"/>
              </w:rPr>
              <m:t>w</m:t>
            </m:r>
          </m:sub>
        </m:sSub>
      </m:oMath>
      <w:r>
        <w:rPr>
          <w:lang w:val="en-US"/>
        </w:rPr>
        <w:t xml:space="preserve"> is the </w:t>
      </w:r>
      <w:r w:rsidR="00A10DDB">
        <w:rPr>
          <w:lang w:val="en-US"/>
        </w:rPr>
        <w:t xml:space="preserve">wheat </w:t>
      </w:r>
      <w:r>
        <w:rPr>
          <w:lang w:val="en-US"/>
        </w:rPr>
        <w:t xml:space="preserve">price, </w:t>
      </w:r>
      <m:oMath>
        <m:r>
          <w:rPr>
            <w:rFonts w:ascii="Cambria Math" w:hAnsi="Cambria Math"/>
            <w:lang w:val="en-US"/>
          </w:rPr>
          <m:t>y</m:t>
        </m:r>
      </m:oMath>
      <w:r w:rsidR="003F306F">
        <w:rPr>
          <w:lang w:val="en-US"/>
        </w:rPr>
        <w:t xml:space="preserve"> the </w:t>
      </w:r>
      <w:r>
        <w:rPr>
          <w:lang w:val="en-US"/>
        </w:rPr>
        <w:t>expected yiel</w:t>
      </w:r>
      <w:r w:rsidR="00CD15B3">
        <w:rPr>
          <w:lang w:val="en-US"/>
        </w:rPr>
        <w:t>d</w:t>
      </w:r>
      <w:r w:rsidR="00CD15B3">
        <w:rPr>
          <w:lang w:val="en-GB"/>
        </w:rPr>
        <w:t>,</w:t>
      </w:r>
      <w:r>
        <w:rPr>
          <w:lang w:val="en-US"/>
        </w:rPr>
        <w:t xml:space="preserve"> </w:t>
      </w:r>
      <m:oMath>
        <m:sSub>
          <m:sSubPr>
            <m:ctrlPr>
              <w:rPr>
                <w:rFonts w:ascii="Cambria Math" w:hAnsi="Cambria Math"/>
                <w:i/>
                <w:lang w:val="en-US"/>
              </w:rPr>
            </m:ctrlPr>
          </m:sSubPr>
          <m:e>
            <m:r>
              <w:rPr>
                <w:rFonts w:ascii="Cambria Math" w:hAnsi="Cambria Math"/>
                <w:lang w:val="en-US"/>
              </w:rPr>
              <m:t>p</m:t>
            </m:r>
            <m:ctrlPr>
              <w:rPr>
                <w:rFonts w:ascii="Cambria Math" w:hAnsi="Cambria Math" w:cs="Calibri"/>
                <w:i/>
              </w:rPr>
            </m:ctrlPr>
          </m:e>
          <m:sub>
            <m:r>
              <w:rPr>
                <w:rFonts w:ascii="Cambria Math" w:hAnsi="Cambria Math"/>
                <w:lang w:val="en-US"/>
              </w:rPr>
              <m:t>N</m:t>
            </m:r>
          </m:sub>
        </m:sSub>
      </m:oMath>
      <w:r w:rsidR="003F306F">
        <w:rPr>
          <w:lang w:val="en-US"/>
        </w:rPr>
        <w:t xml:space="preserve"> the </w:t>
      </w:r>
      <w:r w:rsidR="0037483C">
        <w:rPr>
          <w:lang w:val="en-US"/>
        </w:rPr>
        <w:t>fertilizer</w:t>
      </w:r>
      <w:r>
        <w:rPr>
          <w:lang w:val="en-US"/>
        </w:rPr>
        <w:t xml:space="preserve"> </w:t>
      </w:r>
      <w:r w:rsidR="0097575E">
        <w:rPr>
          <w:lang w:val="en-US"/>
        </w:rPr>
        <w:t>price</w:t>
      </w:r>
      <w:r w:rsidR="003F306F">
        <w:rPr>
          <w:lang w:val="en-US"/>
        </w:rPr>
        <w:t>, and</w:t>
      </w:r>
      <w:r>
        <w:rPr>
          <w:lang w:val="en-GB"/>
        </w:rPr>
        <w:t xml:space="preserve"> </w:t>
      </w:r>
      <m:oMath>
        <m:r>
          <w:rPr>
            <w:rFonts w:ascii="Cambria Math" w:hAnsi="Cambria Math" w:cs="Calibri"/>
            <w:lang w:val="en-GB"/>
          </w:rPr>
          <m:t>N</m:t>
        </m:r>
      </m:oMath>
      <w:r w:rsidR="003F306F">
        <w:rPr>
          <w:lang w:val="en-US"/>
        </w:rPr>
        <w:t xml:space="preserve"> the </w:t>
      </w:r>
      <w:r w:rsidR="0037483C">
        <w:rPr>
          <w:lang w:val="en-US"/>
        </w:rPr>
        <w:t>fertilizer</w:t>
      </w:r>
      <w:r w:rsidR="00CD15B3">
        <w:rPr>
          <w:lang w:val="en-US"/>
        </w:rPr>
        <w:t xml:space="preserve"> </w:t>
      </w:r>
      <w:r>
        <w:rPr>
          <w:lang w:val="en-US"/>
        </w:rPr>
        <w:t>quantity</w:t>
      </w:r>
      <w:r w:rsidR="00FD1653">
        <w:rPr>
          <w:lang w:val="en-US"/>
        </w:rPr>
        <w:t xml:space="preserve">. </w:t>
      </w:r>
      <w:r w:rsidR="002448A5">
        <w:rPr>
          <w:lang w:val="en-US"/>
        </w:rPr>
        <w:t>We assume that</w:t>
      </w:r>
      <w:r w:rsidR="00A738E3">
        <w:rPr>
          <w:lang w:val="en-US"/>
        </w:rPr>
        <w:t>, once the crop</w:t>
      </w:r>
      <w:r w:rsidR="009E1D62">
        <w:rPr>
          <w:lang w:val="en-US"/>
        </w:rPr>
        <w:t xml:space="preserve"> is determined</w:t>
      </w:r>
      <w:r w:rsidR="00624EF7">
        <w:rPr>
          <w:lang w:val="en-US"/>
        </w:rPr>
        <w:t xml:space="preserve"> at time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oMath>
      <w:r w:rsidR="009E1D62">
        <w:rPr>
          <w:lang w:val="en-US"/>
        </w:rPr>
        <w:t xml:space="preserve">, </w:t>
      </w:r>
      <w:r w:rsidR="00B1192F">
        <w:rPr>
          <w:lang w:val="en-US"/>
        </w:rPr>
        <w:t>the farme</w:t>
      </w:r>
      <w:r w:rsidR="0056011A">
        <w:rPr>
          <w:lang w:val="en-US"/>
        </w:rPr>
        <w:t xml:space="preserve">r knows </w:t>
      </w:r>
      <w:r w:rsidR="004A2273">
        <w:rPr>
          <w:lang w:val="en-US"/>
        </w:rPr>
        <w:t xml:space="preserve">the </w:t>
      </w:r>
      <w:r w:rsidR="009E1D62">
        <w:rPr>
          <w:lang w:val="en-US"/>
        </w:rPr>
        <w:t xml:space="preserve">associated </w:t>
      </w:r>
      <w:r w:rsidR="0037483C">
        <w:rPr>
          <w:lang w:val="en-US"/>
        </w:rPr>
        <w:t>fertilizer</w:t>
      </w:r>
      <w:r w:rsidR="0030290C">
        <w:rPr>
          <w:lang w:val="en-US"/>
        </w:rPr>
        <w:t xml:space="preserve"> needs for the season</w:t>
      </w:r>
      <w:r w:rsidR="005C1053">
        <w:rPr>
          <w:lang w:val="en-US"/>
        </w:rPr>
        <w:t xml:space="preserve">. </w:t>
      </w:r>
      <w:r w:rsidR="00FE7E2F">
        <w:rPr>
          <w:lang w:val="en-US"/>
        </w:rPr>
        <w:t>A</w:t>
      </w:r>
      <w:r w:rsidR="00D7187E">
        <w:rPr>
          <w:lang w:val="en-US"/>
        </w:rPr>
        <w:t xml:space="preserve">ll </w:t>
      </w:r>
      <w:r w:rsidR="00624EF7">
        <w:rPr>
          <w:lang w:val="en-US"/>
        </w:rPr>
        <w:t>the volume is then</w:t>
      </w:r>
      <w:r w:rsidR="00FE7E2F">
        <w:rPr>
          <w:lang w:val="en-US"/>
        </w:rPr>
        <w:t xml:space="preserve"> </w:t>
      </w:r>
      <w:r w:rsidR="00E35C1A">
        <w:rPr>
          <w:lang w:val="en-US"/>
        </w:rPr>
        <w:t xml:space="preserve">either </w:t>
      </w:r>
      <w:r w:rsidR="00FE7E2F">
        <w:rPr>
          <w:lang w:val="en-US"/>
        </w:rPr>
        <w:t xml:space="preserve">purchased </w:t>
      </w:r>
      <w:r w:rsidR="00E35C1A">
        <w:rPr>
          <w:lang w:val="en-US"/>
        </w:rPr>
        <w:t xml:space="preserve">at </w:t>
      </w:r>
      <w:r w:rsidR="00413BD8">
        <w:rPr>
          <w:lang w:val="en-US"/>
        </w:rPr>
        <w:t>market</w:t>
      </w:r>
      <w:r w:rsidR="00D7187E">
        <w:rPr>
          <w:lang w:val="en-US"/>
        </w:rPr>
        <w:t xml:space="preserve"> price or</w:t>
      </w:r>
      <w:r w:rsidR="00E35C1A">
        <w:rPr>
          <w:lang w:val="en-US"/>
        </w:rPr>
        <w:t xml:space="preserve"> through a forward contract.</w:t>
      </w:r>
      <w:r w:rsidR="00F033CD">
        <w:rPr>
          <w:lang w:val="en-US"/>
        </w:rPr>
        <w:t xml:space="preserve"> </w:t>
      </w:r>
      <w:r w:rsidR="009A0C58">
        <w:rPr>
          <w:lang w:val="en-US"/>
        </w:rPr>
        <w:t xml:space="preserve">When farmers </w:t>
      </w:r>
      <w:r w:rsidR="00743FED">
        <w:rPr>
          <w:lang w:val="en-US"/>
        </w:rPr>
        <w:t xml:space="preserve">simply </w:t>
      </w:r>
      <w:r w:rsidR="009A0C58">
        <w:rPr>
          <w:lang w:val="en-US"/>
        </w:rPr>
        <w:t xml:space="preserve">buy </w:t>
      </w:r>
      <w:r w:rsidR="0037483C">
        <w:rPr>
          <w:lang w:val="en-US"/>
        </w:rPr>
        <w:t>fertilizers</w:t>
      </w:r>
      <w:r w:rsidR="009A0C58">
        <w:rPr>
          <w:lang w:val="en-US"/>
        </w:rPr>
        <w:t xml:space="preserve"> </w:t>
      </w:r>
      <w:r w:rsidR="005A34E4">
        <w:rPr>
          <w:lang w:val="en-US"/>
        </w:rPr>
        <w:t>close to application</w:t>
      </w:r>
      <w:r w:rsidR="0007354F">
        <w:rPr>
          <w:lang w:val="en-US"/>
        </w:rPr>
        <w:t xml:space="preserve">, they pay the </w:t>
      </w:r>
      <w:r w:rsidR="005D3DC4">
        <w:rPr>
          <w:lang w:val="en-US"/>
        </w:rPr>
        <w:lastRenderedPageBreak/>
        <w:t>stochastic</w:t>
      </w:r>
      <w:r w:rsidR="00990633">
        <w:rPr>
          <w:lang w:val="en-US"/>
        </w:rPr>
        <w:t xml:space="preserve"> </w:t>
      </w:r>
      <w:r w:rsidR="0007354F">
        <w:rPr>
          <w:lang w:val="en-US"/>
        </w:rPr>
        <w:t>spot price</w:t>
      </w:r>
      <w:r w:rsidR="00616541">
        <w:rPr>
          <w:lang w:val="en-US"/>
        </w:rPr>
        <w:t xml:space="preserve"> </w:t>
      </w:r>
      <m:oMath>
        <m:d>
          <m:dPr>
            <m:ctrlPr>
              <w:rPr>
                <w:rFonts w:ascii="Cambria Math" w:hAnsi="Cambria Math"/>
                <w:i/>
                <w:lang w:val="en-US"/>
              </w:rPr>
            </m:ctrlPr>
          </m:dPr>
          <m:e>
            <m:sSub>
              <m:sSubPr>
                <m:ctrlPr>
                  <w:rPr>
                    <w:rFonts w:ascii="Cambria Math" w:hAnsi="Cambria Math" w:cs="Calibri"/>
                    <w:i/>
                    <w:lang w:val="en-GB"/>
                  </w:rPr>
                </m:ctrlPr>
              </m:sSubPr>
              <m:e>
                <m:acc>
                  <m:accPr>
                    <m:chr m:val="̃"/>
                    <m:ctrlPr>
                      <w:rPr>
                        <w:rFonts w:ascii="Cambria Math" w:hAnsi="Cambria Math" w:cs="Calibri"/>
                        <w:lang w:val="en-GB"/>
                      </w:rPr>
                    </m:ctrlPr>
                  </m:accPr>
                  <m:e>
                    <m:r>
                      <w:rPr>
                        <w:rFonts w:ascii="Cambria Math" w:hAnsi="Cambria Math" w:cs="Calibri"/>
                        <w:lang w:val="en-GB"/>
                      </w:rPr>
                      <m:t>p</m:t>
                    </m:r>
                  </m:e>
                </m:acc>
              </m:e>
              <m:sub>
                <m:r>
                  <w:rPr>
                    <w:rFonts w:ascii="Cambria Math" w:hAnsi="Cambria Math" w:cs="Calibri"/>
                    <w:lang w:val="en-GB"/>
                  </w:rPr>
                  <m:t>N,1</m:t>
                </m:r>
              </m:sub>
            </m:sSub>
            <m:ctrlPr>
              <w:rPr>
                <w:rFonts w:ascii="Cambria Math" w:hAnsi="Cambria Math" w:cs="Calibri"/>
                <w:i/>
                <w:lang w:val="en-GB"/>
              </w:rPr>
            </m:ctrlPr>
          </m:e>
        </m:d>
      </m:oMath>
      <w:r w:rsidR="00616541" w:rsidRPr="00616541">
        <w:rPr>
          <w:lang w:val="en-GB"/>
        </w:rPr>
        <w:t>.</w:t>
      </w:r>
      <w:r w:rsidR="00616541">
        <w:rPr>
          <w:lang w:val="en-US"/>
        </w:rPr>
        <w:t xml:space="preserve"> </w:t>
      </w:r>
      <w:r w:rsidR="00FF6366">
        <w:rPr>
          <w:lang w:val="en-US"/>
        </w:rPr>
        <w:t>When forward contracting,</w:t>
      </w:r>
      <w:r w:rsidR="004A7D28" w:rsidRPr="001C1A83">
        <w:rPr>
          <w:rStyle w:val="FootnoteReference"/>
          <w:lang w:val="en-GB"/>
        </w:rPr>
        <w:t xml:space="preserve"> </w:t>
      </w:r>
      <w:r w:rsidR="004A7D28" w:rsidRPr="00431F2B">
        <w:rPr>
          <w:rStyle w:val="FootnoteReference"/>
        </w:rPr>
        <w:footnoteReference w:id="4"/>
      </w:r>
      <w:r w:rsidR="004A7D28">
        <w:rPr>
          <w:lang w:val="en-US"/>
        </w:rPr>
        <w:t xml:space="preserve"> </w:t>
      </w:r>
      <w:r w:rsidR="00FF6366">
        <w:rPr>
          <w:lang w:val="en-US"/>
        </w:rPr>
        <w:t xml:space="preserve">the input costs </w:t>
      </w:r>
      <w:r w:rsidR="008D193F">
        <w:rPr>
          <w:lang w:val="en-US"/>
        </w:rPr>
        <w:t>become</w:t>
      </w:r>
      <w:r w:rsidR="00FF6366">
        <w:rPr>
          <w:lang w:val="en-US"/>
        </w:rPr>
        <w:t xml:space="preserve"> fixed </w:t>
      </w:r>
      <m:oMath>
        <m:d>
          <m:dPr>
            <m:ctrlPr>
              <w:rPr>
                <w:rFonts w:ascii="Cambria Math" w:hAnsi="Cambria Math"/>
                <w:i/>
                <w:lang w:val="en-US"/>
              </w:rPr>
            </m:ctrlPr>
          </m:dPr>
          <m:e>
            <m:r>
              <w:rPr>
                <w:rFonts w:ascii="Cambria Math" w:hAnsi="Cambria Math" w:cs="Calibri"/>
                <w:lang w:val="en-GB"/>
              </w:rPr>
              <m:t>f</m:t>
            </m:r>
          </m:e>
        </m:d>
      </m:oMath>
      <w:r w:rsidR="000046F2">
        <w:rPr>
          <w:lang w:val="en-US"/>
        </w:rPr>
        <w:t>, with</w:t>
      </w:r>
      <w:r w:rsidR="00B31270">
        <w:rPr>
          <w:lang w:val="en-US"/>
        </w:rPr>
        <w:t xml:space="preserve"> t</w:t>
      </w:r>
      <w:r w:rsidR="00FF6366">
        <w:rPr>
          <w:lang w:val="en-US"/>
        </w:rPr>
        <w:t>h</w:t>
      </w:r>
      <w:r w:rsidR="000F4E8F">
        <w:rPr>
          <w:lang w:val="en-US"/>
        </w:rPr>
        <w:t>e</w:t>
      </w:r>
      <w:r w:rsidR="00FF6366">
        <w:rPr>
          <w:lang w:val="en-US"/>
        </w:rPr>
        <w:t xml:space="preserve"> </w:t>
      </w:r>
      <w:r w:rsidR="000F4E8F">
        <w:rPr>
          <w:lang w:val="en-US"/>
        </w:rPr>
        <w:t xml:space="preserve">forward </w:t>
      </w:r>
      <w:r w:rsidR="00FF6366">
        <w:rPr>
          <w:lang w:val="en-US"/>
        </w:rPr>
        <w:t xml:space="preserve">price </w:t>
      </w:r>
      <w:r w:rsidR="002E0F92">
        <w:rPr>
          <w:lang w:val="en-US"/>
        </w:rPr>
        <w:t>calculated</w:t>
      </w:r>
      <w:r w:rsidR="00FF6366">
        <w:rPr>
          <w:lang w:val="en-US"/>
        </w:rPr>
        <w:t xml:space="preserve"> a</w:t>
      </w:r>
      <w:r w:rsidR="00A32C3B">
        <w:rPr>
          <w:lang w:val="en-US"/>
        </w:rPr>
        <w:t>s:</w:t>
      </w:r>
    </w:p>
    <w:p w14:paraId="6BF489BD" w14:textId="638E2EE8" w:rsidR="00384B55" w:rsidRPr="00690C20" w:rsidRDefault="00000000" w:rsidP="00352C50">
      <w:pPr>
        <w:spacing w:line="360" w:lineRule="auto"/>
        <w:jc w:val="both"/>
        <w:rPr>
          <w:lang w:val="en-US"/>
        </w:rPr>
      </w:pPr>
      <m:oMath>
        <m:eqArr>
          <m:eqArrPr>
            <m:maxDist m:val="1"/>
            <m:ctrlPr>
              <w:rPr>
                <w:rFonts w:ascii="Cambria Math" w:hAnsi="Cambria Math"/>
                <w:i/>
                <w:lang w:val="en-US"/>
              </w:rPr>
            </m:ctrlPr>
          </m:eqArrPr>
          <m:e>
            <m:r>
              <w:rPr>
                <w:rFonts w:ascii="Cambria Math" w:hAnsi="Cambria Math"/>
                <w:lang w:val="en-US"/>
              </w:rPr>
              <m:t>f=</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N,0</m:t>
                </m:r>
              </m:sub>
            </m:sSub>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-rT</m:t>
                </m:r>
              </m:sup>
            </m:sSup>
            <m:r>
              <w:rPr>
                <w:rFonts w:ascii="Cambria Math" w:hAnsi="Cambria Math"/>
                <w:lang w:val="en-US"/>
              </w:rPr>
              <m:t>#</m:t>
            </m:r>
            <m:d>
              <m:dPr>
                <m:ctrlPr>
                  <w:rPr>
                    <w:rFonts w:ascii="Cambria Math" w:hAnsi="Cambria Math"/>
                    <w:i/>
                    <w:lang w:val="en-US"/>
                  </w:rPr>
                </m:ctrlPr>
              </m:dPr>
              <m:e>
                <m:r>
                  <w:rPr>
                    <w:rFonts w:ascii="Cambria Math" w:hAnsi="Cambria Math"/>
                    <w:lang w:val="en-US"/>
                  </w:rPr>
                  <m:t>9</m:t>
                </m:r>
              </m:e>
            </m:d>
          </m:e>
        </m:eqArr>
      </m:oMath>
      <w:r w:rsidR="00B31270" w:rsidRPr="00E4695B">
        <w:rPr>
          <w:szCs w:val="22"/>
          <w:lang w:val="en-US"/>
        </w:rPr>
        <w:t>w</w:t>
      </w:r>
      <w:r w:rsidR="004E43BD" w:rsidRPr="00E4695B">
        <w:rPr>
          <w:szCs w:val="22"/>
          <w:lang w:val="en-US"/>
        </w:rPr>
        <w:t xml:space="preserve">here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N,0</m:t>
            </m:r>
          </m:sub>
        </m:sSub>
      </m:oMath>
      <w:r w:rsidR="004E43BD" w:rsidRPr="00E4695B">
        <w:rPr>
          <w:szCs w:val="22"/>
          <w:lang w:val="en-US"/>
        </w:rPr>
        <w:t xml:space="preserve"> is the </w:t>
      </w:r>
      <w:r w:rsidR="0037483C" w:rsidRPr="00E4695B">
        <w:rPr>
          <w:szCs w:val="22"/>
          <w:lang w:val="en-US"/>
        </w:rPr>
        <w:t>fertilizer</w:t>
      </w:r>
      <w:r w:rsidR="004E43BD" w:rsidRPr="00E4695B">
        <w:rPr>
          <w:szCs w:val="22"/>
          <w:lang w:val="en-US"/>
        </w:rPr>
        <w:t xml:space="preserve"> spot price</w:t>
      </w:r>
      <w:r w:rsidR="004116E8">
        <w:rPr>
          <w:szCs w:val="22"/>
          <w:lang w:val="en-US"/>
        </w:rPr>
        <w:t xml:space="preserve"> at </w:t>
      </w:r>
      <m:oMath>
        <m:sSub>
          <m:sSubPr>
            <m:ctrlPr>
              <w:rPr>
                <w:rFonts w:ascii="Cambria Math" w:hAnsi="Cambria Math"/>
                <w:i/>
                <w:szCs w:val="22"/>
                <w:lang w:val="en-US"/>
              </w:rPr>
            </m:ctrlPr>
          </m:sSubPr>
          <m:e>
            <m:r>
              <w:rPr>
                <w:rFonts w:ascii="Cambria Math" w:hAnsi="Cambria Math"/>
                <w:szCs w:val="22"/>
                <w:lang w:val="en-US"/>
              </w:rPr>
              <m:t>t</m:t>
            </m:r>
          </m:e>
          <m:sub>
            <m:r>
              <w:rPr>
                <w:rFonts w:ascii="Cambria Math" w:hAnsi="Cambria Math"/>
                <w:szCs w:val="22"/>
                <w:lang w:val="en-US"/>
              </w:rPr>
              <m:t>0</m:t>
            </m:r>
          </m:sub>
        </m:sSub>
      </m:oMath>
      <w:r w:rsidR="00D0078C" w:rsidRPr="00E4695B">
        <w:rPr>
          <w:szCs w:val="22"/>
          <w:lang w:val="en-US"/>
        </w:rPr>
        <w:t xml:space="preserve">, </w:t>
      </w:r>
      <m:oMath>
        <m:r>
          <w:rPr>
            <w:rFonts w:ascii="Cambria Math" w:hAnsi="Cambria Math"/>
            <w:szCs w:val="22"/>
            <w:lang w:val="en-US"/>
          </w:rPr>
          <m:t>r</m:t>
        </m:r>
      </m:oMath>
      <w:r w:rsidR="00D0078C" w:rsidRPr="00E4695B">
        <w:rPr>
          <w:szCs w:val="22"/>
          <w:lang w:val="en-US"/>
        </w:rPr>
        <w:t xml:space="preserve"> is the risk</w:t>
      </w:r>
      <w:r w:rsidR="008A7A7E" w:rsidRPr="00E4695B">
        <w:rPr>
          <w:szCs w:val="22"/>
          <w:lang w:val="en-US"/>
        </w:rPr>
        <w:t>-</w:t>
      </w:r>
      <w:r w:rsidR="00D0078C" w:rsidRPr="00E4695B">
        <w:rPr>
          <w:szCs w:val="22"/>
          <w:lang w:val="en-US"/>
        </w:rPr>
        <w:t xml:space="preserve">free rate, and </w:t>
      </w:r>
      <m:oMath>
        <m:r>
          <w:rPr>
            <w:rFonts w:ascii="Cambria Math" w:hAnsi="Cambria Math"/>
            <w:szCs w:val="22"/>
            <w:lang w:val="en-US"/>
          </w:rPr>
          <m:t>T</m:t>
        </m:r>
      </m:oMath>
      <w:r w:rsidR="00D0078C" w:rsidRPr="00E4695B">
        <w:rPr>
          <w:szCs w:val="22"/>
          <w:lang w:val="en-US"/>
        </w:rPr>
        <w:t xml:space="preserve"> is the delivery time.</w:t>
      </w:r>
      <w:r w:rsidR="007E49CC">
        <w:rPr>
          <w:szCs w:val="22"/>
          <w:lang w:val="en-US"/>
        </w:rPr>
        <w:t xml:space="preserve"> </w:t>
      </w:r>
      <w:r w:rsidR="00792B3E">
        <w:rPr>
          <w:szCs w:val="22"/>
          <w:lang w:val="en-US"/>
        </w:rPr>
        <w:t xml:space="preserve">We </w:t>
      </w:r>
      <w:r w:rsidR="002A5C2D">
        <w:rPr>
          <w:szCs w:val="22"/>
          <w:lang w:val="en-US"/>
        </w:rPr>
        <w:t xml:space="preserve">also </w:t>
      </w:r>
      <w:r w:rsidR="00792B3E">
        <w:rPr>
          <w:szCs w:val="22"/>
          <w:lang w:val="en-US"/>
        </w:rPr>
        <w:t xml:space="preserve">assume no </w:t>
      </w:r>
      <w:r w:rsidR="00D655D3">
        <w:rPr>
          <w:szCs w:val="22"/>
          <w:lang w:val="en-US"/>
        </w:rPr>
        <w:t>fixed and variable costs (e.g., information gathering expenses</w:t>
      </w:r>
      <w:r w:rsidR="002A5C2D">
        <w:rPr>
          <w:szCs w:val="22"/>
          <w:lang w:val="en-US"/>
        </w:rPr>
        <w:t xml:space="preserve"> or</w:t>
      </w:r>
      <w:r w:rsidR="00D655D3">
        <w:rPr>
          <w:szCs w:val="22"/>
          <w:lang w:val="en-US"/>
        </w:rPr>
        <w:t xml:space="preserve"> commissions</w:t>
      </w:r>
      <w:r w:rsidR="002A5C2D">
        <w:rPr>
          <w:szCs w:val="22"/>
          <w:lang w:val="en-US"/>
        </w:rPr>
        <w:t>) f</w:t>
      </w:r>
      <w:r w:rsidR="00DF5958">
        <w:rPr>
          <w:szCs w:val="22"/>
          <w:lang w:val="en-US"/>
        </w:rPr>
        <w:t>or</w:t>
      </w:r>
      <w:r w:rsidR="002A5C2D">
        <w:rPr>
          <w:szCs w:val="22"/>
          <w:lang w:val="en-US"/>
        </w:rPr>
        <w:t xml:space="preserve"> entering the contract.</w:t>
      </w:r>
      <w:r w:rsidR="00BF0A7E">
        <w:rPr>
          <w:szCs w:val="22"/>
          <w:lang w:val="en-US"/>
        </w:rPr>
        <w:t xml:space="preserve"> </w:t>
      </w:r>
      <w:r w:rsidR="001D4649">
        <w:rPr>
          <w:szCs w:val="22"/>
          <w:lang w:val="en-US"/>
        </w:rPr>
        <w:t>We consider f</w:t>
      </w:r>
      <w:r w:rsidR="00B27392">
        <w:rPr>
          <w:szCs w:val="22"/>
          <w:lang w:val="en-US"/>
        </w:rPr>
        <w:t xml:space="preserve">orward contracting </w:t>
      </w:r>
      <w:r w:rsidR="00085599">
        <w:rPr>
          <w:szCs w:val="22"/>
          <w:lang w:val="en-US"/>
        </w:rPr>
        <w:t xml:space="preserve">as </w:t>
      </w:r>
      <w:r w:rsidR="00B27392">
        <w:rPr>
          <w:szCs w:val="22"/>
          <w:lang w:val="en-US"/>
        </w:rPr>
        <w:t xml:space="preserve">mathematically equivalent to a </w:t>
      </w:r>
      <w:r w:rsidR="00CC64A3">
        <w:rPr>
          <w:szCs w:val="22"/>
          <w:lang w:val="en-US"/>
        </w:rPr>
        <w:t>buy-and-hold</w:t>
      </w:r>
      <w:r w:rsidR="00B27392">
        <w:rPr>
          <w:szCs w:val="22"/>
          <w:lang w:val="en-US"/>
        </w:rPr>
        <w:t xml:space="preserve"> strategy</w:t>
      </w:r>
      <w:r w:rsidR="00E552EC">
        <w:rPr>
          <w:szCs w:val="22"/>
          <w:lang w:val="en-US"/>
        </w:rPr>
        <w:t xml:space="preserve">. If the input is bought </w:t>
      </w:r>
      <w:r w:rsidR="00B85EE3">
        <w:rPr>
          <w:szCs w:val="22"/>
          <w:lang w:val="en-US"/>
        </w:rPr>
        <w:t>at</w:t>
      </w:r>
      <w:r w:rsidR="00E552EC">
        <w:rPr>
          <w:szCs w:val="22"/>
          <w:lang w:val="en-US"/>
        </w:rPr>
        <w:t xml:space="preserve"> time </w:t>
      </w:r>
      <m:oMath>
        <m:sSub>
          <m:sSubPr>
            <m:ctrlPr>
              <w:rPr>
                <w:rFonts w:ascii="Cambria Math" w:hAnsi="Cambria Math"/>
                <w:i/>
                <w:szCs w:val="22"/>
                <w:lang w:val="en-US"/>
              </w:rPr>
            </m:ctrlPr>
          </m:sSubPr>
          <m:e>
            <m:r>
              <w:rPr>
                <w:rFonts w:ascii="Cambria Math" w:hAnsi="Cambria Math"/>
                <w:szCs w:val="22"/>
                <w:lang w:val="en-US"/>
              </w:rPr>
              <m:t>t</m:t>
            </m:r>
          </m:e>
          <m:sub>
            <m:r>
              <w:rPr>
                <w:rFonts w:ascii="Cambria Math" w:hAnsi="Cambria Math"/>
                <w:szCs w:val="22"/>
                <w:lang w:val="en-US"/>
              </w:rPr>
              <m:t>0</m:t>
            </m:r>
          </m:sub>
        </m:sSub>
      </m:oMath>
      <w:r w:rsidR="001D154E">
        <w:rPr>
          <w:szCs w:val="22"/>
          <w:lang w:val="en-US"/>
        </w:rPr>
        <w:t xml:space="preserve">, the cost at time </w:t>
      </w:r>
      <m:oMath>
        <m:sSub>
          <m:sSubPr>
            <m:ctrlPr>
              <w:rPr>
                <w:rFonts w:ascii="Cambria Math" w:hAnsi="Cambria Math"/>
                <w:i/>
                <w:szCs w:val="22"/>
                <w:lang w:val="en-US"/>
              </w:rPr>
            </m:ctrlPr>
          </m:sSubPr>
          <m:e>
            <m:r>
              <w:rPr>
                <w:rFonts w:ascii="Cambria Math" w:hAnsi="Cambria Math"/>
                <w:szCs w:val="22"/>
                <w:lang w:val="en-US"/>
              </w:rPr>
              <m:t>t</m:t>
            </m:r>
          </m:e>
          <m:sub>
            <m:r>
              <w:rPr>
                <w:rFonts w:ascii="Cambria Math" w:hAnsi="Cambria Math"/>
                <w:szCs w:val="22"/>
                <w:lang w:val="en-US"/>
              </w:rPr>
              <m:t>1</m:t>
            </m:r>
          </m:sub>
        </m:sSub>
      </m:oMath>
      <w:r w:rsidR="00B85EE3">
        <w:rPr>
          <w:szCs w:val="22"/>
          <w:lang w:val="en-US"/>
        </w:rPr>
        <w:t xml:space="preserve"> </w:t>
      </w:r>
      <w:r w:rsidR="00295219">
        <w:rPr>
          <w:szCs w:val="22"/>
          <w:lang w:val="en-US"/>
        </w:rPr>
        <w:t>is the current spot price plus storage costs. With a forward contract, the firm instead commits to a purchase price</w:t>
      </w:r>
      <w:r w:rsidR="0021079D">
        <w:rPr>
          <w:szCs w:val="22"/>
          <w:lang w:val="en-US"/>
        </w:rPr>
        <w:t xml:space="preserve"> </w:t>
      </w:r>
      <m:oMath>
        <m:r>
          <w:rPr>
            <w:rFonts w:ascii="Cambria Math" w:hAnsi="Cambria Math"/>
            <w:szCs w:val="22"/>
            <w:lang w:val="en-US"/>
          </w:rPr>
          <m:t>(</m:t>
        </m:r>
        <m:r>
          <w:rPr>
            <w:rFonts w:ascii="Cambria Math" w:hAnsi="Cambria Math"/>
            <w:lang w:val="en-US"/>
          </w:rPr>
          <m:t>f)</m:t>
        </m:r>
      </m:oMath>
      <w:r w:rsidR="00295219">
        <w:rPr>
          <w:szCs w:val="22"/>
          <w:lang w:val="en-US"/>
        </w:rPr>
        <w:t xml:space="preserve"> that already reflects these same costs. </w:t>
      </w:r>
      <w:r w:rsidR="0087632C">
        <w:rPr>
          <w:szCs w:val="22"/>
          <w:lang w:val="en-US"/>
        </w:rPr>
        <w:t>Hence,</w:t>
      </w:r>
      <w:r w:rsidR="00727F55">
        <w:rPr>
          <w:szCs w:val="22"/>
          <w:lang w:val="en-US"/>
        </w:rPr>
        <w:t xml:space="preserve"> forward contracting </w:t>
      </w:r>
      <w:r w:rsidR="00C87AA1">
        <w:rPr>
          <w:szCs w:val="22"/>
          <w:lang w:val="en-US"/>
        </w:rPr>
        <w:t xml:space="preserve">reproduces the same outcome as </w:t>
      </w:r>
      <w:r w:rsidR="00727F55">
        <w:rPr>
          <w:szCs w:val="22"/>
          <w:lang w:val="en-US"/>
        </w:rPr>
        <w:t>purchas</w:t>
      </w:r>
      <w:r w:rsidR="00C87AA1">
        <w:rPr>
          <w:szCs w:val="22"/>
          <w:lang w:val="en-US"/>
        </w:rPr>
        <w:t>ing</w:t>
      </w:r>
      <w:r w:rsidR="00727F55">
        <w:rPr>
          <w:szCs w:val="22"/>
          <w:lang w:val="en-US"/>
        </w:rPr>
        <w:t xml:space="preserve"> and stor</w:t>
      </w:r>
      <w:r w:rsidR="00C87AA1">
        <w:rPr>
          <w:szCs w:val="22"/>
          <w:lang w:val="en-US"/>
        </w:rPr>
        <w:t>e</w:t>
      </w:r>
      <w:r w:rsidR="00727F55">
        <w:rPr>
          <w:szCs w:val="22"/>
          <w:lang w:val="en-US"/>
        </w:rPr>
        <w:t xml:space="preserve">, </w:t>
      </w:r>
      <w:r w:rsidR="00C87AA1">
        <w:rPr>
          <w:szCs w:val="22"/>
          <w:lang w:val="en-US"/>
        </w:rPr>
        <w:t xml:space="preserve">while avoiding </w:t>
      </w:r>
      <w:r w:rsidR="00727F55">
        <w:rPr>
          <w:szCs w:val="22"/>
          <w:lang w:val="en-US"/>
        </w:rPr>
        <w:t xml:space="preserve">holding inventory. </w:t>
      </w:r>
      <w:r w:rsidR="00AA48EB" w:rsidRPr="00AA48EB">
        <w:rPr>
          <w:szCs w:val="22"/>
          <w:lang w:val="en-US"/>
        </w:rPr>
        <w:t>In this context we assume the cost of forward contracting for fertilizers to be zero.</w:t>
      </w:r>
    </w:p>
    <w:p w14:paraId="38D413BB" w14:textId="61538857" w:rsidR="004E4CF4" w:rsidRDefault="00AA48EB" w:rsidP="007F06F1">
      <w:pPr>
        <w:pStyle w:val="Heading2"/>
        <w:rPr>
          <w:lang w:val="en-US"/>
        </w:rPr>
      </w:pPr>
      <w:del w:id="13" w:author="Spada, Riccardo" w:date="2026-04-23T17:14:00Z">
        <w:r w:rsidDel="00DC408B">
          <w:rPr>
            <w:lang w:val="en-US"/>
          </w:rPr>
          <w:delText>Behaviorally a</w:delText>
        </w:r>
        <w:r w:rsidR="0052488F" w:rsidDel="00DC408B">
          <w:rPr>
            <w:lang w:val="en-US"/>
          </w:rPr>
          <w:delText xml:space="preserve">djusted </w:delText>
        </w:r>
      </w:del>
      <w:r w:rsidR="0052488F" w:rsidRPr="007F06F1">
        <w:t>contract</w:t>
      </w:r>
      <w:r w:rsidR="0052488F">
        <w:rPr>
          <w:lang w:val="en-US"/>
        </w:rPr>
        <w:t xml:space="preserve"> design</w:t>
      </w:r>
    </w:p>
    <w:p w14:paraId="56289399" w14:textId="0C7D2235" w:rsidR="00F00A72" w:rsidRPr="00817432" w:rsidRDefault="003B611D" w:rsidP="00F00A72">
      <w:pPr>
        <w:spacing w:line="360" w:lineRule="auto"/>
        <w:jc w:val="both"/>
        <w:rPr>
          <w:lang w:val="en-US"/>
        </w:rPr>
      </w:pPr>
      <w:r>
        <w:rPr>
          <w:lang w:val="en-US"/>
        </w:rPr>
        <w:t xml:space="preserve">In addition to the option of buying </w:t>
      </w:r>
      <w:r w:rsidR="0037483C">
        <w:rPr>
          <w:lang w:val="en-US"/>
        </w:rPr>
        <w:t>fertilizers</w:t>
      </w:r>
      <w:r>
        <w:rPr>
          <w:lang w:val="en-US"/>
        </w:rPr>
        <w:t xml:space="preserve"> at </w:t>
      </w:r>
      <w:r w:rsidR="002D68F0">
        <w:rPr>
          <w:lang w:val="en-US"/>
        </w:rPr>
        <w:t xml:space="preserve">the </w:t>
      </w:r>
      <w:r>
        <w:rPr>
          <w:lang w:val="en-US"/>
        </w:rPr>
        <w:t xml:space="preserve">spot price </w:t>
      </w:r>
      <m:oMath>
        <m:d>
          <m:dPr>
            <m:ctrlPr>
              <w:rPr>
                <w:rFonts w:ascii="Cambria Math" w:hAnsi="Cambria Math"/>
                <w:i/>
                <w:lang w:val="en-US"/>
              </w:rPr>
            </m:ctrlPr>
          </m:dPr>
          <m:e>
            <m:sSub>
              <m:sSubPr>
                <m:ctrlPr>
                  <w:rPr>
                    <w:rFonts w:ascii="Cambria Math" w:hAnsi="Cambria Math" w:cs="Calibri"/>
                    <w:i/>
                    <w:lang w:val="en-GB"/>
                  </w:rPr>
                </m:ctrlPr>
              </m:sSubPr>
              <m:e>
                <m:acc>
                  <m:accPr>
                    <m:chr m:val="̃"/>
                    <m:ctrlPr>
                      <w:rPr>
                        <w:rFonts w:ascii="Cambria Math" w:hAnsi="Cambria Math" w:cs="Calibri"/>
                        <w:lang w:val="en-GB"/>
                      </w:rPr>
                    </m:ctrlPr>
                  </m:accPr>
                  <m:e>
                    <m:r>
                      <w:rPr>
                        <w:rFonts w:ascii="Cambria Math" w:hAnsi="Cambria Math" w:cs="Calibri"/>
                        <w:lang w:val="en-GB"/>
                      </w:rPr>
                      <m:t>p</m:t>
                    </m:r>
                  </m:e>
                </m:acc>
              </m:e>
              <m:sub>
                <m:r>
                  <w:rPr>
                    <w:rFonts w:ascii="Cambria Math" w:hAnsi="Cambria Math" w:cs="Calibri"/>
                    <w:lang w:val="en-GB"/>
                  </w:rPr>
                  <m:t>N,1</m:t>
                </m:r>
              </m:sub>
            </m:sSub>
          </m:e>
        </m:d>
      </m:oMath>
      <w:r w:rsidR="002D68F0">
        <w:rPr>
          <w:lang w:val="en-US"/>
        </w:rPr>
        <w:t xml:space="preserve"> </w:t>
      </w:r>
      <w:r>
        <w:rPr>
          <w:lang w:val="en-US"/>
        </w:rPr>
        <w:t xml:space="preserve">and forward contracting with a supplier, thus fixing the price </w:t>
      </w:r>
      <m:oMath>
        <m:d>
          <m:dPr>
            <m:ctrlPr>
              <w:rPr>
                <w:rFonts w:ascii="Cambria Math" w:hAnsi="Cambria Math"/>
                <w:i/>
                <w:lang w:val="en-US"/>
              </w:rPr>
            </m:ctrlPr>
          </m:dPr>
          <m:e>
            <m:r>
              <w:rPr>
                <w:rFonts w:ascii="Cambria Math" w:hAnsi="Cambria Math"/>
                <w:lang w:val="en-US"/>
              </w:rPr>
              <m:t>f</m:t>
            </m:r>
          </m:e>
        </m:d>
      </m:oMath>
      <w:r w:rsidR="004A0C2D">
        <w:rPr>
          <w:lang w:val="en-US"/>
        </w:rPr>
        <w:t>,</w:t>
      </w:r>
      <w:r w:rsidR="002D68F0">
        <w:rPr>
          <w:lang w:val="en-US"/>
        </w:rPr>
        <w:t xml:space="preserve"> </w:t>
      </w:r>
      <w:r w:rsidR="004A0C2D">
        <w:rPr>
          <w:lang w:val="en-US"/>
        </w:rPr>
        <w:t>w</w:t>
      </w:r>
      <w:r w:rsidR="002D68F0">
        <w:rPr>
          <w:lang w:val="en-US"/>
        </w:rPr>
        <w:t>e</w:t>
      </w:r>
      <w:r>
        <w:rPr>
          <w:lang w:val="en-US"/>
        </w:rPr>
        <w:t xml:space="preserve"> </w:t>
      </w:r>
      <w:r w:rsidR="00E451B5">
        <w:rPr>
          <w:lang w:val="en-US"/>
        </w:rPr>
        <w:t>introduce</w:t>
      </w:r>
      <w:r>
        <w:rPr>
          <w:lang w:val="en-US"/>
        </w:rPr>
        <w:t xml:space="preserve"> an “</w:t>
      </w:r>
      <w:r w:rsidR="002E597D">
        <w:rPr>
          <w:lang w:val="en-US"/>
        </w:rPr>
        <w:t>insurance</w:t>
      </w:r>
      <w:r>
        <w:rPr>
          <w:lang w:val="en-US"/>
        </w:rPr>
        <w:t>” mechanism</w:t>
      </w:r>
      <w:r w:rsidR="00C53BEA">
        <w:rPr>
          <w:lang w:val="en-US"/>
        </w:rPr>
        <w:t xml:space="preserve"> to the contract</w:t>
      </w:r>
      <w:r w:rsidR="00ED5CA0">
        <w:rPr>
          <w:lang w:val="en-US"/>
        </w:rPr>
        <w:t xml:space="preserve"> that </w:t>
      </w:r>
      <w:r w:rsidR="00E62088">
        <w:rPr>
          <w:lang w:val="en-US"/>
        </w:rPr>
        <w:t>sets a price ceiling.</w:t>
      </w:r>
      <w:r w:rsidR="00DC0543">
        <w:rPr>
          <w:lang w:val="en-US"/>
        </w:rPr>
        <w:t xml:space="preserve"> </w:t>
      </w:r>
      <w:r w:rsidR="003268E9">
        <w:rPr>
          <w:lang w:val="en-US"/>
        </w:rPr>
        <w:t xml:space="preserve">By paying a premium </w:t>
      </w:r>
      <m:oMath>
        <m:d>
          <m:dPr>
            <m:ctrlPr>
              <w:rPr>
                <w:rFonts w:ascii="Cambria Math" w:hAnsi="Cambria Math"/>
                <w:i/>
                <w:lang w:val="en-US"/>
              </w:rPr>
            </m:ctrlPr>
          </m:dPr>
          <m:e>
            <m:r>
              <m:rPr>
                <m:sty m:val="p"/>
              </m:rPr>
              <w:rPr>
                <w:rFonts w:ascii="Cambria Math" w:hAnsi="Cambria Math" w:cs="Calibri"/>
                <w:lang w:val="en-GB"/>
              </w:rPr>
              <m:t>Γ</m:t>
            </m:r>
          </m:e>
        </m:d>
      </m:oMath>
      <w:r w:rsidR="003268E9">
        <w:rPr>
          <w:lang w:val="en-US"/>
        </w:rPr>
        <w:t xml:space="preserve">, if the fertilizer price </w:t>
      </w:r>
      <w:r w:rsidR="002E597D">
        <w:rPr>
          <w:lang w:val="en-US"/>
        </w:rPr>
        <w:t xml:space="preserve">is </w:t>
      </w:r>
      <w:r w:rsidR="003268E9">
        <w:rPr>
          <w:lang w:val="en-US"/>
        </w:rPr>
        <w:t xml:space="preserve">above a certain threshold </w:t>
      </w:r>
      <m:oMath>
        <m:d>
          <m:dPr>
            <m:ctrlPr>
              <w:rPr>
                <w:rFonts w:ascii="Cambria Math" w:hAnsi="Cambria Math"/>
                <w:i/>
                <w:lang w:val="en-US"/>
              </w:rPr>
            </m:ctrlPr>
          </m:dPr>
          <m:e>
            <m:r>
              <w:rPr>
                <w:rFonts w:ascii="Cambria Math" w:hAnsi="Cambria Math"/>
                <w:lang w:val="en-US"/>
              </w:rPr>
              <m:t>k</m:t>
            </m:r>
          </m:e>
        </m:d>
      </m:oMath>
      <w:r w:rsidR="003268E9">
        <w:rPr>
          <w:lang w:val="en-US"/>
        </w:rPr>
        <w:t xml:space="preserve">, the </w:t>
      </w:r>
      <w:r w:rsidR="001A2B72">
        <w:rPr>
          <w:lang w:val="en-US"/>
        </w:rPr>
        <w:t xml:space="preserve">insurance </w:t>
      </w:r>
      <w:r w:rsidR="003268E9">
        <w:rPr>
          <w:lang w:val="en-US"/>
        </w:rPr>
        <w:t xml:space="preserve">payoff </w:t>
      </w:r>
      <m:oMath>
        <m:d>
          <m:dPr>
            <m:ctrlPr>
              <w:rPr>
                <w:rFonts w:ascii="Cambria Math" w:hAnsi="Cambria Math"/>
                <w:i/>
                <w:lang w:val="en-US"/>
              </w:rPr>
            </m:ctrlPr>
          </m:dPr>
          <m:e>
            <m:r>
              <w:rPr>
                <w:rFonts w:ascii="Cambria Math" w:hAnsi="Cambria Math"/>
                <w:lang w:val="en-GB"/>
              </w:rPr>
              <m:t>I</m:t>
            </m:r>
            <m:ctrlPr>
              <w:rPr>
                <w:rFonts w:ascii="Cambria Math" w:hAnsi="Cambria Math"/>
                <w:lang w:val="en-GB"/>
              </w:rPr>
            </m:ctrlPr>
          </m:e>
        </m:d>
      </m:oMath>
      <w:r w:rsidR="008065D5">
        <w:rPr>
          <w:lang w:val="en-US"/>
        </w:rPr>
        <w:t xml:space="preserve"> </w:t>
      </w:r>
      <w:r w:rsidR="003268E9">
        <w:rPr>
          <w:lang w:val="en-US"/>
        </w:rPr>
        <w:t xml:space="preserve">would ensure that the price </w:t>
      </w:r>
      <w:r w:rsidR="00761805">
        <w:rPr>
          <w:lang w:val="en-US"/>
        </w:rPr>
        <w:t>farmers</w:t>
      </w:r>
      <w:r w:rsidR="003268E9">
        <w:rPr>
          <w:lang w:val="en-US"/>
        </w:rPr>
        <w:t xml:space="preserve"> pay </w:t>
      </w:r>
      <w:r w:rsidR="001A2B72">
        <w:rPr>
          <w:lang w:val="en-US"/>
        </w:rPr>
        <w:t xml:space="preserve">for fertilizer </w:t>
      </w:r>
      <w:r w:rsidR="003268E9">
        <w:rPr>
          <w:lang w:val="en-US"/>
        </w:rPr>
        <w:t>would be capped.</w:t>
      </w:r>
      <w:r w:rsidR="008065D5">
        <w:rPr>
          <w:lang w:val="en-US"/>
        </w:rPr>
        <w:t xml:space="preserve"> This mechanism </w:t>
      </w:r>
      <w:r w:rsidR="00F00A72">
        <w:rPr>
          <w:lang w:val="en-US"/>
        </w:rPr>
        <w:t xml:space="preserve">thus functions as a European </w:t>
      </w:r>
      <w:r w:rsidR="005B04DA">
        <w:rPr>
          <w:lang w:val="en-US"/>
        </w:rPr>
        <w:t xml:space="preserve">call </w:t>
      </w:r>
      <w:r w:rsidR="00F00A72">
        <w:rPr>
          <w:lang w:val="en-US"/>
        </w:rPr>
        <w:t xml:space="preserve">option where the payout </w:t>
      </w:r>
      <w:r w:rsidR="00F00A72">
        <w:rPr>
          <w:lang w:val="en-GB"/>
        </w:rPr>
        <w:t xml:space="preserve">amount is made whenever the fertiliser spot price at time </w:t>
      </w:r>
      <m:oMath>
        <m:r>
          <w:rPr>
            <w:rFonts w:ascii="Cambria Math" w:hAnsi="Cambria Math"/>
            <w:lang w:val="en-GB"/>
          </w:rPr>
          <m:t>t=1</m:t>
        </m:r>
      </m:oMath>
      <w:r w:rsidR="00F00A72">
        <w:rPr>
          <w:lang w:val="en-GB"/>
        </w:rPr>
        <w:t xml:space="preserve"> is above the farm's individual threshold price, othe</w:t>
      </w:r>
      <w:proofErr w:type="spellStart"/>
      <w:r w:rsidR="00F00A72">
        <w:rPr>
          <w:lang w:val="en-GB"/>
        </w:rPr>
        <w:t>rwise</w:t>
      </w:r>
      <w:proofErr w:type="spellEnd"/>
      <w:r w:rsidR="00F00A72">
        <w:rPr>
          <w:lang w:val="en-GB"/>
        </w:rPr>
        <w:t xml:space="preserve"> the </w:t>
      </w:r>
      <w:proofErr w:type="spellStart"/>
      <w:r w:rsidR="00F00A72">
        <w:rPr>
          <w:lang w:val="en-GB"/>
        </w:rPr>
        <w:t>payout</w:t>
      </w:r>
      <w:proofErr w:type="spellEnd"/>
      <w:r w:rsidR="00F00A72">
        <w:rPr>
          <w:lang w:val="en-GB"/>
        </w:rPr>
        <w:t xml:space="preserve"> is zero: </w:t>
      </w:r>
    </w:p>
    <w:p w14:paraId="6DB34259" w14:textId="056D61D7" w:rsidR="00F00A72" w:rsidRDefault="00000000" w:rsidP="00F00A72">
      <w:pPr>
        <w:spacing w:line="360" w:lineRule="auto"/>
        <w:jc w:val="both"/>
        <w:rPr>
          <w:lang w:val="en-GB"/>
        </w:rPr>
      </w:pPr>
      <m:oMathPara>
        <m:oMath>
          <m:eqArr>
            <m:eqArrPr>
              <m:maxDist m:val="1"/>
              <m:ctrlPr>
                <w:rPr>
                  <w:rFonts w:ascii="Cambria Math" w:hAnsi="Cambria Math" w:cs="Calibri"/>
                  <w:i/>
                  <w:lang w:val="en-GB"/>
                </w:rPr>
              </m:ctrlPr>
            </m:eqArrPr>
            <m:e>
              <m:r>
                <w:rPr>
                  <w:rFonts w:ascii="Cambria Math" w:hAnsi="Cambria Math"/>
                  <w:lang w:val="en-GB"/>
                </w:rPr>
                <m:t>I</m:t>
              </m:r>
              <m:r>
                <w:rPr>
                  <w:rFonts w:ascii="Cambria Math" w:hAnsi="Cambria Math" w:cs="Calibri"/>
                  <w:lang w:val="en-GB"/>
                </w:rPr>
                <m:t>=</m:t>
              </m:r>
              <m:func>
                <m:funcPr>
                  <m:ctrlPr>
                    <w:rPr>
                      <w:rFonts w:ascii="Cambria Math" w:hAnsi="Cambria Math" w:cs="Calibri"/>
                      <w:lang w:val="en-GB"/>
                    </w:rPr>
                  </m:ctrlPr>
                </m:funcPr>
                <m:fName>
                  <m:r>
                    <m:rPr>
                      <m:sty m:val="p"/>
                    </m:rPr>
                    <w:rPr>
                      <w:rFonts w:ascii="Cambria Math" w:hAnsi="Cambria Math" w:cs="Calibri"/>
                      <w:lang w:val="en-GB"/>
                    </w:rPr>
                    <m:t>max</m:t>
                  </m:r>
                  <m:ctrlPr>
                    <w:rPr>
                      <w:rFonts w:ascii="Cambria Math" w:hAnsi="Cambria Math" w:cs="Calibri"/>
                      <w:i/>
                      <w:lang w:val="en-GB"/>
                    </w:rPr>
                  </m:ctrlPr>
                </m:fName>
                <m:e>
                  <m:r>
                    <w:rPr>
                      <w:rFonts w:ascii="Cambria Math" w:hAnsi="Cambria Math" w:cs="Calibri"/>
                      <w:lang w:val="en-GB"/>
                    </w:rPr>
                    <m:t>(</m:t>
                  </m:r>
                  <m:sSub>
                    <m:sSubPr>
                      <m:ctrlPr>
                        <w:rPr>
                          <w:rFonts w:ascii="Cambria Math" w:hAnsi="Cambria Math" w:cs="Calibri"/>
                          <w:i/>
                        </w:rPr>
                      </m:ctrlPr>
                    </m:sSubPr>
                    <m:e>
                      <m:r>
                        <w:rPr>
                          <w:rFonts w:ascii="Cambria Math" w:hAnsi="Cambria Math" w:cs="Calibri"/>
                        </w:rPr>
                        <m:t>p</m:t>
                      </m:r>
                    </m:e>
                    <m:sub>
                      <m:r>
                        <w:rPr>
                          <w:rFonts w:ascii="Cambria Math" w:hAnsi="Cambria Math" w:cs="Calibri"/>
                        </w:rPr>
                        <m:t>N,1</m:t>
                      </m:r>
                    </m:sub>
                  </m:sSub>
                  <m:r>
                    <w:rPr>
                      <w:rFonts w:ascii="Cambria Math" w:hAnsi="Cambria Math" w:cs="Calibri"/>
                      <w:lang w:val="en-GB"/>
                    </w:rPr>
                    <m:t>-</m:t>
                  </m:r>
                  <m:r>
                    <w:rPr>
                      <w:rFonts w:ascii="Cambria Math" w:hAnsi="Cambria Math" w:cs="Calibri"/>
                    </w:rPr>
                    <m:t>k</m:t>
                  </m:r>
                  <m:r>
                    <w:rPr>
                      <w:rFonts w:ascii="Cambria Math" w:hAnsi="Cambria Math" w:cs="Calibri"/>
                      <w:lang w:val="en-GB"/>
                    </w:rPr>
                    <m:t>,0)</m:t>
                  </m:r>
                </m:e>
              </m:func>
              <m:r>
                <w:rPr>
                  <w:rFonts w:ascii="Cambria Math" w:hAnsi="Cambria Math" w:cs="Calibri"/>
                  <w:lang w:val="en-GB"/>
                </w:rPr>
                <m:t xml:space="preserve">  </m:t>
              </m:r>
              <m:r>
                <w:rPr>
                  <w:rFonts w:ascii="Cambria Math" w:hAnsi="Cambria Math" w:cs="Calibri"/>
                </w:rPr>
                <m:t>#(</m:t>
              </m:r>
              <m:r>
                <w:rPr>
                  <w:rFonts w:ascii="Cambria Math" w:hAnsi="Cambria Math" w:cs="Calibri"/>
                  <w:lang w:val="en-GB"/>
                </w:rPr>
                <m:t>10)</m:t>
              </m:r>
            </m:e>
          </m:eqArr>
        </m:oMath>
      </m:oMathPara>
    </w:p>
    <w:p w14:paraId="11055482" w14:textId="6D57D70B" w:rsidR="00F00A72" w:rsidRDefault="00F00A72" w:rsidP="00F00A72">
      <w:pPr>
        <w:spacing w:line="360" w:lineRule="auto"/>
        <w:jc w:val="both"/>
        <w:rPr>
          <w:lang w:val="en-GB"/>
        </w:rPr>
      </w:pPr>
      <w:r w:rsidRPr="00972AA3">
        <w:rPr>
          <w:lang w:val="en-GB"/>
        </w:rPr>
        <w:t>In this case, and u</w:t>
      </w:r>
      <w:r>
        <w:rPr>
          <w:lang w:val="en-GB"/>
        </w:rPr>
        <w:t xml:space="preserve">nlike the traditional forward contract, the contract is not free to enter. Here, the </w:t>
      </w:r>
      <w:r w:rsidRPr="00972AA3">
        <w:rPr>
          <w:lang w:val="en-GB"/>
        </w:rPr>
        <w:t>supplier carries all the risk and should thus be compensated.</w:t>
      </w:r>
      <w:r>
        <w:rPr>
          <w:lang w:val="en-GB"/>
        </w:rPr>
        <w:t xml:space="preserve"> To </w:t>
      </w:r>
      <w:r w:rsidR="00EA7B76">
        <w:rPr>
          <w:lang w:val="en-GB"/>
        </w:rPr>
        <w:t xml:space="preserve">calculate the premium of </w:t>
      </w:r>
      <w:r>
        <w:rPr>
          <w:lang w:val="en-GB"/>
        </w:rPr>
        <w:t>an European call option, we discount its expected payoff:</w:t>
      </w:r>
    </w:p>
    <w:p w14:paraId="1487C297" w14:textId="3E3A60DA" w:rsidR="00F00A72" w:rsidRDefault="00000000" w:rsidP="00F00A72">
      <w:pPr>
        <w:spacing w:line="360" w:lineRule="auto"/>
        <w:jc w:val="both"/>
        <w:rPr>
          <w:lang w:val="en-GB"/>
        </w:rPr>
      </w:pPr>
      <m:oMathPara>
        <m:oMath>
          <m:eqArr>
            <m:eqArrPr>
              <m:maxDist m:val="1"/>
              <m:ctrlPr>
                <w:rPr>
                  <w:rFonts w:ascii="Cambria Math" w:hAnsi="Cambria Math" w:cs="Calibri"/>
                  <w:i/>
                  <w:lang w:val="en-GB"/>
                </w:rPr>
              </m:ctrlPr>
            </m:eqArrPr>
            <m:e>
              <m:r>
                <m:rPr>
                  <m:sty m:val="p"/>
                </m:rPr>
                <w:rPr>
                  <w:rFonts w:ascii="Cambria Math" w:hAnsi="Cambria Math" w:cs="Calibri"/>
                  <w:lang w:val="en-GB"/>
                </w:rPr>
                <m:t>Γ</m:t>
              </m:r>
              <m:r>
                <w:rPr>
                  <w:rFonts w:ascii="Cambria Math" w:hAnsi="Cambria Math" w:cs="Calibri"/>
                  <w:lang w:val="en-GB"/>
                </w:rPr>
                <m:t>=E(I)</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-rT</m:t>
                  </m:r>
                </m:sup>
              </m:sSup>
              <m:r>
                <w:rPr>
                  <w:rFonts w:ascii="Cambria Math" w:hAnsi="Cambria Math" w:cs="Calibri"/>
                </w:rPr>
                <m:t>#(</m:t>
              </m:r>
              <m:r>
                <w:rPr>
                  <w:rFonts w:ascii="Cambria Math" w:hAnsi="Cambria Math" w:cs="Calibri"/>
                  <w:lang w:val="en-GB"/>
                </w:rPr>
                <m:t>11)</m:t>
              </m:r>
            </m:e>
          </m:eqArr>
        </m:oMath>
      </m:oMathPara>
    </w:p>
    <w:p w14:paraId="1510EE89" w14:textId="77777777" w:rsidR="006B4E3B" w:rsidRPr="00A23649" w:rsidRDefault="006B4E3B" w:rsidP="006B4E3B">
      <w:pPr>
        <w:spacing w:line="360" w:lineRule="auto"/>
        <w:jc w:val="both"/>
        <w:rPr>
          <w:lang w:val="en-US"/>
        </w:rPr>
      </w:pPr>
      <w:bookmarkStart w:id="14" w:name="_Ref205816026"/>
      <w:r>
        <w:rPr>
          <w:lang w:val="en-US"/>
        </w:rPr>
        <w:t xml:space="preserve">Traditional forward contracts primarily address risk aversion by fixing the price and eliminating exposure to future price volatility. In contrast, the proposed adjusted contract (also called </w:t>
      </w:r>
      <w:r>
        <w:rPr>
          <w:lang w:val="en-US"/>
        </w:rPr>
        <w:lastRenderedPageBreak/>
        <w:t xml:space="preserve">maximum price contract) targets downside risk aversion and loss aversion by offering protection against adverse price movements while preserving the opportunity to benefit from price declines. Available purchasing choices are summarized in </w:t>
      </w:r>
      <w:r w:rsidRPr="00896706">
        <w:rPr>
          <w:lang w:val="en-US"/>
        </w:rPr>
        <w:fldChar w:fldCharType="begin"/>
      </w:r>
      <w:r w:rsidRPr="00896706">
        <w:rPr>
          <w:lang w:val="en-US"/>
        </w:rPr>
        <w:instrText xml:space="preserve"> REF _Ref205816026 \h  \* MERGEFORMAT </w:instrText>
      </w:r>
      <w:r w:rsidRPr="00896706">
        <w:rPr>
          <w:lang w:val="en-US"/>
        </w:rPr>
      </w:r>
      <w:r w:rsidRPr="00896706">
        <w:rPr>
          <w:lang w:val="en-US"/>
        </w:rPr>
        <w:fldChar w:fldCharType="separate"/>
      </w:r>
      <w:r w:rsidRPr="00896706">
        <w:rPr>
          <w:lang w:val="en-US"/>
        </w:rPr>
        <w:t>Table 1</w:t>
      </w:r>
      <w:r w:rsidRPr="00896706">
        <w:rPr>
          <w:lang w:val="en-US"/>
        </w:rPr>
        <w:fldChar w:fldCharType="end"/>
      </w:r>
      <w:r>
        <w:rPr>
          <w:lang w:val="en-US"/>
        </w:rPr>
        <w:t>.</w:t>
      </w:r>
    </w:p>
    <w:p w14:paraId="459BC926" w14:textId="596E52DC" w:rsidR="006B4E3B" w:rsidRPr="00896706" w:rsidRDefault="006B4E3B" w:rsidP="006B4E3B">
      <w:pPr>
        <w:pStyle w:val="Caption"/>
        <w:keepNext/>
        <w:rPr>
          <w:rFonts w:ascii="Times New Roman" w:hAnsi="Times New Roman"/>
          <w:i/>
          <w:iCs w:val="0"/>
          <w:color w:val="auto"/>
          <w:sz w:val="24"/>
          <w:szCs w:val="24"/>
          <w:lang w:val="en-GB"/>
        </w:rPr>
      </w:pPr>
      <w:bookmarkStart w:id="15" w:name="_Ref214287448"/>
      <w:r w:rsidRPr="00896706">
        <w:rPr>
          <w:rFonts w:ascii="Times New Roman" w:hAnsi="Times New Roman"/>
          <w:b/>
          <w:bCs/>
          <w:color w:val="auto"/>
          <w:sz w:val="24"/>
          <w:szCs w:val="24"/>
          <w:lang w:val="en-GB"/>
        </w:rPr>
        <w:t xml:space="preserve">Table </w:t>
      </w:r>
      <w:r w:rsidRPr="00896706">
        <w:rPr>
          <w:rFonts w:ascii="Times New Roman" w:hAnsi="Times New Roman"/>
          <w:b/>
          <w:bCs/>
          <w:color w:val="auto"/>
          <w:sz w:val="24"/>
          <w:szCs w:val="24"/>
        </w:rPr>
        <w:fldChar w:fldCharType="begin"/>
      </w:r>
      <w:r w:rsidRPr="00896706">
        <w:rPr>
          <w:rFonts w:ascii="Times New Roman" w:hAnsi="Times New Roman"/>
          <w:b/>
          <w:bCs/>
          <w:color w:val="auto"/>
          <w:sz w:val="24"/>
          <w:szCs w:val="24"/>
          <w:lang w:val="en-GB"/>
        </w:rPr>
        <w:instrText xml:space="preserve"> SEQ Table \* ARABIC </w:instrText>
      </w:r>
      <w:r w:rsidRPr="00896706">
        <w:rPr>
          <w:rFonts w:ascii="Times New Roman" w:hAnsi="Times New Roman"/>
          <w:b/>
          <w:bCs/>
          <w:color w:val="auto"/>
          <w:sz w:val="24"/>
          <w:szCs w:val="24"/>
        </w:rPr>
        <w:fldChar w:fldCharType="separate"/>
      </w:r>
      <w:r w:rsidR="00F7102A">
        <w:rPr>
          <w:rFonts w:ascii="Times New Roman" w:hAnsi="Times New Roman"/>
          <w:b/>
          <w:bCs/>
          <w:noProof/>
          <w:color w:val="auto"/>
          <w:sz w:val="24"/>
          <w:szCs w:val="24"/>
          <w:lang w:val="en-GB"/>
        </w:rPr>
        <w:t>1</w:t>
      </w:r>
      <w:r w:rsidRPr="00896706">
        <w:rPr>
          <w:rFonts w:ascii="Times New Roman" w:hAnsi="Times New Roman"/>
          <w:b/>
          <w:bCs/>
          <w:color w:val="auto"/>
          <w:sz w:val="24"/>
          <w:szCs w:val="24"/>
        </w:rPr>
        <w:fldChar w:fldCharType="end"/>
      </w:r>
      <w:bookmarkEnd w:id="14"/>
      <w:bookmarkEnd w:id="15"/>
      <w:r w:rsidRPr="00896706">
        <w:rPr>
          <w:rFonts w:ascii="Times New Roman" w:hAnsi="Times New Roman"/>
          <w:b/>
          <w:bCs/>
          <w:color w:val="auto"/>
          <w:sz w:val="24"/>
          <w:szCs w:val="24"/>
          <w:lang w:val="en-GB"/>
        </w:rPr>
        <w:t>.</w:t>
      </w:r>
      <w:r w:rsidRPr="00896706">
        <w:rPr>
          <w:rFonts w:ascii="Times New Roman" w:hAnsi="Times New Roman"/>
          <w:i/>
          <w:iCs w:val="0"/>
          <w:color w:val="auto"/>
          <w:sz w:val="24"/>
          <w:szCs w:val="24"/>
          <w:lang w:val="en-GB"/>
        </w:rPr>
        <w:t xml:space="preserve"> </w:t>
      </w:r>
      <w:r w:rsidRPr="00896706">
        <w:rPr>
          <w:rFonts w:ascii="Times New Roman" w:hAnsi="Times New Roman"/>
          <w:i/>
          <w:iCs w:val="0"/>
          <w:color w:val="auto"/>
          <w:sz w:val="24"/>
          <w:szCs w:val="24"/>
          <w:lang w:val="en-US"/>
        </w:rPr>
        <w:t>Overview of traditional and adjusted contract design</w:t>
      </w:r>
    </w:p>
    <w:tbl>
      <w:tblPr>
        <w:tblStyle w:val="TableGrid"/>
        <w:tblW w:w="5000" w:type="pct"/>
        <w:tblLook w:val="04A0" w:firstRow="1" w:lastRow="0" w:firstColumn="1" w:lastColumn="0" w:noHBand="0" w:noVBand="1"/>
      </w:tblPr>
      <w:tblGrid>
        <w:gridCol w:w="2331"/>
        <w:gridCol w:w="1499"/>
        <w:gridCol w:w="1984"/>
        <w:gridCol w:w="3546"/>
      </w:tblGrid>
      <w:tr w:rsidR="006B4E3B" w:rsidRPr="00235293" w14:paraId="53E8AFA2" w14:textId="77777777" w:rsidTr="003F6149">
        <w:tc>
          <w:tcPr>
            <w:tcW w:w="1245" w:type="pct"/>
            <w:tcBorders>
              <w:top w:val="single" w:sz="4" w:space="0" w:color="auto"/>
              <w:bottom w:val="single" w:sz="4" w:space="0" w:color="auto"/>
            </w:tcBorders>
          </w:tcPr>
          <w:p w14:paraId="0480864F" w14:textId="77777777" w:rsidR="006B4E3B" w:rsidRPr="006F7750" w:rsidRDefault="006B4E3B">
            <w:pPr>
              <w:spacing w:line="360" w:lineRule="auto"/>
              <w:rPr>
                <w:b/>
                <w:bCs/>
                <w:sz w:val="20"/>
                <w:szCs w:val="18"/>
                <w:lang w:val="en-US"/>
              </w:rPr>
            </w:pPr>
            <w:r w:rsidRPr="006F7750">
              <w:rPr>
                <w:b/>
                <w:bCs/>
                <w:sz w:val="20"/>
                <w:szCs w:val="18"/>
                <w:lang w:val="en-US"/>
              </w:rPr>
              <w:t xml:space="preserve"> </w:t>
            </w:r>
          </w:p>
        </w:tc>
        <w:tc>
          <w:tcPr>
            <w:tcW w:w="801" w:type="pct"/>
            <w:tcBorders>
              <w:top w:val="single" w:sz="4" w:space="0" w:color="auto"/>
              <w:bottom w:val="single" w:sz="4" w:space="0" w:color="auto"/>
            </w:tcBorders>
            <w:vAlign w:val="center"/>
          </w:tcPr>
          <w:p w14:paraId="51AD2D76" w14:textId="77777777" w:rsidR="006B4E3B" w:rsidRPr="006F7750" w:rsidRDefault="006B4E3B">
            <w:pPr>
              <w:spacing w:line="360" w:lineRule="auto"/>
              <w:jc w:val="center"/>
              <w:rPr>
                <w:b/>
                <w:bCs/>
                <w:sz w:val="20"/>
                <w:szCs w:val="18"/>
                <w:lang w:val="en-US"/>
              </w:rPr>
            </w:pPr>
            <w:r w:rsidRPr="006F7750">
              <w:rPr>
                <w:b/>
                <w:bCs/>
                <w:sz w:val="20"/>
                <w:szCs w:val="18"/>
                <w:lang w:val="en-US"/>
              </w:rPr>
              <w:t>Spot price</w:t>
            </w:r>
          </w:p>
        </w:tc>
        <w:tc>
          <w:tcPr>
            <w:tcW w:w="1060" w:type="pct"/>
            <w:tcBorders>
              <w:top w:val="single" w:sz="4" w:space="0" w:color="auto"/>
              <w:bottom w:val="single" w:sz="4" w:space="0" w:color="auto"/>
            </w:tcBorders>
            <w:vAlign w:val="center"/>
          </w:tcPr>
          <w:p w14:paraId="7BB5DA83" w14:textId="77777777" w:rsidR="006B4E3B" w:rsidRPr="006F7750" w:rsidRDefault="006B4E3B">
            <w:pPr>
              <w:spacing w:line="360" w:lineRule="auto"/>
              <w:jc w:val="center"/>
              <w:rPr>
                <w:b/>
                <w:bCs/>
                <w:sz w:val="20"/>
                <w:szCs w:val="18"/>
                <w:lang w:val="en-US"/>
              </w:rPr>
            </w:pPr>
            <w:r>
              <w:rPr>
                <w:b/>
                <w:bCs/>
                <w:sz w:val="20"/>
                <w:szCs w:val="18"/>
                <w:lang w:val="en-US"/>
              </w:rPr>
              <w:t>F</w:t>
            </w:r>
            <w:r w:rsidRPr="006F7750">
              <w:rPr>
                <w:b/>
                <w:bCs/>
                <w:sz w:val="20"/>
                <w:szCs w:val="18"/>
                <w:lang w:val="en-US"/>
              </w:rPr>
              <w:t>orward contract</w:t>
            </w:r>
          </w:p>
        </w:tc>
        <w:tc>
          <w:tcPr>
            <w:tcW w:w="1895" w:type="pct"/>
            <w:tcBorders>
              <w:top w:val="single" w:sz="4" w:space="0" w:color="auto"/>
              <w:bottom w:val="single" w:sz="4" w:space="0" w:color="auto"/>
            </w:tcBorders>
            <w:vAlign w:val="center"/>
          </w:tcPr>
          <w:p w14:paraId="0A8CBAD8" w14:textId="77777777" w:rsidR="006B4E3B" w:rsidRPr="006F7750" w:rsidRDefault="006B4E3B">
            <w:pPr>
              <w:spacing w:line="360" w:lineRule="auto"/>
              <w:jc w:val="center"/>
              <w:rPr>
                <w:b/>
                <w:bCs/>
                <w:sz w:val="20"/>
                <w:szCs w:val="18"/>
                <w:lang w:val="en-US"/>
              </w:rPr>
            </w:pPr>
            <w:r w:rsidRPr="006F7750">
              <w:rPr>
                <w:b/>
                <w:bCs/>
                <w:sz w:val="20"/>
                <w:szCs w:val="18"/>
                <w:lang w:val="en-US"/>
              </w:rPr>
              <w:t>Adjusted contract</w:t>
            </w:r>
          </w:p>
        </w:tc>
      </w:tr>
      <w:tr w:rsidR="006B4E3B" w:rsidRPr="00EC3459" w14:paraId="62EE3972" w14:textId="77777777" w:rsidTr="003F6149">
        <w:tc>
          <w:tcPr>
            <w:tcW w:w="1245" w:type="pct"/>
            <w:vAlign w:val="center"/>
          </w:tcPr>
          <w:p w14:paraId="20A6B86A" w14:textId="77777777" w:rsidR="006B4E3B" w:rsidRPr="006F7750" w:rsidRDefault="006B4E3B">
            <w:pPr>
              <w:spacing w:line="360" w:lineRule="auto"/>
              <w:rPr>
                <w:sz w:val="20"/>
                <w:szCs w:val="18"/>
              </w:rPr>
            </w:pPr>
            <w:r w:rsidRPr="006F7750">
              <w:rPr>
                <w:sz w:val="20"/>
                <w:szCs w:val="18"/>
                <w:lang w:val="en-US"/>
              </w:rPr>
              <w:t>Fertilizer cost</w:t>
            </w:r>
          </w:p>
        </w:tc>
        <w:tc>
          <w:tcPr>
            <w:tcW w:w="801" w:type="pct"/>
            <w:vAlign w:val="center"/>
          </w:tcPr>
          <w:p w14:paraId="36FD76D3" w14:textId="3434D702" w:rsidR="006B4E3B" w:rsidRPr="006F7750" w:rsidRDefault="00000000">
            <w:pPr>
              <w:spacing w:line="360" w:lineRule="auto"/>
              <w:jc w:val="center"/>
              <w:rPr>
                <w:i/>
                <w:sz w:val="20"/>
                <w:szCs w:val="18"/>
                <w:lang w:val="en-US"/>
              </w:rPr>
            </w:pPr>
            <m:oMathPara>
              <m:oMath>
                <m:sSub>
                  <m:sSubPr>
                    <m:ctrlPr>
                      <w:rPr>
                        <w:rFonts w:ascii="Cambria Math" w:hAnsi="Cambria Math" w:cs="Calibri"/>
                        <w:i/>
                        <w:sz w:val="20"/>
                        <w:szCs w:val="16"/>
                        <w:lang w:val="en-GB"/>
                      </w:rPr>
                    </m:ctrlPr>
                  </m:sSubPr>
                  <m:e>
                    <m:acc>
                      <m:accPr>
                        <m:chr m:val="̃"/>
                        <m:ctrlPr>
                          <w:rPr>
                            <w:rFonts w:ascii="Cambria Math" w:hAnsi="Cambria Math" w:cs="Calibri"/>
                            <w:sz w:val="20"/>
                            <w:szCs w:val="16"/>
                            <w:lang w:val="en-GB"/>
                          </w:rPr>
                        </m:ctrlPr>
                      </m:accPr>
                      <m:e>
                        <m:r>
                          <w:rPr>
                            <w:rFonts w:ascii="Cambria Math" w:hAnsi="Cambria Math" w:cs="Calibri"/>
                            <w:sz w:val="20"/>
                            <w:szCs w:val="16"/>
                            <w:lang w:val="en-GB"/>
                          </w:rPr>
                          <m:t>p</m:t>
                        </m:r>
                      </m:e>
                    </m:acc>
                  </m:e>
                  <m:sub>
                    <m:r>
                      <w:rPr>
                        <w:rFonts w:ascii="Cambria Math" w:hAnsi="Cambria Math" w:cs="Calibri"/>
                        <w:sz w:val="20"/>
                        <w:szCs w:val="16"/>
                        <w:lang w:val="en-GB"/>
                      </w:rPr>
                      <m:t>N,1</m:t>
                    </m:r>
                  </m:sub>
                </m:sSub>
              </m:oMath>
            </m:oMathPara>
          </w:p>
        </w:tc>
        <w:tc>
          <w:tcPr>
            <w:tcW w:w="1060" w:type="pct"/>
            <w:vAlign w:val="center"/>
          </w:tcPr>
          <w:p w14:paraId="34C45EF6" w14:textId="00B32037" w:rsidR="006B4E3B" w:rsidRPr="006F7750" w:rsidRDefault="00000000">
            <w:pPr>
              <w:spacing w:line="360" w:lineRule="auto"/>
              <w:jc w:val="center"/>
              <w:rPr>
                <w:i/>
                <w:sz w:val="20"/>
                <w:szCs w:val="18"/>
                <w:lang w:val="en-US"/>
              </w:rPr>
            </w:pPr>
            <m:oMathPara>
              <m:oMath>
                <m:sSub>
                  <m:sSubPr>
                    <m:ctrlPr>
                      <w:rPr>
                        <w:rFonts w:ascii="Cambria Math" w:hAnsi="Cambria Math"/>
                        <w:i/>
                        <w:sz w:val="20"/>
                        <w:szCs w:val="18"/>
                        <w:lang w:val="en-US"/>
                      </w:rPr>
                    </m:ctrlPr>
                  </m:sSubPr>
                  <m:e>
                    <m:r>
                      <w:rPr>
                        <w:rFonts w:ascii="Cambria Math" w:hAnsi="Cambria Math"/>
                        <w:sz w:val="20"/>
                        <w:szCs w:val="18"/>
                        <w:lang w:val="en-US"/>
                      </w:rPr>
                      <m:t>p</m:t>
                    </m:r>
                  </m:e>
                  <m:sub>
                    <m:r>
                      <w:rPr>
                        <w:rFonts w:ascii="Cambria Math" w:hAnsi="Cambria Math"/>
                        <w:sz w:val="20"/>
                        <w:szCs w:val="18"/>
                        <w:lang w:val="en-US"/>
                      </w:rPr>
                      <m:t>N,0</m:t>
                    </m:r>
                  </m:sub>
                </m:sSub>
                <m:sSup>
                  <m:sSupPr>
                    <m:ctrlPr>
                      <w:rPr>
                        <w:rFonts w:ascii="Cambria Math" w:hAnsi="Cambria Math"/>
                        <w:i/>
                        <w:sz w:val="20"/>
                        <w:szCs w:val="18"/>
                        <w:lang w:val="en-US"/>
                      </w:rPr>
                    </m:ctrlPr>
                  </m:sSupPr>
                  <m:e>
                    <m:r>
                      <w:rPr>
                        <w:rFonts w:ascii="Cambria Math" w:hAnsi="Cambria Math"/>
                        <w:sz w:val="20"/>
                        <w:szCs w:val="18"/>
                        <w:lang w:val="en-US"/>
                      </w:rPr>
                      <m:t>e</m:t>
                    </m:r>
                  </m:e>
                  <m:sup>
                    <m:r>
                      <w:rPr>
                        <w:rFonts w:ascii="Cambria Math" w:hAnsi="Cambria Math"/>
                        <w:sz w:val="20"/>
                        <w:szCs w:val="18"/>
                        <w:lang w:val="en-US"/>
                      </w:rPr>
                      <m:t>-rT</m:t>
                    </m:r>
                  </m:sup>
                </m:sSup>
              </m:oMath>
            </m:oMathPara>
          </w:p>
        </w:tc>
        <w:tc>
          <w:tcPr>
            <w:tcW w:w="1895" w:type="pct"/>
            <w:vAlign w:val="center"/>
          </w:tcPr>
          <w:p w14:paraId="6C7BC2D4" w14:textId="410A1BE4" w:rsidR="006B4E3B" w:rsidRPr="006F7750" w:rsidRDefault="00000000">
            <w:pPr>
              <w:spacing w:line="360" w:lineRule="auto"/>
              <w:jc w:val="center"/>
              <w:rPr>
                <w:sz w:val="20"/>
                <w:szCs w:val="18"/>
                <w:lang w:val="en-US"/>
              </w:rPr>
            </w:pPr>
            <m:oMathPara>
              <m:oMath>
                <m:d>
                  <m:dPr>
                    <m:begChr m:val="{"/>
                    <m:endChr m:val=""/>
                    <m:ctrlPr>
                      <w:rPr>
                        <w:rFonts w:ascii="Cambria Math" w:hAnsi="Cambria Math"/>
                        <w:i/>
                        <w:sz w:val="20"/>
                        <w:szCs w:val="18"/>
                        <w:lang w:val="en-US"/>
                      </w:rPr>
                    </m:ctrlPr>
                  </m:dPr>
                  <m:e>
                    <m:eqArr>
                      <m:eqArrPr>
                        <m:ctrlPr>
                          <w:rPr>
                            <w:rFonts w:ascii="Cambria Math" w:hAnsi="Cambria Math"/>
                            <w:i/>
                            <w:sz w:val="20"/>
                            <w:szCs w:val="18"/>
                            <w:lang w:val="en-US"/>
                          </w:rPr>
                        </m:ctrlPr>
                      </m:eqArrPr>
                      <m:e>
                        <m:sSub>
                          <m:sSubPr>
                            <m:ctrlPr>
                              <w:rPr>
                                <w:rFonts w:ascii="Cambria Math" w:hAnsi="Cambria Math"/>
                                <w:i/>
                                <w:sz w:val="20"/>
                                <w:szCs w:val="18"/>
                                <w:lang w:val="en-US"/>
                              </w:rPr>
                            </m:ctrlPr>
                          </m:sSubPr>
                          <m:e>
                            <m:r>
                              <w:rPr>
                                <w:rFonts w:ascii="Cambria Math" w:hAnsi="Cambria Math"/>
                                <w:sz w:val="20"/>
                                <w:szCs w:val="18"/>
                                <w:lang w:val="en-US"/>
                              </w:rPr>
                              <m:t>p</m:t>
                            </m:r>
                          </m:e>
                          <m:sub>
                            <m:r>
                              <w:rPr>
                                <w:rFonts w:ascii="Cambria Math" w:hAnsi="Cambria Math"/>
                                <w:sz w:val="20"/>
                                <w:szCs w:val="18"/>
                                <w:lang w:val="en-US"/>
                              </w:rPr>
                              <m:t>N,1</m:t>
                            </m:r>
                          </m:sub>
                        </m:sSub>
                        <m:r>
                          <w:rPr>
                            <w:rFonts w:ascii="Cambria Math" w:hAnsi="Cambria Math"/>
                            <w:sz w:val="20"/>
                            <w:szCs w:val="18"/>
                            <w:lang w:val="en-US"/>
                          </w:rPr>
                          <m:t xml:space="preserve">-k   if </m:t>
                        </m:r>
                        <m:sSub>
                          <m:sSubPr>
                            <m:ctrlPr>
                              <w:rPr>
                                <w:rFonts w:ascii="Cambria Math" w:hAnsi="Cambria Math"/>
                                <w:i/>
                                <w:sz w:val="20"/>
                                <w:szCs w:val="18"/>
                                <w:lang w:val="en-US"/>
                              </w:rPr>
                            </m:ctrlPr>
                          </m:sSubPr>
                          <m:e>
                            <m:r>
                              <w:rPr>
                                <w:rFonts w:ascii="Cambria Math" w:hAnsi="Cambria Math"/>
                                <w:sz w:val="20"/>
                                <w:szCs w:val="18"/>
                                <w:lang w:val="en-US"/>
                              </w:rPr>
                              <m:t>p</m:t>
                            </m:r>
                          </m:e>
                          <m:sub>
                            <m:r>
                              <w:rPr>
                                <w:rFonts w:ascii="Cambria Math" w:hAnsi="Cambria Math"/>
                                <w:sz w:val="20"/>
                                <w:szCs w:val="18"/>
                                <w:lang w:val="en-US"/>
                              </w:rPr>
                              <m:t>N,1</m:t>
                            </m:r>
                          </m:sub>
                        </m:sSub>
                        <m:r>
                          <w:rPr>
                            <w:rFonts w:ascii="Cambria Math" w:hAnsi="Cambria Math"/>
                            <w:sz w:val="20"/>
                            <w:szCs w:val="18"/>
                            <w:lang w:val="en-US"/>
                          </w:rPr>
                          <m:t>&gt;k</m:t>
                        </m:r>
                      </m:e>
                      <m:e>
                        <m:sSub>
                          <m:sSubPr>
                            <m:ctrlPr>
                              <w:rPr>
                                <w:rFonts w:ascii="Cambria Math" w:hAnsi="Cambria Math"/>
                                <w:i/>
                                <w:sz w:val="20"/>
                                <w:szCs w:val="18"/>
                                <w:lang w:val="en-US"/>
                              </w:rPr>
                            </m:ctrlPr>
                          </m:sSubPr>
                          <m:e>
                            <m:r>
                              <w:rPr>
                                <w:rFonts w:ascii="Cambria Math" w:hAnsi="Cambria Math"/>
                                <w:sz w:val="20"/>
                                <w:szCs w:val="18"/>
                                <w:lang w:val="en-US"/>
                              </w:rPr>
                              <m:t>p</m:t>
                            </m:r>
                          </m:e>
                          <m:sub>
                            <m:r>
                              <w:rPr>
                                <w:rFonts w:ascii="Cambria Math" w:hAnsi="Cambria Math"/>
                                <w:sz w:val="20"/>
                                <w:szCs w:val="18"/>
                                <w:lang w:val="en-US"/>
                              </w:rPr>
                              <m:t>N,1</m:t>
                            </m:r>
                          </m:sub>
                        </m:sSub>
                        <m:r>
                          <w:rPr>
                            <w:rFonts w:ascii="Cambria Math" w:hAnsi="Cambria Math"/>
                            <w:sz w:val="20"/>
                            <w:szCs w:val="18"/>
                            <w:lang w:val="en-US"/>
                          </w:rPr>
                          <m:t xml:space="preserve">           if</m:t>
                        </m:r>
                        <m:sSub>
                          <m:sSubPr>
                            <m:ctrlPr>
                              <w:rPr>
                                <w:rFonts w:ascii="Cambria Math" w:hAnsi="Cambria Math"/>
                                <w:i/>
                                <w:sz w:val="20"/>
                                <w:szCs w:val="18"/>
                                <w:lang w:val="en-US"/>
                              </w:rPr>
                            </m:ctrlPr>
                          </m:sSubPr>
                          <m:e>
                            <m:r>
                              <w:rPr>
                                <w:rFonts w:ascii="Cambria Math" w:hAnsi="Cambria Math"/>
                                <w:sz w:val="20"/>
                                <w:szCs w:val="18"/>
                                <w:lang w:val="en-US"/>
                              </w:rPr>
                              <m:t xml:space="preserve"> p</m:t>
                            </m:r>
                          </m:e>
                          <m:sub>
                            <m:r>
                              <w:rPr>
                                <w:rFonts w:ascii="Cambria Math" w:hAnsi="Cambria Math"/>
                                <w:sz w:val="20"/>
                                <w:szCs w:val="18"/>
                                <w:lang w:val="en-US"/>
                              </w:rPr>
                              <m:t>N,1</m:t>
                            </m:r>
                          </m:sub>
                        </m:sSub>
                        <m:r>
                          <w:rPr>
                            <w:rFonts w:ascii="Cambria Math" w:hAnsi="Cambria Math"/>
                            <w:sz w:val="20"/>
                            <w:szCs w:val="18"/>
                          </w:rPr>
                          <m:t>≤k</m:t>
                        </m:r>
                      </m:e>
                    </m:eqArr>
                  </m:e>
                </m:d>
              </m:oMath>
            </m:oMathPara>
          </w:p>
        </w:tc>
      </w:tr>
      <w:tr w:rsidR="006B4E3B" w:rsidRPr="00235293" w14:paraId="60EC0ABC" w14:textId="77777777" w:rsidTr="003F6149">
        <w:trPr>
          <w:trHeight w:val="277"/>
        </w:trPr>
        <w:tc>
          <w:tcPr>
            <w:tcW w:w="1245" w:type="pct"/>
            <w:vAlign w:val="center"/>
          </w:tcPr>
          <w:p w14:paraId="681EC31F" w14:textId="77777777" w:rsidR="006B4E3B" w:rsidRPr="006F7750" w:rsidRDefault="006B4E3B">
            <w:pPr>
              <w:spacing w:line="360" w:lineRule="auto"/>
              <w:rPr>
                <w:sz w:val="20"/>
                <w:szCs w:val="18"/>
                <w:lang w:val="en-US"/>
              </w:rPr>
            </w:pPr>
            <w:r w:rsidRPr="006F7750">
              <w:rPr>
                <w:sz w:val="20"/>
                <w:szCs w:val="18"/>
                <w:lang w:val="en-US"/>
              </w:rPr>
              <w:t>Contract cost</w:t>
            </w:r>
          </w:p>
        </w:tc>
        <w:tc>
          <w:tcPr>
            <w:tcW w:w="801" w:type="pct"/>
            <w:vAlign w:val="center"/>
          </w:tcPr>
          <w:p w14:paraId="7F306E00" w14:textId="697829D8" w:rsidR="006B4E3B" w:rsidRPr="006F7750" w:rsidRDefault="0044327C">
            <w:pPr>
              <w:spacing w:line="360" w:lineRule="auto"/>
              <w:jc w:val="center"/>
              <w:rPr>
                <w:i/>
                <w:iCs/>
                <w:sz w:val="20"/>
                <w:szCs w:val="18"/>
                <w:lang w:val="en-US"/>
              </w:rPr>
            </w:pPr>
            <w:r>
              <w:rPr>
                <w:i/>
                <w:iCs/>
                <w:sz w:val="20"/>
                <w:szCs w:val="18"/>
                <w:lang w:val="en-US"/>
              </w:rPr>
              <w:t>-</w:t>
            </w:r>
          </w:p>
        </w:tc>
        <w:tc>
          <w:tcPr>
            <w:tcW w:w="1060" w:type="pct"/>
            <w:vAlign w:val="center"/>
          </w:tcPr>
          <w:p w14:paraId="7FF8EBDC" w14:textId="25FEBF01" w:rsidR="006B4E3B" w:rsidRPr="006F7750" w:rsidRDefault="0044327C">
            <w:pPr>
              <w:spacing w:line="360" w:lineRule="auto"/>
              <w:jc w:val="center"/>
              <w:rPr>
                <w:i/>
                <w:iCs/>
                <w:sz w:val="20"/>
                <w:szCs w:val="18"/>
                <w:lang w:val="en-US"/>
              </w:rPr>
            </w:pPr>
            <w:r>
              <w:rPr>
                <w:i/>
                <w:iCs/>
                <w:sz w:val="20"/>
                <w:szCs w:val="18"/>
                <w:lang w:val="en-US"/>
              </w:rPr>
              <w:t>-</w:t>
            </w:r>
          </w:p>
        </w:tc>
        <w:tc>
          <w:tcPr>
            <w:tcW w:w="1895" w:type="pct"/>
            <w:vAlign w:val="center"/>
          </w:tcPr>
          <w:p w14:paraId="0B7D4C7D" w14:textId="77777777" w:rsidR="006B4E3B" w:rsidRPr="006F7750" w:rsidRDefault="006B4E3B">
            <w:pPr>
              <w:spacing w:line="360" w:lineRule="auto"/>
              <w:jc w:val="center"/>
              <w:rPr>
                <w:sz w:val="20"/>
                <w:szCs w:val="18"/>
                <w:lang w:val="en-US"/>
              </w:rPr>
            </w:pPr>
            <m:oMathPara>
              <m:oMath>
                <m:r>
                  <m:rPr>
                    <m:sty m:val="p"/>
                  </m:rPr>
                  <w:rPr>
                    <w:rFonts w:ascii="Cambria Math" w:hAnsi="Cambria Math"/>
                    <w:sz w:val="20"/>
                    <w:szCs w:val="18"/>
                    <w:lang w:val="en-US"/>
                  </w:rPr>
                  <m:t>Γ</m:t>
                </m:r>
              </m:oMath>
            </m:oMathPara>
          </w:p>
        </w:tc>
      </w:tr>
      <w:tr w:rsidR="006B4E3B" w:rsidRPr="00235293" w14:paraId="685E3758" w14:textId="77777777" w:rsidTr="003F6149">
        <w:trPr>
          <w:trHeight w:val="281"/>
        </w:trPr>
        <w:tc>
          <w:tcPr>
            <w:tcW w:w="1245" w:type="pct"/>
            <w:vAlign w:val="center"/>
          </w:tcPr>
          <w:p w14:paraId="5A64B865" w14:textId="77777777" w:rsidR="006B4E3B" w:rsidRPr="006F7750" w:rsidRDefault="006B4E3B">
            <w:pPr>
              <w:spacing w:line="360" w:lineRule="auto"/>
              <w:rPr>
                <w:sz w:val="20"/>
                <w:szCs w:val="18"/>
                <w:lang w:val="en-US"/>
              </w:rPr>
            </w:pPr>
            <w:r w:rsidRPr="006F7750">
              <w:rPr>
                <w:sz w:val="20"/>
                <w:szCs w:val="18"/>
                <w:lang w:val="en-US"/>
              </w:rPr>
              <w:t>Mechanism</w:t>
            </w:r>
          </w:p>
        </w:tc>
        <w:tc>
          <w:tcPr>
            <w:tcW w:w="801" w:type="pct"/>
            <w:vAlign w:val="center"/>
          </w:tcPr>
          <w:p w14:paraId="6502DC52" w14:textId="08D797CB" w:rsidR="006B4E3B" w:rsidRPr="006F7750" w:rsidRDefault="0044327C">
            <w:pPr>
              <w:spacing w:line="360" w:lineRule="auto"/>
              <w:jc w:val="center"/>
              <w:rPr>
                <w:i/>
                <w:iCs/>
                <w:sz w:val="20"/>
                <w:szCs w:val="18"/>
                <w:lang w:val="en-US"/>
              </w:rPr>
            </w:pPr>
            <w:r>
              <w:rPr>
                <w:i/>
                <w:iCs/>
                <w:sz w:val="20"/>
                <w:szCs w:val="18"/>
                <w:lang w:val="en-US"/>
              </w:rPr>
              <w:t>-</w:t>
            </w:r>
          </w:p>
        </w:tc>
        <w:tc>
          <w:tcPr>
            <w:tcW w:w="1060" w:type="pct"/>
            <w:vAlign w:val="center"/>
          </w:tcPr>
          <w:p w14:paraId="39CB29A1" w14:textId="77777777" w:rsidR="006B4E3B" w:rsidRPr="006F7750" w:rsidRDefault="006B4E3B">
            <w:pPr>
              <w:spacing w:line="360" w:lineRule="auto"/>
              <w:jc w:val="center"/>
              <w:rPr>
                <w:i/>
                <w:iCs/>
                <w:sz w:val="20"/>
                <w:szCs w:val="18"/>
                <w:lang w:val="en-US"/>
              </w:rPr>
            </w:pPr>
            <w:r w:rsidRPr="006F7750">
              <w:rPr>
                <w:i/>
                <w:iCs/>
                <w:sz w:val="20"/>
                <w:szCs w:val="18"/>
                <w:lang w:val="en-US"/>
              </w:rPr>
              <w:t>Price fixing</w:t>
            </w:r>
          </w:p>
        </w:tc>
        <w:tc>
          <w:tcPr>
            <w:tcW w:w="1895" w:type="pct"/>
            <w:vAlign w:val="center"/>
          </w:tcPr>
          <w:p w14:paraId="4208D849" w14:textId="77777777" w:rsidR="006B4E3B" w:rsidRPr="006F7750" w:rsidRDefault="006B4E3B">
            <w:pPr>
              <w:spacing w:line="360" w:lineRule="auto"/>
              <w:jc w:val="center"/>
              <w:rPr>
                <w:i/>
                <w:iCs/>
                <w:sz w:val="20"/>
                <w:szCs w:val="18"/>
                <w:lang w:val="en-US"/>
              </w:rPr>
            </w:pPr>
            <w:r w:rsidRPr="006F7750">
              <w:rPr>
                <w:i/>
                <w:iCs/>
                <w:sz w:val="20"/>
                <w:szCs w:val="18"/>
                <w:lang w:val="en-US"/>
              </w:rPr>
              <w:t>Price ceiling</w:t>
            </w:r>
          </w:p>
        </w:tc>
      </w:tr>
      <w:tr w:rsidR="006B4E3B" w:rsidRPr="00326ABD" w14:paraId="1AE25525" w14:textId="77777777" w:rsidTr="003F6149">
        <w:tc>
          <w:tcPr>
            <w:tcW w:w="1245" w:type="pct"/>
            <w:tcBorders>
              <w:bottom w:val="single" w:sz="4" w:space="0" w:color="auto"/>
            </w:tcBorders>
            <w:vAlign w:val="center"/>
          </w:tcPr>
          <w:p w14:paraId="017E081C" w14:textId="77777777" w:rsidR="006B4E3B" w:rsidRPr="006F7750" w:rsidRDefault="006B4E3B">
            <w:pPr>
              <w:spacing w:line="360" w:lineRule="auto"/>
              <w:rPr>
                <w:sz w:val="20"/>
                <w:szCs w:val="18"/>
                <w:lang w:val="en-US"/>
              </w:rPr>
            </w:pPr>
            <w:r w:rsidRPr="006F7750">
              <w:rPr>
                <w:sz w:val="20"/>
                <w:szCs w:val="18"/>
                <w:lang w:val="en-US"/>
              </w:rPr>
              <w:t>Behavior targeted</w:t>
            </w:r>
          </w:p>
        </w:tc>
        <w:tc>
          <w:tcPr>
            <w:tcW w:w="801" w:type="pct"/>
            <w:tcBorders>
              <w:bottom w:val="single" w:sz="4" w:space="0" w:color="auto"/>
            </w:tcBorders>
            <w:vAlign w:val="center"/>
          </w:tcPr>
          <w:p w14:paraId="5B09C52E" w14:textId="541F3322" w:rsidR="006B4E3B" w:rsidRPr="006F7750" w:rsidRDefault="0044327C">
            <w:pPr>
              <w:spacing w:line="360" w:lineRule="auto"/>
              <w:jc w:val="center"/>
              <w:rPr>
                <w:i/>
                <w:iCs/>
                <w:sz w:val="20"/>
                <w:szCs w:val="18"/>
                <w:lang w:val="en-US"/>
              </w:rPr>
            </w:pPr>
            <w:r>
              <w:rPr>
                <w:i/>
                <w:iCs/>
                <w:sz w:val="20"/>
                <w:szCs w:val="18"/>
                <w:lang w:val="en-US"/>
              </w:rPr>
              <w:t>-</w:t>
            </w:r>
          </w:p>
        </w:tc>
        <w:tc>
          <w:tcPr>
            <w:tcW w:w="1060" w:type="pct"/>
            <w:tcBorders>
              <w:bottom w:val="single" w:sz="4" w:space="0" w:color="auto"/>
            </w:tcBorders>
            <w:vAlign w:val="center"/>
          </w:tcPr>
          <w:p w14:paraId="20DE5998" w14:textId="77777777" w:rsidR="006B4E3B" w:rsidRPr="006F7750" w:rsidRDefault="006B4E3B">
            <w:pPr>
              <w:spacing w:line="360" w:lineRule="auto"/>
              <w:jc w:val="center"/>
              <w:rPr>
                <w:i/>
                <w:iCs/>
                <w:sz w:val="20"/>
                <w:szCs w:val="18"/>
                <w:lang w:val="en-US"/>
              </w:rPr>
            </w:pPr>
            <w:r w:rsidRPr="006F7750">
              <w:rPr>
                <w:i/>
                <w:iCs/>
                <w:sz w:val="20"/>
                <w:szCs w:val="18"/>
                <w:lang w:val="en-US"/>
              </w:rPr>
              <w:t>Risk aversion</w:t>
            </w:r>
          </w:p>
        </w:tc>
        <w:tc>
          <w:tcPr>
            <w:tcW w:w="1895" w:type="pct"/>
            <w:tcBorders>
              <w:bottom w:val="single" w:sz="4" w:space="0" w:color="auto"/>
            </w:tcBorders>
            <w:vAlign w:val="center"/>
          </w:tcPr>
          <w:p w14:paraId="0D1FE008" w14:textId="77777777" w:rsidR="006B4E3B" w:rsidRPr="006F7750" w:rsidRDefault="006B4E3B">
            <w:pPr>
              <w:spacing w:line="360" w:lineRule="auto"/>
              <w:jc w:val="center"/>
              <w:rPr>
                <w:i/>
                <w:iCs/>
                <w:sz w:val="20"/>
                <w:szCs w:val="18"/>
                <w:lang w:val="en-US"/>
              </w:rPr>
            </w:pPr>
            <w:r>
              <w:rPr>
                <w:i/>
                <w:iCs/>
                <w:sz w:val="20"/>
                <w:szCs w:val="18"/>
                <w:lang w:val="en-US"/>
              </w:rPr>
              <w:t>Downside risk aversion/Loss aversion</w:t>
            </w:r>
          </w:p>
        </w:tc>
      </w:tr>
    </w:tbl>
    <w:p w14:paraId="290989A3" w14:textId="4C7DD271" w:rsidR="006B4E3B" w:rsidRPr="00FB7A85" w:rsidRDefault="003F6149" w:rsidP="00FB7A85">
      <w:pPr>
        <w:pStyle w:val="ContentNormal"/>
        <w:rPr>
          <w:rFonts w:ascii="Times New Roman" w:hAnsi="Times New Roman" w:cs="Times New Roman"/>
          <w:sz w:val="18"/>
          <w:szCs w:val="18"/>
        </w:rPr>
      </w:pPr>
      <w:r w:rsidRPr="00FB7A85">
        <w:rPr>
          <w:rFonts w:ascii="Times New Roman" w:hAnsi="Times New Roman" w:cs="Times New Roman"/>
          <w:sz w:val="18"/>
          <w:szCs w:val="18"/>
        </w:rPr>
        <w:t>Notes: we assume no cost of storage for the forward contract.</w:t>
      </w:r>
    </w:p>
    <w:p w14:paraId="1627377E" w14:textId="1C26F217" w:rsidR="009C7F21" w:rsidRDefault="00C71D0F" w:rsidP="00C71D0F">
      <w:pPr>
        <w:pStyle w:val="Heading2"/>
        <w:rPr>
          <w:lang w:val="en-US"/>
        </w:rPr>
      </w:pPr>
      <w:r>
        <w:rPr>
          <w:lang w:val="en-US"/>
        </w:rPr>
        <w:t>Profit function</w:t>
      </w:r>
      <w:r w:rsidR="00396FBB">
        <w:rPr>
          <w:lang w:val="en-US"/>
        </w:rPr>
        <w:t>s</w:t>
      </w:r>
    </w:p>
    <w:p w14:paraId="64C63DE7" w14:textId="1CFD110D" w:rsidR="00612FDE" w:rsidRDefault="004E5C00" w:rsidP="001D0845">
      <w:pPr>
        <w:spacing w:line="360" w:lineRule="auto"/>
        <w:jc w:val="both"/>
        <w:rPr>
          <w:lang w:val="en-US"/>
        </w:rPr>
      </w:pPr>
      <w:r>
        <w:rPr>
          <w:lang w:val="en-US"/>
        </w:rPr>
        <w:t>In our model f</w:t>
      </w:r>
      <w:r w:rsidR="00B561CB">
        <w:rPr>
          <w:lang w:val="en-US"/>
        </w:rPr>
        <w:t xml:space="preserve">armers </w:t>
      </w:r>
      <w:r w:rsidR="002703E7">
        <w:rPr>
          <w:lang w:val="en-US"/>
        </w:rPr>
        <w:t>can</w:t>
      </w:r>
      <w:r w:rsidR="00B561CB">
        <w:rPr>
          <w:lang w:val="en-US"/>
        </w:rPr>
        <w:t xml:space="preserve"> </w:t>
      </w:r>
      <w:r w:rsidR="002703E7">
        <w:rPr>
          <w:lang w:val="en-US"/>
        </w:rPr>
        <w:t xml:space="preserve">choose whether to buy part or </w:t>
      </w:r>
      <w:r w:rsidR="00B561CB">
        <w:rPr>
          <w:lang w:val="en-US"/>
        </w:rPr>
        <w:t>all their fertilizers need</w:t>
      </w:r>
      <w:r w:rsidR="00541C1D">
        <w:rPr>
          <w:lang w:val="en-US"/>
        </w:rPr>
        <w:t>s</w:t>
      </w:r>
      <w:r w:rsidR="00B561CB">
        <w:rPr>
          <w:lang w:val="en-US"/>
        </w:rPr>
        <w:t xml:space="preserve"> t</w:t>
      </w:r>
      <w:r w:rsidR="000F719F">
        <w:rPr>
          <w:lang w:val="en-US"/>
        </w:rPr>
        <w:t>h</w:t>
      </w:r>
      <w:r w:rsidR="00B561CB">
        <w:rPr>
          <w:lang w:val="en-US"/>
        </w:rPr>
        <w:t xml:space="preserve">rough </w:t>
      </w:r>
      <w:r w:rsidR="00CF6E41">
        <w:rPr>
          <w:lang w:val="en-US"/>
        </w:rPr>
        <w:t>a forward</w:t>
      </w:r>
      <w:r w:rsidR="000F719F">
        <w:rPr>
          <w:lang w:val="en-US"/>
        </w:rPr>
        <w:t xml:space="preserve"> contract</w:t>
      </w:r>
      <w:r w:rsidR="00CF6E41">
        <w:rPr>
          <w:lang w:val="en-GB"/>
        </w:rPr>
        <w:t xml:space="preserve"> </w:t>
      </w:r>
      <w:r w:rsidR="00CF6E41">
        <w:rPr>
          <w:lang w:val="en-US"/>
        </w:rPr>
        <w:t>or the</w:t>
      </w:r>
      <w:r w:rsidR="00B561CB">
        <w:rPr>
          <w:lang w:val="en-US"/>
        </w:rPr>
        <w:t xml:space="preserve"> adjusted contract</w:t>
      </w:r>
      <w:r w:rsidR="00A82CCE">
        <w:rPr>
          <w:lang w:val="en-US"/>
        </w:rPr>
        <w:t xml:space="preserve">. </w:t>
      </w:r>
      <w:r w:rsidR="00612FDE">
        <w:rPr>
          <w:lang w:val="en-US"/>
        </w:rPr>
        <w:t xml:space="preserve">For a </w:t>
      </w:r>
      <w:r w:rsidR="00612FDE">
        <w:rPr>
          <w:lang w:val="en-GB"/>
        </w:rPr>
        <w:t xml:space="preserve">forward </w:t>
      </w:r>
      <w:r w:rsidR="00612FDE" w:rsidRPr="0011582A">
        <w:rPr>
          <w:szCs w:val="22"/>
          <w:lang w:val="en-US"/>
        </w:rPr>
        <w:t>contract,</w:t>
      </w:r>
      <w:r w:rsidR="00612FDE">
        <w:rPr>
          <w:szCs w:val="22"/>
          <w:lang w:val="en-US"/>
        </w:rPr>
        <w:t xml:space="preserve"> farmers perceive </w:t>
      </w:r>
      <w:r w:rsidR="00612FDE" w:rsidRPr="0011582A">
        <w:rPr>
          <w:szCs w:val="22"/>
          <w:lang w:val="en-US"/>
        </w:rPr>
        <w:t xml:space="preserve">the value </w:t>
      </w:r>
      <w:r w:rsidR="00612FDE">
        <w:rPr>
          <w:szCs w:val="22"/>
          <w:lang w:val="en-US"/>
        </w:rPr>
        <w:t>of their contract choice as</w:t>
      </w:r>
      <w:r w:rsidR="00612FDE" w:rsidRPr="0011582A">
        <w:rPr>
          <w:szCs w:val="22"/>
          <w:lang w:val="en-US"/>
        </w:rPr>
        <w:t xml:space="preserve"> positive or negative </w:t>
      </w:r>
      <w:r w:rsidR="00612FDE">
        <w:rPr>
          <w:szCs w:val="22"/>
          <w:lang w:val="en-US"/>
        </w:rPr>
        <w:t>(i.e. gain or loss)</w:t>
      </w:r>
      <w:r w:rsidR="00612FDE" w:rsidRPr="0011582A">
        <w:rPr>
          <w:szCs w:val="22"/>
          <w:lang w:val="en-US"/>
        </w:rPr>
        <w:t xml:space="preserve"> depending on </w:t>
      </w:r>
      <w:r w:rsidR="00612FDE">
        <w:rPr>
          <w:szCs w:val="22"/>
          <w:lang w:val="en-US"/>
        </w:rPr>
        <w:t xml:space="preserve">whether they paid more or less than </w:t>
      </w:r>
      <w:r w:rsidR="00612FDE" w:rsidRPr="0011582A">
        <w:rPr>
          <w:szCs w:val="22"/>
          <w:lang w:val="en-US"/>
        </w:rPr>
        <w:t>the underlying spot price</w:t>
      </w:r>
      <w:r w:rsidR="00612FDE">
        <w:rPr>
          <w:szCs w:val="22"/>
          <w:lang w:val="en-US"/>
        </w:rPr>
        <w:t xml:space="preserve">. In this case, </w:t>
      </w:r>
      <w:r w:rsidR="00BC1FDD">
        <w:rPr>
          <w:szCs w:val="22"/>
          <w:lang w:val="en-US"/>
        </w:rPr>
        <w:t xml:space="preserve">the </w:t>
      </w:r>
      <w:r w:rsidR="00612FDE">
        <w:rPr>
          <w:szCs w:val="22"/>
          <w:lang w:val="en-US"/>
        </w:rPr>
        <w:t>payoff</w:t>
      </w:r>
      <w:r w:rsidR="00CB2D31">
        <w:rPr>
          <w:szCs w:val="22"/>
          <w:lang w:val="en-US"/>
        </w:rPr>
        <w:t xml:space="preserve"> </w:t>
      </w:r>
      <w:r w:rsidR="00612FDE">
        <w:rPr>
          <w:szCs w:val="22"/>
          <w:lang w:val="en-US"/>
        </w:rPr>
        <w:t xml:space="preserve">is calculated </w:t>
      </w:r>
      <w:r w:rsidR="00612FDE" w:rsidRPr="0011582A">
        <w:rPr>
          <w:szCs w:val="22"/>
          <w:lang w:val="en-US"/>
        </w:rPr>
        <w:t>as</w:t>
      </w:r>
      <w:r w:rsidR="00612FDE">
        <w:rPr>
          <w:szCs w:val="22"/>
          <w:lang w:val="en-US"/>
        </w:rPr>
        <w:t>:</w:t>
      </w:r>
    </w:p>
    <w:p w14:paraId="064232D3" w14:textId="342E5647" w:rsidR="00612FDE" w:rsidRDefault="00000000" w:rsidP="001D0845">
      <w:pPr>
        <w:spacing w:line="360" w:lineRule="auto"/>
        <w:jc w:val="both"/>
        <w:rPr>
          <w:lang w:val="en-US"/>
        </w:rPr>
      </w:pPr>
      <m:oMathPara>
        <m:oMath>
          <m:eqArr>
            <m:eqArrPr>
              <m:maxDist m:val="1"/>
              <m:ctrlPr>
                <w:rPr>
                  <w:rFonts w:ascii="Cambria Math" w:hAnsi="Cambria Math"/>
                  <w:i/>
                  <w:lang w:val="en-GB"/>
                </w:rPr>
              </m:ctrlPr>
            </m:eqArrPr>
            <m:e>
              <m:sSub>
                <m:sSubPr>
                  <m:ctrlPr>
                    <w:rPr>
                      <w:rFonts w:ascii="Cambria Math" w:hAnsi="Cambria Math"/>
                      <w:lang w:val="en-GB"/>
                    </w:rPr>
                  </m:ctrlPr>
                </m:sSubPr>
                <m:e>
                  <m:r>
                    <m:rPr>
                      <m:sty m:val="p"/>
                    </m:rPr>
                    <w:rPr>
                      <w:rFonts w:ascii="Cambria Math" w:hAnsi="Cambria Math"/>
                    </w:rPr>
                    <m:t>Π</m:t>
                  </m:r>
                  <m:ctrlPr>
                    <w:rPr>
                      <w:rFonts w:ascii="Cambria Math" w:hAnsi="Cambria Math"/>
                      <w:i/>
                      <w:lang w:val="en-US"/>
                    </w:rPr>
                  </m:ctrlPr>
                </m:e>
                <m:sub>
                  <m:r>
                    <w:rPr>
                      <w:rFonts w:ascii="Cambria Math" w:hAnsi="Cambria Math"/>
                      <w:lang w:val="en-GB"/>
                    </w:rPr>
                    <m:t>F</m:t>
                  </m:r>
                </m:sub>
              </m:sSub>
              <m:r>
                <w:rPr>
                  <w:rFonts w:ascii="Cambria Math" w:hAnsi="Cambria Math"/>
                  <w:szCs w:val="22"/>
                  <w:lang w:val="en-US"/>
                </w:rPr>
                <m:t>=f</m:t>
              </m:r>
              <m:r>
                <w:rPr>
                  <w:rFonts w:ascii="Cambria Math" w:hAnsi="Cambria Math" w:cs="Calibri"/>
                  <w:szCs w:val="22"/>
                  <w:lang w:val="en-GB"/>
                </w:rPr>
                <m:t>-</m:t>
              </m:r>
              <m:sSub>
                <m:sSubPr>
                  <m:ctrlPr>
                    <w:rPr>
                      <w:rFonts w:ascii="Cambria Math" w:hAnsi="Cambria Math"/>
                      <w:i/>
                      <w:lang w:val="en-US"/>
                    </w:rPr>
                  </m:ctrlPr>
                </m:sSubPr>
                <m:e>
                  <m:r>
                    <w:rPr>
                      <w:rFonts w:ascii="Cambria Math" w:hAnsi="Cambria Math"/>
                      <w:lang w:val="en-US"/>
                    </w:rPr>
                    <m:t>p</m:t>
                  </m:r>
                  <m:ctrlPr>
                    <w:rPr>
                      <w:rFonts w:ascii="Cambria Math" w:hAnsi="Cambria Math" w:cs="Calibri"/>
                      <w:i/>
                    </w:rPr>
                  </m:ctrlPr>
                </m:e>
                <m:sub>
                  <m:r>
                    <w:rPr>
                      <w:rFonts w:ascii="Cambria Math" w:hAnsi="Cambria Math"/>
                      <w:lang w:val="en-US"/>
                    </w:rPr>
                    <m:t>N</m:t>
                  </m:r>
                </m:sub>
              </m:sSub>
              <m:r>
                <w:rPr>
                  <w:rFonts w:ascii="Cambria Math" w:hAnsi="Cambria Math"/>
                  <w:lang w:val="en-GB"/>
                </w:rPr>
                <m:t>#</m:t>
              </m:r>
              <m:d>
                <m:dPr>
                  <m:ctrlPr>
                    <w:rPr>
                      <w:rFonts w:ascii="Cambria Math" w:hAnsi="Cambria Math"/>
                      <w:i/>
                      <w:lang w:val="en-GB"/>
                    </w:rPr>
                  </m:ctrlPr>
                </m:dPr>
                <m:e>
                  <m:r>
                    <w:rPr>
                      <w:rFonts w:ascii="Cambria Math" w:hAnsi="Cambria Math"/>
                      <w:lang w:val="en-GB"/>
                    </w:rPr>
                    <m:t>12</m:t>
                  </m:r>
                </m:e>
              </m:d>
            </m:e>
          </m:eqArr>
        </m:oMath>
      </m:oMathPara>
    </w:p>
    <w:p w14:paraId="2D514E52" w14:textId="1DF3B3F2" w:rsidR="00BC1FDD" w:rsidRDefault="00BC1FDD" w:rsidP="00BC1FDD">
      <w:pPr>
        <w:spacing w:line="360" w:lineRule="auto"/>
        <w:jc w:val="both"/>
        <w:rPr>
          <w:szCs w:val="22"/>
          <w:lang w:val="en-US"/>
        </w:rPr>
      </w:pPr>
      <w:r>
        <w:rPr>
          <w:szCs w:val="22"/>
          <w:lang w:val="en-US"/>
        </w:rPr>
        <w:t xml:space="preserve">For the adjusted contract, a gain (loss) occurs when the payoff received from the insurance mechanism </w:t>
      </w:r>
      <m:oMath>
        <m:r>
          <w:rPr>
            <w:rFonts w:ascii="Cambria Math" w:hAnsi="Cambria Math"/>
            <w:szCs w:val="22"/>
            <w:lang w:val="en-US"/>
          </w:rPr>
          <m:t>(</m:t>
        </m:r>
        <m:r>
          <w:rPr>
            <w:rFonts w:ascii="Cambria Math" w:hAnsi="Cambria Math"/>
            <w:lang w:val="en-GB"/>
          </w:rPr>
          <m:t>I</m:t>
        </m:r>
        <m:r>
          <m:rPr>
            <m:sty m:val="p"/>
          </m:rPr>
          <w:rPr>
            <w:rFonts w:ascii="Cambria Math" w:hAnsi="Cambria Math"/>
            <w:lang w:val="en-GB"/>
          </w:rPr>
          <m:t>)</m:t>
        </m:r>
      </m:oMath>
      <w:r>
        <w:rPr>
          <w:szCs w:val="22"/>
          <w:lang w:val="en-US"/>
        </w:rPr>
        <w:t xml:space="preserve"> is greater (smaller) than the premium paid </w:t>
      </w:r>
      <m:oMath>
        <m:r>
          <w:rPr>
            <w:rFonts w:ascii="Cambria Math" w:hAnsi="Cambria Math"/>
            <w:szCs w:val="22"/>
            <w:lang w:val="en-US"/>
          </w:rPr>
          <m:t>(</m:t>
        </m:r>
        <m:r>
          <m:rPr>
            <m:sty m:val="p"/>
          </m:rPr>
          <w:rPr>
            <w:rFonts w:ascii="Cambria Math" w:hAnsi="Cambria Math" w:cs="Calibri"/>
            <w:lang w:val="en-GB"/>
          </w:rPr>
          <m:t>Γ</m:t>
        </m:r>
        <m:r>
          <w:rPr>
            <w:rFonts w:ascii="Cambria Math" w:hAnsi="Cambria Math" w:cs="Calibri"/>
            <w:szCs w:val="22"/>
            <w:lang w:val="en-GB"/>
          </w:rPr>
          <m:t>)</m:t>
        </m:r>
      </m:oMath>
      <w:r>
        <w:rPr>
          <w:szCs w:val="22"/>
          <w:lang w:val="en-US"/>
        </w:rPr>
        <w:t>. The adjusted contract</w:t>
      </w:r>
      <w:r w:rsidR="00CB2D31">
        <w:rPr>
          <w:szCs w:val="22"/>
          <w:lang w:val="en-US"/>
        </w:rPr>
        <w:t xml:space="preserve"> benefits</w:t>
      </w:r>
      <w:r>
        <w:rPr>
          <w:szCs w:val="22"/>
          <w:lang w:val="en-US"/>
        </w:rPr>
        <w:t xml:space="preserve"> </w:t>
      </w:r>
      <w:r w:rsidR="00CB2D31">
        <w:rPr>
          <w:szCs w:val="22"/>
          <w:lang w:val="en-US"/>
        </w:rPr>
        <w:t>are</w:t>
      </w:r>
      <w:r>
        <w:rPr>
          <w:szCs w:val="22"/>
          <w:lang w:val="en-US"/>
        </w:rPr>
        <w:t xml:space="preserve"> then calculated as the payoff minus the premium paid: </w:t>
      </w:r>
    </w:p>
    <w:p w14:paraId="2336791B" w14:textId="77777777" w:rsidR="00BC1FDD" w:rsidRPr="001D0845" w:rsidRDefault="00000000" w:rsidP="00BC1FDD">
      <w:pPr>
        <w:spacing w:line="360" w:lineRule="auto"/>
        <w:jc w:val="both"/>
        <w:rPr>
          <w:szCs w:val="22"/>
          <w:lang w:val="en-US"/>
        </w:rPr>
      </w:pPr>
      <m:oMathPara>
        <m:oMath>
          <m:eqArr>
            <m:eqArrPr>
              <m:maxDist m:val="1"/>
              <m:ctrlPr>
                <w:rPr>
                  <w:rFonts w:ascii="Cambria Math" w:hAnsi="Cambria Math"/>
                  <w:i/>
                  <w:lang w:val="en-GB"/>
                </w:rPr>
              </m:ctrlPr>
            </m:eqArrPr>
            <m:e>
              <m:sSub>
                <m:sSubPr>
                  <m:ctrlPr>
                    <w:rPr>
                      <w:rFonts w:ascii="Cambria Math" w:hAnsi="Cambria Math"/>
                      <w:lang w:val="en-GB"/>
                    </w:rPr>
                  </m:ctrlPr>
                </m:sSubPr>
                <m:e>
                  <m:r>
                    <m:rPr>
                      <m:sty m:val="p"/>
                    </m:rPr>
                    <w:rPr>
                      <w:rFonts w:ascii="Cambria Math" w:hAnsi="Cambria Math"/>
                    </w:rPr>
                    <m:t>Π</m:t>
                  </m:r>
                  <m:ctrlPr>
                    <w:rPr>
                      <w:rFonts w:ascii="Cambria Math" w:hAnsi="Cambria Math"/>
                      <w:i/>
                      <w:lang w:val="en-US"/>
                    </w:rPr>
                  </m:ctrlPr>
                </m:e>
                <m:sub>
                  <m:r>
                    <w:rPr>
                      <w:rFonts w:ascii="Cambria Math" w:hAnsi="Cambria Math"/>
                      <w:lang w:val="en-GB"/>
                    </w:rPr>
                    <m:t>I</m:t>
                  </m:r>
                </m:sub>
              </m:sSub>
              <m:r>
                <m:rPr>
                  <m:sty m:val="p"/>
                </m:rPr>
                <w:rPr>
                  <w:rFonts w:ascii="Cambria Math" w:hAnsi="Cambria Math"/>
                  <w:szCs w:val="22"/>
                  <w:lang w:val="en-GB"/>
                </w:rPr>
                <m:t>=</m:t>
              </m:r>
              <m:r>
                <w:rPr>
                  <w:rFonts w:ascii="Cambria Math" w:hAnsi="Cambria Math"/>
                  <w:lang w:val="en-GB"/>
                </w:rPr>
                <m:t>I</m:t>
              </m:r>
              <m:r>
                <w:rPr>
                  <w:rFonts w:ascii="Cambria Math" w:hAnsi="Cambria Math" w:cs="Calibri"/>
                  <w:szCs w:val="22"/>
                  <w:lang w:val="en-GB"/>
                </w:rPr>
                <m:t>-</m:t>
              </m:r>
              <m:r>
                <m:rPr>
                  <m:sty m:val="p"/>
                </m:rPr>
                <w:rPr>
                  <w:rFonts w:ascii="Cambria Math" w:hAnsi="Cambria Math" w:cs="Calibri"/>
                  <w:lang w:val="en-GB"/>
                </w:rPr>
                <m:t>Γ</m:t>
              </m:r>
              <m:r>
                <w:rPr>
                  <w:rFonts w:ascii="Cambria Math" w:hAnsi="Cambria Math"/>
                  <w:szCs w:val="22"/>
                  <w:lang w:val="en-US"/>
                </w:rPr>
                <m:t>#</m:t>
              </m:r>
              <m:d>
                <m:dPr>
                  <m:ctrlPr>
                    <w:rPr>
                      <w:rFonts w:ascii="Cambria Math" w:hAnsi="Cambria Math"/>
                      <w:i/>
                      <w:lang w:val="en-GB"/>
                    </w:rPr>
                  </m:ctrlPr>
                </m:dPr>
                <m:e>
                  <m:r>
                    <w:rPr>
                      <w:rFonts w:ascii="Cambria Math" w:hAnsi="Cambria Math"/>
                      <w:lang w:val="en-GB"/>
                    </w:rPr>
                    <m:t>13</m:t>
                  </m:r>
                </m:e>
              </m:d>
              <m:ctrlPr>
                <w:rPr>
                  <w:rFonts w:ascii="Cambria Math" w:hAnsi="Cambria Math"/>
                  <w:i/>
                  <w:szCs w:val="22"/>
                  <w:lang w:val="en-US"/>
                </w:rPr>
              </m:ctrlPr>
            </m:e>
          </m:eqArr>
        </m:oMath>
      </m:oMathPara>
    </w:p>
    <w:p w14:paraId="69F79D7A" w14:textId="68E80367" w:rsidR="001D0845" w:rsidRPr="00735CA9" w:rsidRDefault="001D0845" w:rsidP="001D0845">
      <w:pPr>
        <w:spacing w:line="360" w:lineRule="auto"/>
        <w:jc w:val="both"/>
        <w:rPr>
          <w:lang w:val="en-US"/>
        </w:rPr>
      </w:pPr>
      <w:r>
        <w:rPr>
          <w:lang w:val="en-US"/>
        </w:rPr>
        <w:t xml:space="preserve">In the case of broad framing, profits are then defined as: </w:t>
      </w:r>
    </w:p>
    <w:p w14:paraId="5B614070" w14:textId="159C26FB" w:rsidR="001D0845" w:rsidRPr="00A82CCE" w:rsidRDefault="00000000" w:rsidP="001D0845">
      <w:pPr>
        <w:spacing w:line="360" w:lineRule="auto"/>
      </w:pPr>
      <m:oMathPara>
        <m:oMath>
          <m:eqArr>
            <m:eqArrPr>
              <m:maxDist m:val="1"/>
              <m:ctrlPr>
                <w:rPr>
                  <w:rFonts w:ascii="Cambria Math" w:hAnsi="Cambria Math"/>
                  <w:i/>
                </w:rPr>
              </m:ctrlPr>
            </m:eqArrPr>
            <m:e>
              <m:sSub>
                <m:sSubPr>
                  <m:ctrlPr>
                    <w:rPr>
                      <w:rFonts w:ascii="Cambria Math" w:hAnsi="Cambria Math" w:cs="Calibri"/>
                      <w:i/>
                    </w:rPr>
                  </m:ctrlPr>
                </m:sSubPr>
                <m:e>
                  <m:r>
                    <w:rPr>
                      <w:rFonts w:ascii="Cambria Math" w:hAnsi="Cambria Math" w:cs="Calibri"/>
                    </w:rPr>
                    <m:t>π</m:t>
                  </m:r>
                </m:e>
                <m:sub>
                  <m:r>
                    <w:rPr>
                      <w:rFonts w:ascii="Cambria Math" w:hAnsi="Cambria Math" w:cs="Calibri"/>
                    </w:rPr>
                    <m:t>BF</m:t>
                  </m:r>
                </m:sub>
              </m:sSub>
              <m:r>
                <w:rPr>
                  <w:rFonts w:ascii="Cambria Math" w:hAnsi="Cambria Math" w:cs="Calibri"/>
                  <w:lang w:val="en-GB"/>
                </w:rPr>
                <m:t>=</m:t>
              </m:r>
              <w:bookmarkStart w:id="16" w:name="_Hlk171936323"/>
              <m:sSub>
                <m:sSubPr>
                  <m:ctrlPr>
                    <w:rPr>
                      <w:rFonts w:ascii="Cambria Math" w:hAnsi="Cambria Math" w:cs="Calibri"/>
                      <w:i/>
                    </w:rPr>
                  </m:ctrlPr>
                </m:sSubPr>
                <m:e>
                  <m:r>
                    <w:rPr>
                      <w:rFonts w:ascii="Cambria Math" w:hAnsi="Cambria Math" w:cs="Calibri"/>
                    </w:rPr>
                    <m:t>p</m:t>
                  </m:r>
                </m:e>
                <m:sub>
                  <m:r>
                    <w:rPr>
                      <w:rFonts w:ascii="Cambria Math" w:hAnsi="Cambria Math" w:cs="Calibri"/>
                    </w:rPr>
                    <m:t>w</m:t>
                  </m:r>
                </m:sub>
              </m:sSub>
              <m:r>
                <w:rPr>
                  <w:rFonts w:ascii="Cambria Math" w:hAnsi="Cambria Math" w:cs="Calibri"/>
                </w:rPr>
                <m:t>y</m:t>
              </m:r>
              <m:d>
                <m:dPr>
                  <m:ctrlPr>
                    <w:rPr>
                      <w:rFonts w:ascii="Cambria Math" w:hAnsi="Cambria Math" w:cs="Calibri"/>
                      <w:i/>
                    </w:rPr>
                  </m:ctrlPr>
                </m:dPr>
                <m:e>
                  <m:r>
                    <w:rPr>
                      <w:rFonts w:ascii="Cambria Math" w:hAnsi="Cambria Math" w:cs="Calibri"/>
                    </w:rPr>
                    <m:t>N</m:t>
                  </m:r>
                </m:e>
              </m:d>
              <m:r>
                <w:rPr>
                  <w:rFonts w:ascii="Cambria Math" w:hAnsi="Cambria Math" w:cs="Calibri"/>
                </w:rPr>
                <m:t>-</m:t>
              </m:r>
              <m:sSub>
                <m:sSubPr>
                  <m:ctrlPr>
                    <w:rPr>
                      <w:rFonts w:ascii="Cambria Math" w:hAnsi="Cambria Math"/>
                      <w:i/>
                      <w:lang w:val="en-US"/>
                    </w:rPr>
                  </m:ctrlPr>
                </m:sSubPr>
                <m:e>
                  <m:r>
                    <w:rPr>
                      <w:rFonts w:ascii="Cambria Math" w:hAnsi="Cambria Math"/>
                      <w:lang w:val="en-US"/>
                    </w:rPr>
                    <m:t>p</m:t>
                  </m:r>
                  <m:ctrlPr>
                    <w:rPr>
                      <w:rFonts w:ascii="Cambria Math" w:hAnsi="Cambria Math" w:cs="Calibri"/>
                      <w:i/>
                    </w:rPr>
                  </m:ctrlPr>
                </m:e>
                <m:sub>
                  <m:r>
                    <w:rPr>
                      <w:rFonts w:ascii="Cambria Math" w:hAnsi="Cambria Math"/>
                      <w:lang w:val="en-US"/>
                    </w:rPr>
                    <m:t>N</m:t>
                  </m:r>
                </m:sub>
              </m:sSub>
              <m:r>
                <w:rPr>
                  <w:rFonts w:ascii="Cambria Math" w:hAnsi="Cambria Math" w:cs="Calibri"/>
                </w:rPr>
                <m:t>N+</m:t>
              </m:r>
              <m:sSub>
                <m:sSubPr>
                  <m:ctrlPr>
                    <w:rPr>
                      <w:rFonts w:ascii="Cambria Math" w:hAnsi="Cambria Math"/>
                    </w:rPr>
                  </m:ctrlPr>
                </m:sSubPr>
                <m:e>
                  <m:r>
                    <m:rPr>
                      <m:sty m:val="p"/>
                    </m:rPr>
                    <w:rPr>
                      <w:rFonts w:ascii="Cambria Math" w:hAnsi="Cambria Math"/>
                    </w:rPr>
                    <m:t>Π</m:t>
                  </m:r>
                  <m:ctrlPr>
                    <w:rPr>
                      <w:rFonts w:ascii="Cambria Math" w:hAnsi="Cambria Math" w:cs="Calibri"/>
                      <w:i/>
                    </w:rPr>
                  </m:ctrlPr>
                </m:e>
                <m:sub>
                  <m:r>
                    <w:rPr>
                      <w:rFonts w:ascii="Cambria Math" w:hAnsi="Cambria Math"/>
                    </w:rPr>
                    <m:t>i</m:t>
                  </m:r>
                </m:sub>
              </m:sSub>
              <m:r>
                <w:rPr>
                  <w:rFonts w:ascii="Cambria Math" w:hAnsi="Cambria Math" w:cs="Calibri"/>
                </w:rPr>
                <m:t>N</m:t>
              </m:r>
              <w:bookmarkEnd w:id="16"/>
              <m:r>
                <w:rPr>
                  <w:rFonts w:ascii="Cambria Math" w:hAnsi="Cambria Math" w:cs="Calibri"/>
                </w:rPr>
                <m:t>#</m:t>
              </m:r>
              <m:d>
                <m:dPr>
                  <m:ctrlPr>
                    <w:rPr>
                      <w:rFonts w:ascii="Cambria Math" w:hAnsi="Cambria Math"/>
                      <w:i/>
                    </w:rPr>
                  </m:ctrlPr>
                </m:dPr>
                <m:e>
                  <m:r>
                    <w:rPr>
                      <w:rFonts w:ascii="Cambria Math" w:hAnsi="Cambria Math"/>
                    </w:rPr>
                    <m:t>14</m:t>
                  </m:r>
                </m:e>
              </m:d>
              <m:ctrlPr>
                <w:rPr>
                  <w:rFonts w:ascii="Cambria Math" w:hAnsi="Cambria Math" w:cs="Calibri"/>
                  <w:i/>
                </w:rPr>
              </m:ctrlPr>
            </m:e>
          </m:eqArr>
        </m:oMath>
      </m:oMathPara>
    </w:p>
    <w:p w14:paraId="1492A3C6" w14:textId="3AA41665" w:rsidR="001D0845" w:rsidRPr="003D1996" w:rsidRDefault="00ED2703" w:rsidP="00352C50">
      <w:pPr>
        <w:spacing w:line="360" w:lineRule="auto"/>
        <w:jc w:val="both"/>
        <w:rPr>
          <w:szCs w:val="22"/>
          <w:lang w:val="en-GB"/>
        </w:rPr>
      </w:pPr>
      <w:r w:rsidRPr="00365530">
        <w:rPr>
          <w:szCs w:val="22"/>
          <w:lang w:val="en-GB"/>
        </w:rPr>
        <w:t>w</w:t>
      </w:r>
      <w:r>
        <w:rPr>
          <w:szCs w:val="22"/>
          <w:lang w:val="en-GB"/>
        </w:rPr>
        <w:t xml:space="preserve">ith </w:t>
      </w:r>
      <m:oMath>
        <m:r>
          <w:rPr>
            <w:rFonts w:ascii="Cambria Math" w:hAnsi="Cambria Math"/>
            <w:szCs w:val="22"/>
            <w:lang w:val="en-GB"/>
          </w:rPr>
          <m:t>i=</m:t>
        </m:r>
        <m:d>
          <m:dPr>
            <m:begChr m:val="["/>
            <m:endChr m:val="]"/>
            <m:ctrlPr>
              <w:rPr>
                <w:rFonts w:ascii="Cambria Math" w:hAnsi="Cambria Math"/>
                <w:i/>
                <w:szCs w:val="22"/>
                <w:lang w:val="en-GB"/>
              </w:rPr>
            </m:ctrlPr>
          </m:dPr>
          <m:e>
            <m:r>
              <w:rPr>
                <w:rFonts w:ascii="Cambria Math" w:hAnsi="Cambria Math"/>
                <w:szCs w:val="22"/>
                <w:lang w:val="en-GB"/>
              </w:rPr>
              <m:t>0,F,I</m:t>
            </m:r>
          </m:e>
        </m:d>
      </m:oMath>
      <w:r w:rsidR="00D97025">
        <w:rPr>
          <w:szCs w:val="22"/>
          <w:lang w:val="en-GB"/>
        </w:rPr>
        <w:t xml:space="preserve">, in the case of no contract, forwards, or adjusted contract </w:t>
      </w:r>
      <w:r w:rsidR="00D47ACD">
        <w:rPr>
          <w:szCs w:val="22"/>
          <w:lang w:val="en-GB"/>
        </w:rPr>
        <w:t>respectively</w:t>
      </w:r>
      <w:r w:rsidR="00CB7AAB">
        <w:rPr>
          <w:szCs w:val="22"/>
          <w:lang w:val="en-GB"/>
        </w:rPr>
        <w:t xml:space="preserve">. </w:t>
      </w:r>
      <w:r w:rsidR="001D0845">
        <w:rPr>
          <w:szCs w:val="22"/>
          <w:lang w:val="en-GB"/>
        </w:rPr>
        <w:t>In the case of narrow framing, utility is narrowly defined by considering only the decision at hand</w:t>
      </w:r>
      <w:r w:rsidR="00A82A4A">
        <w:rPr>
          <w:szCs w:val="22"/>
          <w:lang w:val="en-GB"/>
        </w:rPr>
        <w:t>:</w:t>
      </w:r>
      <w:r w:rsidR="001D0845">
        <w:rPr>
          <w:szCs w:val="22"/>
          <w:lang w:val="en-GB"/>
        </w:rPr>
        <w:t xml:space="preserve"> </w:t>
      </w:r>
    </w:p>
    <w:p w14:paraId="01D47799" w14:textId="34F80D92" w:rsidR="00391C6B" w:rsidRDefault="00000000" w:rsidP="00846AF5">
      <w:pPr>
        <w:spacing w:line="360" w:lineRule="auto"/>
        <w:jc w:val="both"/>
        <w:rPr>
          <w:szCs w:val="22"/>
          <w:lang w:val="en-GB"/>
        </w:rPr>
      </w:pPr>
      <m:oMathPara>
        <m:oMath>
          <m:eqArr>
            <m:eqArrPr>
              <m:maxDist m:val="1"/>
              <m:ctrlPr>
                <w:rPr>
                  <w:rFonts w:ascii="Cambria Math" w:hAnsi="Cambria Math"/>
                  <w:i/>
                  <w:lang w:val="en-GB"/>
                </w:rPr>
              </m:ctrlPr>
            </m:eqArrPr>
            <m:e>
              <m:sSub>
                <m:sSubPr>
                  <m:ctrlPr>
                    <w:rPr>
                      <w:rFonts w:ascii="Cambria Math" w:hAnsi="Cambria Math" w:cs="Calibri"/>
                      <w:i/>
                    </w:rPr>
                  </m:ctrlPr>
                </m:sSubPr>
                <m:e>
                  <m:r>
                    <w:rPr>
                      <w:rFonts w:ascii="Cambria Math" w:hAnsi="Cambria Math" w:cs="Calibri"/>
                    </w:rPr>
                    <m:t>π</m:t>
                  </m:r>
                </m:e>
                <m:sub>
                  <m:r>
                    <w:rPr>
                      <w:rFonts w:ascii="Cambria Math" w:hAnsi="Cambria Math" w:cs="Calibri"/>
                    </w:rPr>
                    <m:t>NF</m:t>
                  </m:r>
                </m:sub>
              </m:sSub>
              <m:r>
                <w:rPr>
                  <w:rFonts w:ascii="Cambria Math" w:hAnsi="Cambria Math" w:cs="Calibri"/>
                </w:rPr>
                <m:t>=</m:t>
              </m:r>
              <m:sSub>
                <m:sSubPr>
                  <m:ctrlPr>
                    <w:rPr>
                      <w:rFonts w:ascii="Cambria Math" w:hAnsi="Cambria Math"/>
                    </w:rPr>
                  </m:ctrlPr>
                </m:sSubPr>
                <m:e>
                  <m:r>
                    <m:rPr>
                      <m:sty m:val="p"/>
                    </m:rPr>
                    <w:rPr>
                      <w:rFonts w:ascii="Cambria Math" w:hAnsi="Cambria Math"/>
                    </w:rPr>
                    <m:t>Π</m:t>
                  </m:r>
                </m:e>
                <m:sub>
                  <m:r>
                    <w:rPr>
                      <w:rFonts w:ascii="Cambria Math" w:hAnsi="Cambria Math"/>
                    </w:rPr>
                    <m:t>i</m:t>
                  </m:r>
                </m:sub>
              </m:sSub>
              <m:r>
                <w:rPr>
                  <w:rFonts w:ascii="Cambria Math" w:hAnsi="Cambria Math" w:cs="Calibri"/>
                </w:rPr>
                <m:t>N#</m:t>
              </m:r>
              <m:d>
                <m:dPr>
                  <m:ctrlPr>
                    <w:rPr>
                      <w:rFonts w:ascii="Cambria Math" w:hAnsi="Cambria Math"/>
                      <w:i/>
                      <w:lang w:val="en-GB"/>
                    </w:rPr>
                  </m:ctrlPr>
                </m:dPr>
                <m:e>
                  <m:r>
                    <w:rPr>
                      <w:rFonts w:ascii="Cambria Math" w:hAnsi="Cambria Math"/>
                      <w:lang w:val="en-GB"/>
                    </w:rPr>
                    <m:t>15</m:t>
                  </m:r>
                </m:e>
              </m:d>
              <m:ctrlPr>
                <w:rPr>
                  <w:rFonts w:ascii="Cambria Math" w:hAnsi="Cambria Math" w:cs="Calibri"/>
                  <w:i/>
                </w:rPr>
              </m:ctrlPr>
            </m:e>
          </m:eqArr>
        </m:oMath>
      </m:oMathPara>
    </w:p>
    <w:p w14:paraId="670D2A1C" w14:textId="5121DFCD" w:rsidR="00BE73F7" w:rsidRDefault="003025B8" w:rsidP="002A1602">
      <w:pPr>
        <w:pStyle w:val="Heading1"/>
        <w:spacing w:line="360" w:lineRule="auto"/>
        <w:rPr>
          <w:lang w:val="en-US"/>
        </w:rPr>
      </w:pPr>
      <w:r w:rsidRPr="00771CDC">
        <w:rPr>
          <w:lang w:val="en-US"/>
        </w:rPr>
        <w:lastRenderedPageBreak/>
        <w:t>Methodology</w:t>
      </w:r>
    </w:p>
    <w:p w14:paraId="35F15195" w14:textId="742B0A09" w:rsidR="000608BF" w:rsidRPr="000608BF" w:rsidRDefault="007F3E0E" w:rsidP="00486942">
      <w:pPr>
        <w:spacing w:line="360" w:lineRule="auto"/>
        <w:jc w:val="both"/>
        <w:rPr>
          <w:lang w:val="en-GB"/>
        </w:rPr>
      </w:pPr>
      <w:r>
        <w:rPr>
          <w:lang w:val="en-GB"/>
        </w:rPr>
        <w:t xml:space="preserve">In this section we present </w:t>
      </w:r>
      <w:r w:rsidR="0066119F">
        <w:rPr>
          <w:lang w:val="en-GB"/>
        </w:rPr>
        <w:t>the</w:t>
      </w:r>
      <w:r w:rsidR="0000160C">
        <w:rPr>
          <w:lang w:val="en-GB"/>
        </w:rPr>
        <w:t xml:space="preserve"> </w:t>
      </w:r>
      <w:r w:rsidR="008B669A">
        <w:rPr>
          <w:lang w:val="en-GB"/>
        </w:rPr>
        <w:t>different economic decision models</w:t>
      </w:r>
      <w:r w:rsidR="00B54FF7">
        <w:rPr>
          <w:lang w:val="en-GB"/>
        </w:rPr>
        <w:t xml:space="preserve">, the </w:t>
      </w:r>
      <w:r>
        <w:rPr>
          <w:lang w:val="en-GB"/>
        </w:rPr>
        <w:t>biophysical and statistical approaches</w:t>
      </w:r>
      <w:r w:rsidR="0010479C">
        <w:rPr>
          <w:lang w:val="en-GB"/>
        </w:rPr>
        <w:t xml:space="preserve"> </w:t>
      </w:r>
      <w:r w:rsidR="000876C5">
        <w:rPr>
          <w:lang w:val="en-GB"/>
        </w:rPr>
        <w:t xml:space="preserve">used to estimate </w:t>
      </w:r>
      <w:r w:rsidR="00FD12A4">
        <w:rPr>
          <w:lang w:val="en-GB"/>
        </w:rPr>
        <w:t>the models,</w:t>
      </w:r>
      <w:r w:rsidR="00E970FD">
        <w:rPr>
          <w:lang w:val="en-GB"/>
        </w:rPr>
        <w:t xml:space="preserve"> and the</w:t>
      </w:r>
      <w:r w:rsidR="00513A0C">
        <w:rPr>
          <w:lang w:val="en-GB"/>
        </w:rPr>
        <w:t xml:space="preserve"> computation</w:t>
      </w:r>
      <w:r w:rsidR="00066DD7">
        <w:rPr>
          <w:lang w:val="en-GB"/>
        </w:rPr>
        <w:t xml:space="preserve"> </w:t>
      </w:r>
      <w:r w:rsidR="009F7CD6">
        <w:rPr>
          <w:lang w:val="en-GB"/>
        </w:rPr>
        <w:t xml:space="preserve">method </w:t>
      </w:r>
      <w:r w:rsidR="00066DD7">
        <w:rPr>
          <w:lang w:val="en-GB"/>
        </w:rPr>
        <w:t xml:space="preserve">of the </w:t>
      </w:r>
      <w:r w:rsidR="00E970FD">
        <w:rPr>
          <w:lang w:val="en-GB"/>
        </w:rPr>
        <w:t>adjusted contract price</w:t>
      </w:r>
      <w:r w:rsidR="00DB23EF">
        <w:rPr>
          <w:lang w:val="en-GB"/>
        </w:rPr>
        <w:t>.</w:t>
      </w:r>
      <w:r w:rsidR="00513A0C">
        <w:rPr>
          <w:lang w:val="en-GB"/>
        </w:rPr>
        <w:t xml:space="preserve"> </w:t>
      </w:r>
      <w:r w:rsidR="000608BF">
        <w:rPr>
          <w:lang w:val="en-US"/>
        </w:rPr>
        <w:t xml:space="preserve">For the decision under broad framing </w:t>
      </w:r>
      <w:r w:rsidR="00F568E1">
        <w:rPr>
          <w:lang w:val="en-US"/>
        </w:rPr>
        <w:t>w</w:t>
      </w:r>
      <w:r w:rsidR="005B780E">
        <w:rPr>
          <w:lang w:val="en-US"/>
        </w:rPr>
        <w:t>e</w:t>
      </w:r>
      <w:r w:rsidR="00ED2BAF">
        <w:rPr>
          <w:lang w:val="en-US"/>
        </w:rPr>
        <w:t xml:space="preserve"> first</w:t>
      </w:r>
      <w:r w:rsidR="005B780E">
        <w:rPr>
          <w:lang w:val="en-US"/>
        </w:rPr>
        <w:t xml:space="preserve"> estimate t</w:t>
      </w:r>
      <w:r w:rsidR="0077009B">
        <w:rPr>
          <w:lang w:val="en-US"/>
        </w:rPr>
        <w:t xml:space="preserve">he interactions </w:t>
      </w:r>
      <w:r w:rsidR="000608BF" w:rsidRPr="00A01EF0">
        <w:rPr>
          <w:lang w:val="en-GB"/>
        </w:rPr>
        <w:t>between nitrogen application</w:t>
      </w:r>
      <w:r w:rsidR="000608BF">
        <w:rPr>
          <w:lang w:val="en-GB"/>
        </w:rPr>
        <w:t xml:space="preserve"> and</w:t>
      </w:r>
      <w:r w:rsidR="000608BF" w:rsidRPr="00A01EF0">
        <w:rPr>
          <w:lang w:val="en-GB"/>
        </w:rPr>
        <w:t xml:space="preserve"> crop yield,</w:t>
      </w:r>
      <w:r w:rsidR="000608BF">
        <w:rPr>
          <w:lang w:val="en-GB"/>
        </w:rPr>
        <w:t xml:space="preserve"> </w:t>
      </w:r>
      <w:r w:rsidR="005B780E">
        <w:rPr>
          <w:lang w:val="en-GB"/>
        </w:rPr>
        <w:t xml:space="preserve">and the relationship between </w:t>
      </w:r>
      <w:r w:rsidR="005304C3">
        <w:rPr>
          <w:lang w:val="en-GB"/>
        </w:rPr>
        <w:t xml:space="preserve">nitrogen and wheat </w:t>
      </w:r>
      <w:r w:rsidR="000608BF" w:rsidRPr="00A01EF0">
        <w:rPr>
          <w:lang w:val="en-GB"/>
        </w:rPr>
        <w:t>price</w:t>
      </w:r>
      <w:r w:rsidR="005304C3">
        <w:rPr>
          <w:lang w:val="en-GB"/>
        </w:rPr>
        <w:t>s</w:t>
      </w:r>
      <w:r w:rsidR="000608BF">
        <w:rPr>
          <w:lang w:val="en-GB"/>
        </w:rPr>
        <w:t xml:space="preserve">. </w:t>
      </w:r>
      <w:r w:rsidR="00DB23EF">
        <w:rPr>
          <w:lang w:val="en-GB"/>
        </w:rPr>
        <w:t>The</w:t>
      </w:r>
      <w:r w:rsidR="0061766E">
        <w:rPr>
          <w:lang w:val="en-GB"/>
        </w:rPr>
        <w:t xml:space="preserve"> data sources and the</w:t>
      </w:r>
      <w:r w:rsidR="00DB23EF">
        <w:rPr>
          <w:lang w:val="en-GB"/>
        </w:rPr>
        <w:t xml:space="preserve"> </w:t>
      </w:r>
      <w:r w:rsidR="007C06FD">
        <w:rPr>
          <w:lang w:val="en-GB"/>
        </w:rPr>
        <w:t>estimation</w:t>
      </w:r>
      <w:r w:rsidR="00DB23EF">
        <w:rPr>
          <w:lang w:val="en-GB"/>
        </w:rPr>
        <w:t xml:space="preserve"> will be discussed in </w:t>
      </w:r>
      <w:r w:rsidR="007C06FD">
        <w:rPr>
          <w:lang w:val="en-GB"/>
        </w:rPr>
        <w:t xml:space="preserve">the </w:t>
      </w:r>
      <w:r w:rsidR="00DB23EF">
        <w:rPr>
          <w:lang w:val="en-GB"/>
        </w:rPr>
        <w:t>subsequent section</w:t>
      </w:r>
      <w:r w:rsidR="007C06FD">
        <w:rPr>
          <w:lang w:val="en-GB"/>
        </w:rPr>
        <w:t>s</w:t>
      </w:r>
      <w:r w:rsidR="00DB23EF">
        <w:rPr>
          <w:lang w:val="en-GB"/>
        </w:rPr>
        <w:t>.</w:t>
      </w:r>
    </w:p>
    <w:p w14:paraId="75427E42" w14:textId="5C064B26" w:rsidR="00E51484" w:rsidRPr="001F6B18" w:rsidRDefault="001F6B18" w:rsidP="001F6B18">
      <w:pPr>
        <w:pStyle w:val="Heading2"/>
        <w:rPr>
          <w:lang w:val="en-US"/>
        </w:rPr>
      </w:pPr>
      <w:r>
        <w:rPr>
          <w:lang w:val="en-US"/>
        </w:rPr>
        <w:t>Nitrogen – yield relationship</w:t>
      </w:r>
      <w:r w:rsidR="00E51484" w:rsidRPr="001F6B18">
        <w:rPr>
          <w:rFonts w:ascii="Times New Roman" w:eastAsiaTheme="minorHAnsi" w:hAnsi="Times New Roman"/>
          <w:i/>
          <w:iCs/>
          <w:szCs w:val="22"/>
          <w:lang w:val="en-US"/>
        </w:rPr>
        <w:t xml:space="preserve"> </w:t>
      </w:r>
    </w:p>
    <w:p w14:paraId="26C88B53" w14:textId="30A5EDAB" w:rsidR="00C77868" w:rsidRDefault="001D284F" w:rsidP="00EB3ED1">
      <w:pPr>
        <w:autoSpaceDE w:val="0"/>
        <w:autoSpaceDN w:val="0"/>
        <w:adjustRightInd w:val="0"/>
        <w:spacing w:line="360" w:lineRule="auto"/>
        <w:jc w:val="both"/>
        <w:rPr>
          <w:rFonts w:ascii="Times New Roman" w:eastAsiaTheme="minorHAnsi" w:hAnsi="Times New Roman"/>
          <w:szCs w:val="22"/>
          <w:lang w:val="en-US"/>
        </w:rPr>
      </w:pPr>
      <w:r>
        <w:rPr>
          <w:rFonts w:ascii="Times New Roman" w:eastAsiaTheme="minorHAnsi" w:hAnsi="Times New Roman"/>
          <w:szCs w:val="22"/>
          <w:lang w:val="en-US"/>
        </w:rPr>
        <w:t xml:space="preserve">We estimate nitrogen-yield relationships </w:t>
      </w:r>
      <w:r w:rsidR="00243DB7">
        <w:rPr>
          <w:rFonts w:ascii="Times New Roman" w:eastAsiaTheme="minorHAnsi" w:hAnsi="Times New Roman"/>
          <w:szCs w:val="22"/>
          <w:lang w:val="en-US"/>
        </w:rPr>
        <w:t xml:space="preserve">using data from the </w:t>
      </w:r>
      <w:r w:rsidR="00E836EB" w:rsidRPr="000C2608">
        <w:rPr>
          <w:lang w:val="en-US"/>
        </w:rPr>
        <w:t xml:space="preserve">Environmental Policy Integrated Climate-based </w:t>
      </w:r>
      <w:r w:rsidR="00E836EB">
        <w:rPr>
          <w:lang w:val="en-US"/>
        </w:rPr>
        <w:t xml:space="preserve">(EPIC; Williams 1995) </w:t>
      </w:r>
      <w:r w:rsidR="00243DB7">
        <w:rPr>
          <w:rFonts w:ascii="Times New Roman" w:eastAsiaTheme="minorHAnsi" w:hAnsi="Times New Roman"/>
          <w:szCs w:val="22"/>
          <w:lang w:val="en-US"/>
        </w:rPr>
        <w:t xml:space="preserve">crop model, where different level of nitrogen </w:t>
      </w:r>
      <w:r w:rsidR="00BD50DD">
        <w:rPr>
          <w:rFonts w:ascii="Times New Roman" w:eastAsiaTheme="minorHAnsi" w:hAnsi="Times New Roman"/>
          <w:szCs w:val="22"/>
          <w:lang w:val="en-US"/>
        </w:rPr>
        <w:t xml:space="preserve">are used to simulate </w:t>
      </w:r>
      <w:r w:rsidR="0085798D">
        <w:rPr>
          <w:rFonts w:ascii="Times New Roman" w:eastAsiaTheme="minorHAnsi" w:hAnsi="Times New Roman"/>
          <w:szCs w:val="22"/>
          <w:lang w:val="en-US"/>
        </w:rPr>
        <w:t>crop</w:t>
      </w:r>
      <w:r w:rsidR="00002620">
        <w:rPr>
          <w:rFonts w:ascii="Times New Roman" w:eastAsiaTheme="minorHAnsi" w:hAnsi="Times New Roman"/>
          <w:szCs w:val="22"/>
          <w:lang w:val="en-US"/>
        </w:rPr>
        <w:t xml:space="preserve"> yield</w:t>
      </w:r>
      <w:r w:rsidR="0085798D">
        <w:rPr>
          <w:rFonts w:ascii="Times New Roman" w:eastAsiaTheme="minorHAnsi" w:hAnsi="Times New Roman"/>
          <w:szCs w:val="22"/>
          <w:lang w:val="en-US"/>
        </w:rPr>
        <w:t xml:space="preserve">. </w:t>
      </w:r>
      <w:r w:rsidR="001D7220">
        <w:rPr>
          <w:rFonts w:ascii="Times New Roman" w:eastAsiaTheme="minorHAnsi" w:hAnsi="Times New Roman"/>
          <w:szCs w:val="22"/>
          <w:lang w:val="en-US"/>
        </w:rPr>
        <w:t>S</w:t>
      </w:r>
      <w:r w:rsidR="00832C42">
        <w:rPr>
          <w:rFonts w:ascii="Times New Roman" w:eastAsiaTheme="minorHAnsi" w:hAnsi="Times New Roman"/>
          <w:szCs w:val="22"/>
          <w:lang w:val="en-US"/>
        </w:rPr>
        <w:t>imulated observations of winter wheat yield for different levels of nitrogen applications</w:t>
      </w:r>
      <w:r w:rsidR="0087456E">
        <w:rPr>
          <w:rFonts w:ascii="Times New Roman" w:eastAsiaTheme="minorHAnsi" w:hAnsi="Times New Roman"/>
          <w:szCs w:val="22"/>
          <w:lang w:val="en-US"/>
        </w:rPr>
        <w:t xml:space="preserve"> are then used </w:t>
      </w:r>
      <w:r w:rsidR="00A30C3C">
        <w:rPr>
          <w:rFonts w:ascii="Times New Roman" w:eastAsiaTheme="minorHAnsi" w:hAnsi="Times New Roman"/>
          <w:szCs w:val="22"/>
          <w:lang w:val="en-US"/>
        </w:rPr>
        <w:t xml:space="preserve">in </w:t>
      </w:r>
      <w:r w:rsidR="00360746">
        <w:rPr>
          <w:rFonts w:ascii="Times New Roman" w:eastAsiaTheme="minorHAnsi" w:hAnsi="Times New Roman"/>
          <w:szCs w:val="22"/>
          <w:lang w:val="en-US"/>
        </w:rPr>
        <w:t>a</w:t>
      </w:r>
      <w:r w:rsidR="00A30C3C">
        <w:rPr>
          <w:rFonts w:ascii="Times New Roman" w:eastAsiaTheme="minorHAnsi" w:hAnsi="Times New Roman"/>
          <w:szCs w:val="22"/>
          <w:lang w:val="en-US"/>
        </w:rPr>
        <w:t xml:space="preserve"> production function </w:t>
      </w:r>
      <w:r w:rsidR="00360746">
        <w:rPr>
          <w:rFonts w:ascii="Times New Roman" w:eastAsiaTheme="minorHAnsi" w:hAnsi="Times New Roman"/>
          <w:szCs w:val="22"/>
          <w:lang w:val="en-US"/>
        </w:rPr>
        <w:t xml:space="preserve">to estimate </w:t>
      </w:r>
      <w:r w:rsidR="0096221B">
        <w:rPr>
          <w:rFonts w:ascii="Times New Roman" w:eastAsiaTheme="minorHAnsi" w:hAnsi="Times New Roman"/>
          <w:szCs w:val="22"/>
          <w:lang w:val="en-US"/>
        </w:rPr>
        <w:t>the statistical relationship</w:t>
      </w:r>
      <w:r w:rsidR="00DE769A">
        <w:rPr>
          <w:rFonts w:ascii="Times New Roman" w:eastAsiaTheme="minorHAnsi" w:hAnsi="Times New Roman"/>
          <w:szCs w:val="22"/>
          <w:lang w:val="en-US"/>
        </w:rPr>
        <w:t xml:space="preserve"> between </w:t>
      </w:r>
      <w:r w:rsidR="00360746">
        <w:rPr>
          <w:rFonts w:ascii="Times New Roman" w:eastAsiaTheme="minorHAnsi" w:hAnsi="Times New Roman"/>
          <w:szCs w:val="22"/>
          <w:lang w:val="en-US"/>
        </w:rPr>
        <w:t>nitrogen</w:t>
      </w:r>
      <w:r w:rsidR="00DE769A">
        <w:rPr>
          <w:rFonts w:ascii="Times New Roman" w:eastAsiaTheme="minorHAnsi" w:hAnsi="Times New Roman"/>
          <w:szCs w:val="22"/>
          <w:lang w:val="en-US"/>
        </w:rPr>
        <w:t xml:space="preserve"> and </w:t>
      </w:r>
      <w:r w:rsidR="00360746">
        <w:rPr>
          <w:rFonts w:ascii="Times New Roman" w:eastAsiaTheme="minorHAnsi" w:hAnsi="Times New Roman"/>
          <w:szCs w:val="22"/>
          <w:lang w:val="en-US"/>
        </w:rPr>
        <w:t xml:space="preserve">yield </w:t>
      </w:r>
      <w:r w:rsidR="009742AE">
        <w:rPr>
          <w:rFonts w:ascii="Times New Roman" w:eastAsiaTheme="minorHAnsi" w:hAnsi="Times New Roman"/>
          <w:szCs w:val="22"/>
          <w:lang w:val="en-US"/>
        </w:rPr>
        <w:t>under risk</w:t>
      </w:r>
      <w:r w:rsidR="00AB18D8">
        <w:rPr>
          <w:rFonts w:ascii="Times New Roman" w:eastAsiaTheme="minorHAnsi" w:hAnsi="Times New Roman"/>
          <w:szCs w:val="22"/>
          <w:lang w:val="en-US"/>
        </w:rPr>
        <w:t xml:space="preserve">. </w:t>
      </w:r>
      <w:r w:rsidR="007955BA">
        <w:rPr>
          <w:rFonts w:ascii="Times New Roman" w:eastAsiaTheme="minorHAnsi" w:hAnsi="Times New Roman"/>
          <w:szCs w:val="22"/>
          <w:lang w:val="en-US"/>
        </w:rPr>
        <w:t xml:space="preserve">The </w:t>
      </w:r>
      <w:r w:rsidR="00ED554A">
        <w:rPr>
          <w:rFonts w:ascii="Times New Roman" w:eastAsiaTheme="minorHAnsi" w:hAnsi="Times New Roman"/>
          <w:szCs w:val="22"/>
          <w:lang w:val="en-US"/>
        </w:rPr>
        <w:t>estimation</w:t>
      </w:r>
      <w:r w:rsidR="007955BA">
        <w:rPr>
          <w:rFonts w:ascii="Times New Roman" w:eastAsiaTheme="minorHAnsi" w:hAnsi="Times New Roman"/>
          <w:szCs w:val="22"/>
          <w:lang w:val="en-US"/>
        </w:rPr>
        <w:t xml:space="preserve"> employed </w:t>
      </w:r>
      <w:r w:rsidR="004A73D2">
        <w:rPr>
          <w:rFonts w:ascii="Times New Roman" w:eastAsiaTheme="minorHAnsi" w:hAnsi="Times New Roman"/>
          <w:szCs w:val="22"/>
          <w:lang w:val="en-US"/>
        </w:rPr>
        <w:t>here</w:t>
      </w:r>
      <w:r w:rsidR="00ED554A">
        <w:rPr>
          <w:rFonts w:ascii="Times New Roman" w:eastAsiaTheme="minorHAnsi" w:hAnsi="Times New Roman"/>
          <w:szCs w:val="22"/>
          <w:lang w:val="en-US"/>
        </w:rPr>
        <w:t xml:space="preserve">, based on </w:t>
      </w:r>
      <w:r w:rsidR="00ED554A">
        <w:rPr>
          <w:rFonts w:ascii="Times New Roman" w:eastAsiaTheme="minorHAnsi" w:hAnsi="Times New Roman"/>
          <w:szCs w:val="22"/>
          <w:lang w:val="en-US"/>
        </w:rPr>
        <w:fldChar w:fldCharType="begin"/>
      </w:r>
      <w:r w:rsidR="001934ED">
        <w:rPr>
          <w:rFonts w:ascii="Times New Roman" w:eastAsiaTheme="minorHAnsi" w:hAnsi="Times New Roman"/>
          <w:szCs w:val="22"/>
          <w:lang w:val="en-US"/>
        </w:rPr>
        <w:instrText xml:space="preserve"> ADDIN ZOTERO_ITEM CSL_CITATION {"citationID":"7QZbjzTw","properties":{"formattedCitation":"(Just &amp; Pope, 1978, 1979)","plainCitation":"(Just &amp; Pope, 1978, 1979)","dontUpdate":true,"noteIndex":0},"citationItems":[{"id":126963,"uris":["http://zotero.org/users/14812719/items/HIN66IV3"],"itemData":{"id":126963,"type":"article-journal","container-title":"Journal of Econometrics","DOI":"10.1016/0304-4076(78)90006-4","ISSN":"03044076","issue":"1","journalAbbreviation":"Journal of Econometrics","language":"en","license":"https://www.elsevier.com/tdm/userlicense/1.0/","page":"67-86","source":"DOI.org (Crossref)","title":"Stochastic specification of production functions and economic implications","volume":"7","author":[{"family":"Just","given":"Richard E."},{"family":"Pope","given":"Rulon D."}],"issued":{"date-parts":[["1978",2]]}}},{"id":126966,"uris":["http://zotero.org/users/14812719/items/R2I6DFZY"],"itemData":{"id":126966,"type":"article-journal","abstract":"There has been considerable interest in estimations of input effects on the probability distribution of output. Most empirical and theoretical analyses utilize multiplicative stochastic specifications which are analyzed and found unduly restrictive, particularly since inputs that marginally reduce risk are not allowed. A more general stochastic specification is proposed, free of these a priori restrictions. The proposed functional form estimation is discussed and demonstrated with nitrogen-response data and common log-linear production functions. Though nitrogen is risk-increasing, the marginal variance contribution is smaller when compared to estimates based upon multiplicative specification. Finally, stochastic specification error effects are analyzed.","container-title":"American Journal of Agricultural Economics","DOI":"10.2307/1239732","ISSN":"1467-8276","issue":"2","language":"en","license":"© 1979 Agricultural and Applied Economics Association","note":"_eprint: https://onlinelibrary.wiley.com/doi/pdf/10.2307/1239732","page":"276-284","source":"Wiley Online Library","title":"Production Function Estimation and Related Risk Considerations","volume":"61","author":[{"family":"Just","given":"Richard E."},{"family":"Pope","given":"Rulon D."}],"issued":{"date-parts":[["1979"]]}}}],"schema":"https://github.com/citation-style-language/schema/raw/master/csl-citation.json"} </w:instrText>
      </w:r>
      <w:r w:rsidR="00ED554A">
        <w:rPr>
          <w:rFonts w:ascii="Times New Roman" w:eastAsiaTheme="minorHAnsi" w:hAnsi="Times New Roman"/>
          <w:szCs w:val="22"/>
          <w:lang w:val="en-US"/>
        </w:rPr>
        <w:fldChar w:fldCharType="separate"/>
      </w:r>
      <w:r w:rsidR="00ED554A" w:rsidRPr="00110BA9">
        <w:rPr>
          <w:rFonts w:ascii="Times New Roman" w:eastAsiaTheme="minorHAnsi" w:hAnsi="Times New Roman"/>
          <w:lang w:val="en-GB"/>
        </w:rPr>
        <w:t xml:space="preserve">Just &amp; Pope </w:t>
      </w:r>
      <w:r w:rsidR="00ED554A">
        <w:rPr>
          <w:rFonts w:ascii="Times New Roman" w:eastAsiaTheme="minorHAnsi" w:hAnsi="Times New Roman"/>
          <w:lang w:val="en-GB"/>
        </w:rPr>
        <w:t>(</w:t>
      </w:r>
      <w:r w:rsidR="00ED554A" w:rsidRPr="00110BA9">
        <w:rPr>
          <w:rFonts w:ascii="Times New Roman" w:eastAsiaTheme="minorHAnsi" w:hAnsi="Times New Roman"/>
          <w:lang w:val="en-GB"/>
        </w:rPr>
        <w:t>1978, 1979)</w:t>
      </w:r>
      <w:r w:rsidR="00ED554A">
        <w:rPr>
          <w:rFonts w:ascii="Times New Roman" w:eastAsiaTheme="minorHAnsi" w:hAnsi="Times New Roman"/>
          <w:szCs w:val="22"/>
          <w:lang w:val="en-US"/>
        </w:rPr>
        <w:fldChar w:fldCharType="end"/>
      </w:r>
      <w:r w:rsidR="00ED554A">
        <w:rPr>
          <w:rFonts w:ascii="Times New Roman" w:eastAsiaTheme="minorHAnsi" w:hAnsi="Times New Roman"/>
          <w:szCs w:val="22"/>
          <w:lang w:val="en-US"/>
        </w:rPr>
        <w:t xml:space="preserve">, </w:t>
      </w:r>
      <w:r w:rsidR="00795881">
        <w:rPr>
          <w:rFonts w:ascii="Times New Roman" w:eastAsiaTheme="minorHAnsi" w:hAnsi="Times New Roman"/>
          <w:szCs w:val="22"/>
          <w:lang w:val="en-US"/>
        </w:rPr>
        <w:t xml:space="preserve">allows </w:t>
      </w:r>
      <w:r w:rsidR="00ED554A">
        <w:rPr>
          <w:rFonts w:ascii="Times New Roman" w:eastAsiaTheme="minorHAnsi" w:hAnsi="Times New Roman"/>
          <w:szCs w:val="22"/>
          <w:lang w:val="en-US"/>
        </w:rPr>
        <w:t>i</w:t>
      </w:r>
      <w:r w:rsidR="00354BE2">
        <w:rPr>
          <w:rFonts w:ascii="Times New Roman" w:eastAsiaTheme="minorHAnsi" w:hAnsi="Times New Roman"/>
          <w:szCs w:val="22"/>
          <w:lang w:val="en-US"/>
        </w:rPr>
        <w:t xml:space="preserve">nputs </w:t>
      </w:r>
      <w:r w:rsidR="00795881">
        <w:rPr>
          <w:rFonts w:ascii="Times New Roman" w:eastAsiaTheme="minorHAnsi" w:hAnsi="Times New Roman"/>
          <w:szCs w:val="22"/>
          <w:lang w:val="en-US"/>
        </w:rPr>
        <w:t xml:space="preserve">to </w:t>
      </w:r>
      <w:r w:rsidR="00354BE2">
        <w:rPr>
          <w:rFonts w:ascii="Times New Roman" w:eastAsiaTheme="minorHAnsi" w:hAnsi="Times New Roman"/>
          <w:szCs w:val="22"/>
          <w:lang w:val="en-US"/>
        </w:rPr>
        <w:t xml:space="preserve">influence </w:t>
      </w:r>
      <w:r w:rsidR="00795881">
        <w:rPr>
          <w:rFonts w:ascii="Times New Roman" w:eastAsiaTheme="minorHAnsi" w:hAnsi="Times New Roman"/>
          <w:szCs w:val="22"/>
          <w:lang w:val="en-US"/>
        </w:rPr>
        <w:t xml:space="preserve">both </w:t>
      </w:r>
      <w:r w:rsidR="00354BE2">
        <w:rPr>
          <w:rFonts w:ascii="Times New Roman" w:eastAsiaTheme="minorHAnsi" w:hAnsi="Times New Roman"/>
          <w:szCs w:val="22"/>
          <w:lang w:val="en-US"/>
        </w:rPr>
        <w:t xml:space="preserve">the mean and the variability of </w:t>
      </w:r>
      <w:r w:rsidR="00C77868">
        <w:rPr>
          <w:rFonts w:ascii="Times New Roman" w:eastAsiaTheme="minorHAnsi" w:hAnsi="Times New Roman"/>
          <w:szCs w:val="22"/>
          <w:lang w:val="en-US"/>
        </w:rPr>
        <w:t>outputs:</w:t>
      </w:r>
    </w:p>
    <w:bookmarkStart w:id="17" w:name="_Hlk206593319"/>
    <w:p w14:paraId="7DF9A090" w14:textId="74B35B5F" w:rsidR="00EB3ED1" w:rsidRPr="00A279D9" w:rsidRDefault="00000000" w:rsidP="00EB3ED1">
      <w:pPr>
        <w:autoSpaceDE w:val="0"/>
        <w:autoSpaceDN w:val="0"/>
        <w:adjustRightInd w:val="0"/>
        <w:spacing w:line="360" w:lineRule="auto"/>
        <w:jc w:val="both"/>
        <w:rPr>
          <w:rFonts w:ascii="Times New Roman" w:eastAsiaTheme="minorEastAsia" w:hAnsi="Times New Roman"/>
          <w:szCs w:val="22"/>
          <w:lang w:val="en-US"/>
        </w:rPr>
      </w:pPr>
      <m:oMathPara>
        <m:oMath>
          <m:eqArr>
            <m:eqArrPr>
              <m:maxDist m:val="1"/>
              <m:ctrlPr>
                <w:rPr>
                  <w:rFonts w:ascii="Cambria Math" w:eastAsiaTheme="minorEastAsia" w:hAnsi="Cambria Math"/>
                  <w:i/>
                  <w:iCs/>
                  <w:szCs w:val="22"/>
                  <w:lang w:val="en-US"/>
                </w:rPr>
              </m:ctrlPr>
            </m:eqArrPr>
            <m:e>
              <m:r>
                <w:rPr>
                  <w:rFonts w:ascii="Cambria Math" w:eastAsiaTheme="minorHAnsi" w:hAnsi="Cambria Math"/>
                  <w:szCs w:val="22"/>
                  <w:lang w:val="en-US"/>
                </w:rPr>
                <m:t>y(N)=f</m:t>
              </m:r>
              <m:d>
                <m:dPr>
                  <m:ctrlPr>
                    <w:rPr>
                      <w:rFonts w:ascii="Cambria Math" w:eastAsiaTheme="minorHAnsi" w:hAnsi="Cambria Math"/>
                      <w:i/>
                      <w:szCs w:val="22"/>
                      <w:lang w:val="en-US"/>
                    </w:rPr>
                  </m:ctrlPr>
                </m:dPr>
                <m:e>
                  <m:r>
                    <w:rPr>
                      <w:rFonts w:ascii="Cambria Math" w:eastAsiaTheme="minorHAnsi" w:hAnsi="Cambria Math"/>
                      <w:szCs w:val="22"/>
                      <w:lang w:val="en-US"/>
                    </w:rPr>
                    <m:t>N</m:t>
                  </m:r>
                </m:e>
              </m:d>
              <m:r>
                <w:rPr>
                  <w:rFonts w:ascii="Cambria Math" w:eastAsiaTheme="minorHAnsi" w:hAnsi="Cambria Math"/>
                  <w:szCs w:val="22"/>
                  <w:lang w:val="en-US"/>
                </w:rPr>
                <m:t>+</m:t>
              </m:r>
              <m:sSub>
                <m:sSubPr>
                  <m:ctrlPr>
                    <w:rPr>
                      <w:rFonts w:ascii="Cambria Math" w:eastAsiaTheme="minorHAnsi" w:hAnsi="Cambria Math"/>
                      <w:i/>
                      <w:szCs w:val="22"/>
                      <w:lang w:val="en-US"/>
                    </w:rPr>
                  </m:ctrlPr>
                </m:sSubPr>
                <m:e>
                  <m:r>
                    <w:rPr>
                      <w:rFonts w:ascii="Cambria Math" w:eastAsiaTheme="minorHAnsi" w:hAnsi="Cambria Math"/>
                      <w:szCs w:val="22"/>
                      <w:lang w:val="en-US"/>
                    </w:rPr>
                    <m:t>σ</m:t>
                  </m:r>
                </m:e>
                <m:sub>
                  <m:r>
                    <w:rPr>
                      <w:rFonts w:ascii="Cambria Math" w:eastAsiaTheme="minorHAnsi" w:hAnsi="Cambria Math"/>
                      <w:szCs w:val="22"/>
                      <w:lang w:val="en-US"/>
                    </w:rPr>
                    <m:t>y</m:t>
                  </m:r>
                </m:sub>
              </m:sSub>
              <m:d>
                <m:dPr>
                  <m:ctrlPr>
                    <w:rPr>
                      <w:rFonts w:ascii="Cambria Math" w:eastAsiaTheme="minorHAnsi" w:hAnsi="Cambria Math"/>
                      <w:i/>
                      <w:szCs w:val="22"/>
                      <w:lang w:val="en-US"/>
                    </w:rPr>
                  </m:ctrlPr>
                </m:dPr>
                <m:e>
                  <m:r>
                    <w:rPr>
                      <w:rFonts w:ascii="Cambria Math" w:eastAsiaTheme="minorHAnsi" w:hAnsi="Cambria Math"/>
                      <w:szCs w:val="22"/>
                      <w:lang w:val="en-US"/>
                    </w:rPr>
                    <m:t>N</m:t>
                  </m:r>
                </m:e>
              </m:d>
              <m:r>
                <w:rPr>
                  <w:rFonts w:ascii="Cambria Math" w:eastAsiaTheme="minorEastAsia" w:hAnsi="Cambria Math"/>
                  <w:szCs w:val="22"/>
                  <w:lang w:val="en-US"/>
                </w:rPr>
                <m:t>ε</m:t>
              </m:r>
              <m:r>
                <w:rPr>
                  <w:rFonts w:ascii="Cambria Math" w:eastAsiaTheme="minorHAnsi" w:hAnsi="Cambria Math"/>
                  <w:szCs w:val="22"/>
                  <w:lang w:val="en-US"/>
                </w:rPr>
                <m:t>#</m:t>
              </m:r>
              <m:d>
                <m:dPr>
                  <m:ctrlPr>
                    <w:rPr>
                      <w:rFonts w:ascii="Cambria Math" w:eastAsiaTheme="minorEastAsia" w:hAnsi="Cambria Math"/>
                      <w:i/>
                      <w:iCs/>
                      <w:szCs w:val="22"/>
                      <w:lang w:val="en-US"/>
                    </w:rPr>
                  </m:ctrlPr>
                </m:dPr>
                <m:e>
                  <m:r>
                    <w:rPr>
                      <w:rFonts w:ascii="Cambria Math" w:eastAsiaTheme="minorEastAsia" w:hAnsi="Cambria Math"/>
                      <w:szCs w:val="22"/>
                      <w:lang w:val="en-US"/>
                    </w:rPr>
                    <m:t>16</m:t>
                  </m:r>
                </m:e>
              </m:d>
              <m:ctrlPr>
                <w:rPr>
                  <w:rFonts w:ascii="Cambria Math" w:eastAsiaTheme="minorHAnsi" w:hAnsi="Cambria Math"/>
                  <w:i/>
                  <w:szCs w:val="22"/>
                  <w:lang w:val="en-US"/>
                </w:rPr>
              </m:ctrlPr>
            </m:e>
          </m:eqArr>
        </m:oMath>
      </m:oMathPara>
    </w:p>
    <w:bookmarkEnd w:id="17"/>
    <w:p w14:paraId="2468B466" w14:textId="68546085" w:rsidR="00A279D9" w:rsidRDefault="008D4798" w:rsidP="00EB3ED1">
      <w:pPr>
        <w:autoSpaceDE w:val="0"/>
        <w:autoSpaceDN w:val="0"/>
        <w:adjustRightInd w:val="0"/>
        <w:spacing w:line="360" w:lineRule="auto"/>
        <w:jc w:val="both"/>
        <w:rPr>
          <w:rFonts w:ascii="Times New Roman" w:eastAsiaTheme="minorEastAsia" w:hAnsi="Times New Roman"/>
          <w:szCs w:val="22"/>
          <w:lang w:val="en-US"/>
        </w:rPr>
      </w:pPr>
      <w:r>
        <w:rPr>
          <w:rFonts w:ascii="Times New Roman" w:eastAsiaTheme="minorHAnsi" w:hAnsi="Times New Roman"/>
          <w:szCs w:val="22"/>
          <w:lang w:val="en-US"/>
        </w:rPr>
        <w:t>w</w:t>
      </w:r>
      <w:r w:rsidR="009259ED">
        <w:rPr>
          <w:rFonts w:ascii="Times New Roman" w:eastAsiaTheme="minorHAnsi" w:hAnsi="Times New Roman"/>
          <w:szCs w:val="22"/>
          <w:lang w:val="en-US"/>
        </w:rPr>
        <w:t xml:space="preserve">here </w:t>
      </w:r>
      <m:oMath>
        <m:r>
          <w:rPr>
            <w:rFonts w:ascii="Cambria Math" w:eastAsiaTheme="minorHAnsi" w:hAnsi="Cambria Math"/>
            <w:szCs w:val="22"/>
            <w:lang w:val="en-US"/>
          </w:rPr>
          <m:t>f</m:t>
        </m:r>
        <m:d>
          <m:dPr>
            <m:ctrlPr>
              <w:rPr>
                <w:rFonts w:ascii="Cambria Math" w:eastAsiaTheme="minorHAnsi" w:hAnsi="Cambria Math"/>
                <w:i/>
                <w:szCs w:val="22"/>
                <w:lang w:val="en-US"/>
              </w:rPr>
            </m:ctrlPr>
          </m:dPr>
          <m:e>
            <m:r>
              <w:rPr>
                <w:rFonts w:ascii="Cambria Math" w:eastAsiaTheme="minorHAnsi" w:hAnsi="Cambria Math"/>
                <w:szCs w:val="22"/>
                <w:lang w:val="en-US"/>
              </w:rPr>
              <m:t>N</m:t>
            </m:r>
          </m:e>
        </m:d>
      </m:oMath>
      <w:r w:rsidR="009259ED">
        <w:rPr>
          <w:rFonts w:ascii="Times New Roman" w:eastAsiaTheme="minorEastAsia" w:hAnsi="Times New Roman"/>
          <w:szCs w:val="22"/>
          <w:lang w:val="en-US"/>
        </w:rPr>
        <w:t xml:space="preserve"> </w:t>
      </w:r>
      <w:r w:rsidR="00353E04">
        <w:rPr>
          <w:rFonts w:ascii="Times New Roman" w:eastAsiaTheme="minorEastAsia" w:hAnsi="Times New Roman"/>
          <w:szCs w:val="22"/>
          <w:lang w:val="en-US"/>
        </w:rPr>
        <w:t>represent</w:t>
      </w:r>
      <w:r w:rsidR="0028226C">
        <w:rPr>
          <w:rFonts w:ascii="Times New Roman" w:eastAsiaTheme="minorEastAsia" w:hAnsi="Times New Roman"/>
          <w:szCs w:val="22"/>
          <w:lang w:val="en-US"/>
        </w:rPr>
        <w:t>s</w:t>
      </w:r>
      <w:r w:rsidR="009259ED">
        <w:rPr>
          <w:rFonts w:ascii="Times New Roman" w:eastAsiaTheme="minorEastAsia" w:hAnsi="Times New Roman"/>
          <w:szCs w:val="22"/>
          <w:lang w:val="en-US"/>
        </w:rPr>
        <w:t xml:space="preserve"> the expected yield</w:t>
      </w:r>
      <w:r w:rsidR="00247F34">
        <w:rPr>
          <w:rFonts w:ascii="Times New Roman" w:eastAsiaTheme="minorEastAsia" w:hAnsi="Times New Roman"/>
          <w:szCs w:val="22"/>
          <w:lang w:val="en-US"/>
        </w:rPr>
        <w:t xml:space="preserve"> (production function)</w:t>
      </w:r>
      <w:r w:rsidR="009259ED">
        <w:rPr>
          <w:rFonts w:ascii="Times New Roman" w:eastAsiaTheme="minorEastAsia" w:hAnsi="Times New Roman"/>
          <w:szCs w:val="22"/>
          <w:lang w:val="en-US"/>
        </w:rPr>
        <w:t xml:space="preserve"> and </w:t>
      </w:r>
      <m:oMath>
        <m:sSub>
          <m:sSubPr>
            <m:ctrlPr>
              <w:rPr>
                <w:rFonts w:ascii="Cambria Math" w:eastAsiaTheme="minorHAnsi" w:hAnsi="Cambria Math"/>
                <w:i/>
                <w:szCs w:val="22"/>
                <w:lang w:val="en-US"/>
              </w:rPr>
            </m:ctrlPr>
          </m:sSubPr>
          <m:e>
            <m:r>
              <w:rPr>
                <w:rFonts w:ascii="Cambria Math" w:eastAsiaTheme="minorHAnsi" w:hAnsi="Cambria Math"/>
                <w:szCs w:val="22"/>
                <w:lang w:val="en-US"/>
              </w:rPr>
              <m:t>σ</m:t>
            </m:r>
          </m:e>
          <m:sub>
            <m:r>
              <w:rPr>
                <w:rFonts w:ascii="Cambria Math" w:eastAsiaTheme="minorHAnsi" w:hAnsi="Cambria Math"/>
                <w:szCs w:val="22"/>
                <w:lang w:val="en-US"/>
              </w:rPr>
              <m:t>y</m:t>
            </m:r>
          </m:sub>
        </m:sSub>
        <m:d>
          <m:dPr>
            <m:ctrlPr>
              <w:rPr>
                <w:rFonts w:ascii="Cambria Math" w:eastAsiaTheme="minorHAnsi" w:hAnsi="Cambria Math"/>
                <w:i/>
                <w:szCs w:val="22"/>
                <w:lang w:val="en-US"/>
              </w:rPr>
            </m:ctrlPr>
          </m:dPr>
          <m:e>
            <m:r>
              <w:rPr>
                <w:rFonts w:ascii="Cambria Math" w:eastAsiaTheme="minorHAnsi" w:hAnsi="Cambria Math"/>
                <w:szCs w:val="22"/>
                <w:lang w:val="en-US"/>
              </w:rPr>
              <m:t>N</m:t>
            </m:r>
          </m:e>
        </m:d>
      </m:oMath>
      <w:r w:rsidR="0093641C">
        <w:rPr>
          <w:rFonts w:ascii="Times New Roman" w:eastAsiaTheme="minorEastAsia" w:hAnsi="Times New Roman"/>
          <w:szCs w:val="22"/>
          <w:lang w:val="en-US"/>
        </w:rPr>
        <w:t xml:space="preserve"> the standard deviation of yield</w:t>
      </w:r>
      <w:r w:rsidR="00B658CB">
        <w:rPr>
          <w:rFonts w:ascii="Times New Roman" w:eastAsiaTheme="minorEastAsia" w:hAnsi="Times New Roman"/>
          <w:szCs w:val="22"/>
          <w:lang w:val="en-US"/>
        </w:rPr>
        <w:t xml:space="preserve"> (variation function)</w:t>
      </w:r>
      <w:r w:rsidR="00FC47D6">
        <w:rPr>
          <w:rFonts w:ascii="Times New Roman" w:eastAsiaTheme="minorEastAsia" w:hAnsi="Times New Roman"/>
          <w:szCs w:val="22"/>
          <w:lang w:val="en-US"/>
        </w:rPr>
        <w:t xml:space="preserve">, with the assumption that </w:t>
      </w:r>
      <m:oMath>
        <m:r>
          <w:rPr>
            <w:rFonts w:ascii="Cambria Math" w:eastAsiaTheme="minorEastAsia" w:hAnsi="Cambria Math"/>
            <w:szCs w:val="22"/>
            <w:lang w:val="en-US"/>
          </w:rPr>
          <m:t>E(</m:t>
        </m:r>
        <m:r>
          <m:rPr>
            <m:sty m:val="p"/>
          </m:rPr>
          <w:rPr>
            <w:rFonts w:ascii="Cambria Math" w:eastAsiaTheme="minorEastAsia" w:hAnsi="Cambria Math"/>
            <w:szCs w:val="22"/>
            <w:lang w:val="en-US"/>
          </w:rPr>
          <m:t>ε)</m:t>
        </m:r>
        <m:r>
          <w:rPr>
            <w:rFonts w:ascii="Cambria Math" w:eastAsiaTheme="minorEastAsia" w:hAnsi="Cambria Math"/>
            <w:szCs w:val="22"/>
            <w:lang w:val="en-US"/>
          </w:rPr>
          <m:t>=0</m:t>
        </m:r>
      </m:oMath>
      <w:r w:rsidR="00FC47D6">
        <w:rPr>
          <w:rFonts w:ascii="Times New Roman" w:eastAsiaTheme="minorEastAsia" w:hAnsi="Times New Roman"/>
          <w:szCs w:val="22"/>
          <w:lang w:val="en-US"/>
        </w:rPr>
        <w:t xml:space="preserve"> and </w:t>
      </w:r>
      <m:oMath>
        <m:r>
          <w:rPr>
            <w:rFonts w:ascii="Cambria Math" w:eastAsiaTheme="minorHAnsi" w:hAnsi="Cambria Math"/>
            <w:szCs w:val="22"/>
            <w:lang w:val="en-US"/>
          </w:rPr>
          <m:t>σ(</m:t>
        </m:r>
        <m:r>
          <w:rPr>
            <w:rFonts w:ascii="Cambria Math" w:eastAsiaTheme="minorEastAsia" w:hAnsi="Cambria Math"/>
            <w:szCs w:val="22"/>
            <w:lang w:val="en-US"/>
          </w:rPr>
          <m:t>ε</m:t>
        </m:r>
        <m:r>
          <m:rPr>
            <m:sty m:val="p"/>
          </m:rPr>
          <w:rPr>
            <w:rFonts w:ascii="Cambria Math" w:eastAsiaTheme="minorEastAsia" w:hAnsi="Cambria Math"/>
            <w:szCs w:val="22"/>
            <w:lang w:val="en-US"/>
          </w:rPr>
          <m:t>)=1</m:t>
        </m:r>
      </m:oMath>
      <w:r w:rsidR="00902A93">
        <w:rPr>
          <w:rFonts w:ascii="Times New Roman" w:eastAsiaTheme="minorEastAsia" w:hAnsi="Times New Roman"/>
          <w:szCs w:val="22"/>
          <w:lang w:val="en-US"/>
        </w:rPr>
        <w:t>.</w:t>
      </w:r>
      <w:r w:rsidR="00BF13A3">
        <w:rPr>
          <w:rFonts w:ascii="Times New Roman" w:eastAsiaTheme="minorEastAsia" w:hAnsi="Times New Roman"/>
          <w:szCs w:val="22"/>
          <w:lang w:val="en-US"/>
        </w:rPr>
        <w:t xml:space="preserve"> </w:t>
      </w:r>
      <w:r w:rsidR="00631252">
        <w:rPr>
          <w:rFonts w:ascii="Times New Roman" w:eastAsiaTheme="minorEastAsia" w:hAnsi="Times New Roman"/>
          <w:szCs w:val="22"/>
          <w:lang w:val="en-US"/>
        </w:rPr>
        <w:t>Following</w:t>
      </w:r>
      <w:r w:rsidR="00546CEA">
        <w:rPr>
          <w:rFonts w:ascii="Times New Roman" w:eastAsiaTheme="minorEastAsia" w:hAnsi="Times New Roman"/>
          <w:szCs w:val="22"/>
          <w:lang w:val="en-US"/>
        </w:rPr>
        <w:t xml:space="preserve"> </w:t>
      </w:r>
      <w:r w:rsidR="001934ED">
        <w:rPr>
          <w:rFonts w:ascii="Times New Roman" w:eastAsiaTheme="minorEastAsia" w:hAnsi="Times New Roman"/>
          <w:szCs w:val="22"/>
          <w:lang w:val="en-US"/>
        </w:rPr>
        <w:fldChar w:fldCharType="begin"/>
      </w:r>
      <w:r w:rsidR="00582DE5">
        <w:rPr>
          <w:rFonts w:ascii="Times New Roman" w:eastAsiaTheme="minorEastAsia" w:hAnsi="Times New Roman"/>
          <w:szCs w:val="22"/>
          <w:lang w:val="en-US"/>
        </w:rPr>
        <w:instrText xml:space="preserve"> ADDIN ZOTERO_ITEM CSL_CITATION {"citationID":"oFcgUqDr","properties":{"formattedCitation":"(Finger &amp; Hediger, 2008)","plainCitation":"(Finger &amp; Hediger, 2008)","dontUpdate":true,"noteIndex":0},"citationItems":[{"id":127064,"uris":["http://zotero.org/users/14812719/items/RW4F6YAV"],"itemData":{"id":127064,"type":"article-journal","abstract":"The Application of Robust Regression to a Production Function Comparison","container-title":"The Open Agriculture Journal","DOI":"10.2174/1874331500802010090","issue":"1","language":"en","source":"openagriculturejournal.com","title":"The Application of Robust Regression to a Production Function Comparison","URL":"https://openagriculturejournal.com/VOLUME/2/PAGE/90/ABSTRACT/","volume":"2","author":[{"family":"Finger","given":"Robert"},{"family":"Hediger","given":"Werner"}],"accessed":{"date-parts":[["2025",8,20]]},"issued":{"date-parts":[["2008",11,28]]}}}],"schema":"https://github.com/citation-style-language/schema/raw/master/csl-citation.json"} </w:instrText>
      </w:r>
      <w:r w:rsidR="001934ED">
        <w:rPr>
          <w:rFonts w:ascii="Times New Roman" w:eastAsiaTheme="minorEastAsia" w:hAnsi="Times New Roman"/>
          <w:szCs w:val="22"/>
          <w:lang w:val="en-US"/>
        </w:rPr>
        <w:fldChar w:fldCharType="separate"/>
      </w:r>
      <w:r w:rsidR="001934ED" w:rsidRPr="001934ED">
        <w:rPr>
          <w:rFonts w:ascii="Times New Roman" w:eastAsiaTheme="minorEastAsia" w:hAnsi="Times New Roman"/>
          <w:lang w:val="en-GB"/>
        </w:rPr>
        <w:t xml:space="preserve">Finger &amp; </w:t>
      </w:r>
      <w:proofErr w:type="spellStart"/>
      <w:r w:rsidR="001934ED" w:rsidRPr="001934ED">
        <w:rPr>
          <w:rFonts w:ascii="Times New Roman" w:eastAsiaTheme="minorEastAsia" w:hAnsi="Times New Roman"/>
          <w:lang w:val="en-GB"/>
        </w:rPr>
        <w:t>Hediger</w:t>
      </w:r>
      <w:proofErr w:type="spellEnd"/>
      <w:r w:rsidR="001934ED" w:rsidRPr="001934ED">
        <w:rPr>
          <w:rFonts w:ascii="Times New Roman" w:eastAsiaTheme="minorEastAsia" w:hAnsi="Times New Roman"/>
          <w:lang w:val="en-GB"/>
        </w:rPr>
        <w:t xml:space="preserve"> </w:t>
      </w:r>
      <w:r w:rsidR="001934ED">
        <w:rPr>
          <w:rFonts w:ascii="Times New Roman" w:eastAsiaTheme="minorEastAsia" w:hAnsi="Times New Roman"/>
          <w:lang w:val="en-GB"/>
        </w:rPr>
        <w:t>(</w:t>
      </w:r>
      <w:r w:rsidR="001934ED" w:rsidRPr="001934ED">
        <w:rPr>
          <w:rFonts w:ascii="Times New Roman" w:eastAsiaTheme="minorEastAsia" w:hAnsi="Times New Roman"/>
          <w:lang w:val="en-GB"/>
        </w:rPr>
        <w:t>2008)</w:t>
      </w:r>
      <w:r w:rsidR="001934ED">
        <w:rPr>
          <w:rFonts w:ascii="Times New Roman" w:eastAsiaTheme="minorEastAsia" w:hAnsi="Times New Roman"/>
          <w:szCs w:val="22"/>
          <w:lang w:val="en-US"/>
        </w:rPr>
        <w:fldChar w:fldCharType="end"/>
      </w:r>
      <w:r w:rsidR="00DE1E84">
        <w:rPr>
          <w:rFonts w:ascii="Times New Roman" w:eastAsiaTheme="minorEastAsia" w:hAnsi="Times New Roman"/>
          <w:szCs w:val="22"/>
          <w:lang w:val="en-US"/>
        </w:rPr>
        <w:t>,</w:t>
      </w:r>
      <w:r w:rsidR="00546CEA">
        <w:rPr>
          <w:rStyle w:val="FootnoteReference"/>
          <w:rFonts w:ascii="Times New Roman" w:eastAsiaTheme="minorEastAsia" w:hAnsi="Times New Roman"/>
          <w:szCs w:val="22"/>
          <w:lang w:val="en-US"/>
        </w:rPr>
        <w:footnoteReference w:id="5"/>
      </w:r>
      <w:r w:rsidR="00DE1E84">
        <w:rPr>
          <w:rFonts w:ascii="Times New Roman" w:eastAsiaTheme="minorEastAsia" w:hAnsi="Times New Roman"/>
          <w:szCs w:val="22"/>
          <w:lang w:val="en-US"/>
        </w:rPr>
        <w:t xml:space="preserve"> we employ a production function estimation of the form:</w:t>
      </w:r>
    </w:p>
    <w:p w14:paraId="2D16076E" w14:textId="3FC3110D" w:rsidR="00DE1E84" w:rsidRPr="00A279D9" w:rsidRDefault="00000000" w:rsidP="00DE1E84">
      <w:pPr>
        <w:autoSpaceDE w:val="0"/>
        <w:autoSpaceDN w:val="0"/>
        <w:adjustRightInd w:val="0"/>
        <w:spacing w:line="360" w:lineRule="auto"/>
        <w:jc w:val="both"/>
        <w:rPr>
          <w:rFonts w:ascii="Times New Roman" w:eastAsiaTheme="minorEastAsia" w:hAnsi="Times New Roman"/>
          <w:szCs w:val="22"/>
          <w:lang w:val="en-US"/>
        </w:rPr>
      </w:pPr>
      <m:oMathPara>
        <m:oMath>
          <m:eqArr>
            <m:eqArrPr>
              <m:maxDist m:val="1"/>
              <m:ctrlPr>
                <w:rPr>
                  <w:rFonts w:ascii="Cambria Math" w:eastAsiaTheme="minorEastAsia" w:hAnsi="Cambria Math"/>
                  <w:i/>
                  <w:iCs/>
                  <w:szCs w:val="22"/>
                  <w:lang w:val="en-US"/>
                </w:rPr>
              </m:ctrlPr>
            </m:eqArrPr>
            <m:e>
              <m:r>
                <w:rPr>
                  <w:rFonts w:ascii="Cambria Math" w:eastAsiaTheme="minorHAnsi" w:hAnsi="Cambria Math"/>
                  <w:szCs w:val="22"/>
                  <w:lang w:val="en-US"/>
                </w:rPr>
                <m:t>f</m:t>
              </m:r>
              <m:d>
                <m:dPr>
                  <m:ctrlPr>
                    <w:rPr>
                      <w:rFonts w:ascii="Cambria Math" w:eastAsiaTheme="minorHAnsi" w:hAnsi="Cambria Math"/>
                      <w:i/>
                      <w:szCs w:val="22"/>
                      <w:lang w:val="en-US"/>
                    </w:rPr>
                  </m:ctrlPr>
                </m:dPr>
                <m:e>
                  <m:r>
                    <w:rPr>
                      <w:rFonts w:ascii="Cambria Math" w:eastAsiaTheme="minorHAnsi" w:hAnsi="Cambria Math"/>
                      <w:szCs w:val="22"/>
                      <w:lang w:val="en-US"/>
                    </w:rPr>
                    <m:t>N</m:t>
                  </m:r>
                </m:e>
              </m:d>
              <m:r>
                <w:rPr>
                  <w:rFonts w:ascii="Cambria Math" w:eastAsiaTheme="minorHAnsi" w:hAnsi="Cambria Math"/>
                  <w:szCs w:val="22"/>
                  <w:lang w:val="en-US"/>
                </w:rPr>
                <m:t>=</m:t>
              </m:r>
              <m:sSub>
                <m:sSubPr>
                  <m:ctrlPr>
                    <w:rPr>
                      <w:rFonts w:ascii="Cambria Math" w:eastAsiaTheme="minorHAnsi" w:hAnsi="Cambria Math"/>
                      <w:i/>
                      <w:szCs w:val="22"/>
                      <w:lang w:val="en-US"/>
                    </w:rPr>
                  </m:ctrlPr>
                </m:sSubPr>
                <m:e>
                  <m:r>
                    <w:rPr>
                      <w:rFonts w:ascii="Cambria Math" w:eastAsiaTheme="minorHAnsi" w:hAnsi="Cambria Math"/>
                      <w:szCs w:val="22"/>
                      <w:lang w:val="en-US"/>
                    </w:rPr>
                    <m:t>β</m:t>
                  </m:r>
                </m:e>
                <m:sub>
                  <m:r>
                    <w:rPr>
                      <w:rFonts w:ascii="Cambria Math" w:eastAsiaTheme="minorHAnsi" w:hAnsi="Cambria Math"/>
                      <w:szCs w:val="22"/>
                      <w:lang w:val="en-US"/>
                    </w:rPr>
                    <m:t>0</m:t>
                  </m:r>
                </m:sub>
              </m:sSub>
              <m:r>
                <w:rPr>
                  <w:rFonts w:ascii="Cambria Math" w:eastAsiaTheme="minorHAnsi" w:hAnsi="Cambria Math"/>
                  <w:szCs w:val="22"/>
                  <w:lang w:val="en-US"/>
                </w:rPr>
                <m:t>+</m:t>
              </m:r>
              <m:sSub>
                <m:sSubPr>
                  <m:ctrlPr>
                    <w:rPr>
                      <w:rFonts w:ascii="Cambria Math" w:eastAsiaTheme="minorHAnsi" w:hAnsi="Cambria Math"/>
                      <w:i/>
                      <w:szCs w:val="22"/>
                      <w:lang w:val="en-US"/>
                    </w:rPr>
                  </m:ctrlPr>
                </m:sSubPr>
                <m:e>
                  <m:r>
                    <w:rPr>
                      <w:rFonts w:ascii="Cambria Math" w:eastAsiaTheme="minorHAnsi" w:hAnsi="Cambria Math"/>
                      <w:szCs w:val="22"/>
                      <w:lang w:val="en-US"/>
                    </w:rPr>
                    <m:t>β</m:t>
                  </m:r>
                </m:e>
                <m:sub>
                  <m:r>
                    <w:rPr>
                      <w:rFonts w:ascii="Cambria Math" w:eastAsiaTheme="minorHAnsi" w:hAnsi="Cambria Math"/>
                      <w:szCs w:val="22"/>
                      <w:lang w:val="en-US"/>
                    </w:rPr>
                    <m:t>1</m:t>
                  </m:r>
                </m:sub>
              </m:sSub>
              <m:sSup>
                <m:sSupPr>
                  <m:ctrlPr>
                    <w:rPr>
                      <w:rFonts w:ascii="Cambria Math" w:eastAsiaTheme="minorHAnsi" w:hAnsi="Cambria Math"/>
                      <w:i/>
                      <w:szCs w:val="22"/>
                      <w:lang w:val="en-US"/>
                    </w:rPr>
                  </m:ctrlPr>
                </m:sSupPr>
                <m:e>
                  <m:r>
                    <w:rPr>
                      <w:rFonts w:ascii="Cambria Math" w:eastAsiaTheme="minorHAnsi" w:hAnsi="Cambria Math"/>
                      <w:szCs w:val="22"/>
                      <w:lang w:val="en-US"/>
                    </w:rPr>
                    <m:t>N</m:t>
                  </m:r>
                </m:e>
                <m:sup>
                  <m:r>
                    <w:rPr>
                      <w:rFonts w:ascii="Cambria Math" w:eastAsiaTheme="minorHAnsi" w:hAnsi="Cambria Math"/>
                      <w:szCs w:val="22"/>
                      <w:lang w:val="en-US"/>
                    </w:rPr>
                    <m:t>0.5</m:t>
                  </m:r>
                </m:sup>
              </m:sSup>
              <m:r>
                <w:rPr>
                  <w:rFonts w:ascii="Cambria Math" w:eastAsiaTheme="minorHAnsi" w:hAnsi="Cambria Math"/>
                  <w:szCs w:val="22"/>
                  <w:lang w:val="en-US"/>
                </w:rPr>
                <m:t>+</m:t>
              </m:r>
              <m:sSub>
                <m:sSubPr>
                  <m:ctrlPr>
                    <w:rPr>
                      <w:rFonts w:ascii="Cambria Math" w:eastAsiaTheme="minorHAnsi" w:hAnsi="Cambria Math"/>
                      <w:i/>
                      <w:szCs w:val="22"/>
                      <w:lang w:val="en-US"/>
                    </w:rPr>
                  </m:ctrlPr>
                </m:sSubPr>
                <m:e>
                  <m:r>
                    <w:rPr>
                      <w:rFonts w:ascii="Cambria Math" w:eastAsiaTheme="minorHAnsi" w:hAnsi="Cambria Math"/>
                      <w:szCs w:val="22"/>
                      <w:lang w:val="en-US"/>
                    </w:rPr>
                    <m:t>β</m:t>
                  </m:r>
                </m:e>
                <m:sub>
                  <m:r>
                    <w:rPr>
                      <w:rFonts w:ascii="Cambria Math" w:eastAsiaTheme="minorHAnsi" w:hAnsi="Cambria Math"/>
                      <w:szCs w:val="22"/>
                      <w:lang w:val="en-US"/>
                    </w:rPr>
                    <m:t>2</m:t>
                  </m:r>
                </m:sub>
              </m:sSub>
              <m:r>
                <w:rPr>
                  <w:rFonts w:ascii="Cambria Math" w:eastAsiaTheme="minorEastAsia" w:hAnsi="Cambria Math"/>
                  <w:szCs w:val="22"/>
                  <w:lang w:val="en-US"/>
                </w:rPr>
                <m:t>N+e</m:t>
              </m:r>
              <m:r>
                <w:rPr>
                  <w:rFonts w:ascii="Cambria Math" w:eastAsiaTheme="minorHAnsi" w:hAnsi="Cambria Math"/>
                  <w:szCs w:val="22"/>
                  <w:lang w:val="en-US"/>
                </w:rPr>
                <m:t>#</m:t>
              </m:r>
              <m:d>
                <m:dPr>
                  <m:ctrlPr>
                    <w:rPr>
                      <w:rFonts w:ascii="Cambria Math" w:eastAsiaTheme="minorEastAsia" w:hAnsi="Cambria Math"/>
                      <w:i/>
                      <w:iCs/>
                      <w:szCs w:val="22"/>
                      <w:lang w:val="en-US"/>
                    </w:rPr>
                  </m:ctrlPr>
                </m:dPr>
                <m:e>
                  <m:r>
                    <w:rPr>
                      <w:rFonts w:ascii="Cambria Math" w:eastAsiaTheme="minorEastAsia" w:hAnsi="Cambria Math"/>
                      <w:szCs w:val="22"/>
                      <w:lang w:val="en-US"/>
                    </w:rPr>
                    <m:t>17</m:t>
                  </m:r>
                </m:e>
              </m:d>
              <m:ctrlPr>
                <w:rPr>
                  <w:rFonts w:ascii="Cambria Math" w:eastAsiaTheme="minorHAnsi" w:hAnsi="Cambria Math"/>
                  <w:i/>
                  <w:szCs w:val="22"/>
                  <w:lang w:val="en-US"/>
                </w:rPr>
              </m:ctrlPr>
            </m:e>
          </m:eqArr>
        </m:oMath>
      </m:oMathPara>
    </w:p>
    <w:p w14:paraId="78E9431E" w14:textId="3E2C2025" w:rsidR="00DE1E84" w:rsidRDefault="00F83103" w:rsidP="00EB3ED1">
      <w:pPr>
        <w:autoSpaceDE w:val="0"/>
        <w:autoSpaceDN w:val="0"/>
        <w:adjustRightInd w:val="0"/>
        <w:spacing w:line="360" w:lineRule="auto"/>
        <w:jc w:val="both"/>
        <w:rPr>
          <w:rFonts w:ascii="Times New Roman" w:eastAsiaTheme="minorEastAsia" w:hAnsi="Times New Roman"/>
          <w:szCs w:val="22"/>
          <w:lang w:val="en-US"/>
        </w:rPr>
      </w:pPr>
      <w:r>
        <w:rPr>
          <w:rFonts w:ascii="Times New Roman" w:eastAsiaTheme="minorHAnsi" w:hAnsi="Times New Roman"/>
          <w:szCs w:val="22"/>
          <w:lang w:val="en-US"/>
        </w:rPr>
        <w:t xml:space="preserve">If </w:t>
      </w:r>
      <m:oMath>
        <m:sSub>
          <m:sSubPr>
            <m:ctrlPr>
              <w:rPr>
                <w:rFonts w:ascii="Cambria Math" w:eastAsiaTheme="minorHAnsi" w:hAnsi="Cambria Math"/>
                <w:i/>
                <w:szCs w:val="22"/>
                <w:lang w:val="en-US"/>
              </w:rPr>
            </m:ctrlPr>
          </m:sSubPr>
          <m:e>
            <m:r>
              <w:rPr>
                <w:rFonts w:ascii="Cambria Math" w:eastAsiaTheme="minorHAnsi" w:hAnsi="Cambria Math"/>
                <w:szCs w:val="22"/>
                <w:lang w:val="en-US"/>
              </w:rPr>
              <m:t>β</m:t>
            </m:r>
          </m:e>
          <m:sub>
            <m:r>
              <w:rPr>
                <w:rFonts w:ascii="Cambria Math" w:eastAsiaTheme="minorHAnsi" w:hAnsi="Cambria Math"/>
                <w:szCs w:val="22"/>
                <w:lang w:val="en-US"/>
              </w:rPr>
              <m:t>1</m:t>
            </m:r>
          </m:sub>
        </m:sSub>
        <m:r>
          <w:rPr>
            <w:rFonts w:ascii="Cambria Math" w:eastAsiaTheme="minorHAnsi" w:hAnsi="Cambria Math"/>
            <w:szCs w:val="22"/>
            <w:lang w:val="en-US"/>
          </w:rPr>
          <m:t>&gt;0</m:t>
        </m:r>
      </m:oMath>
      <w:r w:rsidR="00C66F9D">
        <w:rPr>
          <w:rFonts w:ascii="Times New Roman" w:eastAsiaTheme="minorEastAsia" w:hAnsi="Times New Roman"/>
          <w:szCs w:val="22"/>
          <w:lang w:val="en-US"/>
        </w:rPr>
        <w:t xml:space="preserve"> and </w:t>
      </w:r>
      <m:oMath>
        <m:sSub>
          <m:sSubPr>
            <m:ctrlPr>
              <w:rPr>
                <w:rFonts w:ascii="Cambria Math" w:eastAsiaTheme="minorHAnsi" w:hAnsi="Cambria Math"/>
                <w:i/>
                <w:szCs w:val="22"/>
                <w:lang w:val="en-US"/>
              </w:rPr>
            </m:ctrlPr>
          </m:sSubPr>
          <m:e>
            <m:r>
              <w:rPr>
                <w:rFonts w:ascii="Cambria Math" w:eastAsiaTheme="minorHAnsi" w:hAnsi="Cambria Math"/>
                <w:szCs w:val="22"/>
                <w:lang w:val="en-US"/>
              </w:rPr>
              <m:t>β</m:t>
            </m:r>
          </m:e>
          <m:sub>
            <m:r>
              <w:rPr>
                <w:rFonts w:ascii="Cambria Math" w:eastAsiaTheme="minorHAnsi" w:hAnsi="Cambria Math"/>
                <w:szCs w:val="22"/>
                <w:lang w:val="en-US"/>
              </w:rPr>
              <m:t>2</m:t>
            </m:r>
          </m:sub>
        </m:sSub>
        <m:r>
          <w:rPr>
            <w:rFonts w:ascii="Cambria Math" w:eastAsiaTheme="minorEastAsia" w:hAnsi="Cambria Math"/>
            <w:szCs w:val="22"/>
            <w:lang w:val="en-US"/>
          </w:rPr>
          <m:t>&lt;0</m:t>
        </m:r>
      </m:oMath>
      <w:r w:rsidR="0055400C">
        <w:rPr>
          <w:rFonts w:ascii="Times New Roman" w:eastAsiaTheme="minorEastAsia" w:hAnsi="Times New Roman"/>
          <w:szCs w:val="22"/>
          <w:lang w:val="en-US"/>
        </w:rPr>
        <w:t xml:space="preserve">, the function shows decreasing marginal productivity of </w:t>
      </w:r>
      <w:r w:rsidR="0005124C">
        <w:rPr>
          <w:rFonts w:ascii="Times New Roman" w:eastAsiaTheme="minorEastAsia" w:hAnsi="Times New Roman"/>
          <w:szCs w:val="22"/>
          <w:lang w:val="en-US"/>
        </w:rPr>
        <w:t>nitrogen</w:t>
      </w:r>
      <w:r w:rsidR="0055400C">
        <w:rPr>
          <w:rFonts w:ascii="Times New Roman" w:eastAsiaTheme="minorEastAsia" w:hAnsi="Times New Roman"/>
          <w:szCs w:val="22"/>
          <w:lang w:val="en-US"/>
        </w:rPr>
        <w:t xml:space="preserve">, where yields are monotonically </w:t>
      </w:r>
      <w:r w:rsidR="00F03690">
        <w:rPr>
          <w:rFonts w:ascii="Times New Roman" w:eastAsiaTheme="minorEastAsia" w:hAnsi="Times New Roman"/>
          <w:szCs w:val="22"/>
          <w:lang w:val="en-US"/>
        </w:rPr>
        <w:t>increasing up to some point of nitrogen use and then monotonically decreasing.</w:t>
      </w:r>
      <w:r w:rsidR="003C416E">
        <w:rPr>
          <w:rFonts w:ascii="Times New Roman" w:eastAsiaTheme="minorEastAsia" w:hAnsi="Times New Roman"/>
          <w:szCs w:val="22"/>
          <w:lang w:val="en-US"/>
        </w:rPr>
        <w:t xml:space="preserve"> </w:t>
      </w:r>
      <w:r w:rsidR="003A4001">
        <w:rPr>
          <w:rFonts w:ascii="Times New Roman" w:eastAsiaTheme="minorEastAsia" w:hAnsi="Times New Roman"/>
          <w:szCs w:val="22"/>
          <w:lang w:val="en-US"/>
        </w:rPr>
        <w:t>W</w:t>
      </w:r>
      <w:r w:rsidR="003C416E">
        <w:rPr>
          <w:rFonts w:ascii="Times New Roman" w:eastAsiaTheme="minorEastAsia" w:hAnsi="Times New Roman"/>
          <w:szCs w:val="22"/>
          <w:lang w:val="en-US"/>
        </w:rPr>
        <w:t>e</w:t>
      </w:r>
      <w:r w:rsidR="00BF7D02">
        <w:rPr>
          <w:rFonts w:ascii="Times New Roman" w:eastAsiaTheme="minorEastAsia" w:hAnsi="Times New Roman"/>
          <w:szCs w:val="22"/>
          <w:lang w:val="en-US"/>
        </w:rPr>
        <w:t xml:space="preserve"> then</w:t>
      </w:r>
      <w:r w:rsidR="002E3106">
        <w:rPr>
          <w:rFonts w:ascii="Times New Roman" w:eastAsiaTheme="minorEastAsia" w:hAnsi="Times New Roman"/>
          <w:szCs w:val="22"/>
          <w:lang w:val="en-US"/>
        </w:rPr>
        <w:t xml:space="preserve"> </w:t>
      </w:r>
      <w:r w:rsidR="005F7792">
        <w:rPr>
          <w:rFonts w:ascii="Times New Roman" w:eastAsiaTheme="minorEastAsia" w:hAnsi="Times New Roman"/>
          <w:szCs w:val="22"/>
          <w:lang w:val="en-US"/>
        </w:rPr>
        <w:t>define y</w:t>
      </w:r>
      <w:r w:rsidR="00147C6D">
        <w:rPr>
          <w:rFonts w:ascii="Times New Roman" w:eastAsiaTheme="minorEastAsia" w:hAnsi="Times New Roman"/>
          <w:szCs w:val="22"/>
          <w:lang w:val="en-US"/>
        </w:rPr>
        <w:t xml:space="preserve">ield variation as the absolute difference between observed </w:t>
      </w:r>
      <w:r w:rsidR="0039505B">
        <w:rPr>
          <w:rFonts w:ascii="Times New Roman" w:eastAsiaTheme="minorEastAsia" w:hAnsi="Times New Roman"/>
          <w:szCs w:val="22"/>
          <w:lang w:val="en-US"/>
        </w:rPr>
        <w:t>and expected yields</w:t>
      </w:r>
      <w:r w:rsidR="003939FA" w:rsidRPr="003939FA">
        <w:rPr>
          <w:rFonts w:ascii="Times New Roman" w:eastAsiaTheme="minorEastAsia" w:hAnsi="Times New Roman"/>
          <w:szCs w:val="22"/>
          <w:lang w:val="en-US"/>
        </w:rPr>
        <w:t xml:space="preserve"> </w:t>
      </w:r>
      <w:r w:rsidR="003939FA">
        <w:rPr>
          <w:rFonts w:ascii="Times New Roman" w:eastAsiaTheme="minorEastAsia" w:hAnsi="Times New Roman"/>
          <w:szCs w:val="22"/>
          <w:lang w:val="en-US"/>
        </w:rPr>
        <w:fldChar w:fldCharType="begin"/>
      </w:r>
      <w:r w:rsidR="003939FA">
        <w:rPr>
          <w:rFonts w:ascii="Times New Roman" w:eastAsiaTheme="minorEastAsia" w:hAnsi="Times New Roman"/>
          <w:szCs w:val="22"/>
          <w:lang w:val="en-US"/>
        </w:rPr>
        <w:instrText xml:space="preserve"> ADDIN ZOTERO_ITEM CSL_CITATION {"citationID":"ja6Lpti4","properties":{"formattedCitation":"(Finger &amp; Schmid, 2008)","plainCitation":"(Finger &amp; Schmid, 2008)","dontUpdate":true,"noteIndex":0},"citationItems":[{"id":127067,"uris":["http://zotero.org/users/14812719/items/8D8U86VA"],"itemData":{"id":127067,"type":"article-journal","abstract":"An approach that integrates biophysical simulations in an economic model is used to analyze the impact of climate change on Swiss corn and winter wheat production. Adaptation options such as changes in sowing dates, changes in production intensity, and the adoption of irrigation farming are considered in the model. By carrying out sensitivity analysis with different scenarios, we find farmers’ adaptation actions and crop yeilds to be very sensitive to both climate change and output prices. Moreover, our model results show that simple adaptation measures are sufficient to generate higher and less variable crop yields in the future.","container-title":"Agricultural Finance Review","DOI":"10.1108/00214660880001217","ISSN":"0002-1466","issue":"1","journalAbbreviation":"Agricultural Finance Review","page":"25-41","source":"Silverchair","title":"Modeling agricultural production risk and the adaptation to climate change","volume":"68","author":[{"family":"Finger","given":"Robert"},{"family":"Schmid","given":"Stéphanie"}],"issued":{"date-parts":[["2008",5,5]]}}}],"schema":"https://github.com/citation-style-language/schema/raw/master/csl-citation.json"} </w:instrText>
      </w:r>
      <w:r w:rsidR="003939FA">
        <w:rPr>
          <w:rFonts w:ascii="Times New Roman" w:eastAsiaTheme="minorEastAsia" w:hAnsi="Times New Roman"/>
          <w:szCs w:val="22"/>
          <w:lang w:val="en-US"/>
        </w:rPr>
        <w:fldChar w:fldCharType="separate"/>
      </w:r>
      <w:r w:rsidR="003939FA">
        <w:rPr>
          <w:rFonts w:ascii="Times New Roman" w:eastAsiaTheme="minorEastAsia" w:hAnsi="Times New Roman"/>
          <w:lang w:val="en-GB"/>
        </w:rPr>
        <w:t>(F</w:t>
      </w:r>
      <w:r w:rsidR="003939FA" w:rsidRPr="002E3106">
        <w:rPr>
          <w:rFonts w:ascii="Times New Roman" w:eastAsiaTheme="minorEastAsia" w:hAnsi="Times New Roman"/>
          <w:lang w:val="en-GB"/>
        </w:rPr>
        <w:t>inger &amp; Schmid</w:t>
      </w:r>
      <w:r w:rsidR="003939FA">
        <w:rPr>
          <w:rFonts w:ascii="Times New Roman" w:eastAsiaTheme="minorEastAsia" w:hAnsi="Times New Roman"/>
          <w:lang w:val="en-GB"/>
        </w:rPr>
        <w:t>,</w:t>
      </w:r>
      <w:r w:rsidR="003939FA" w:rsidRPr="002E3106">
        <w:rPr>
          <w:rFonts w:ascii="Times New Roman" w:eastAsiaTheme="minorEastAsia" w:hAnsi="Times New Roman"/>
          <w:lang w:val="en-GB"/>
        </w:rPr>
        <w:t xml:space="preserve"> 2008)</w:t>
      </w:r>
      <w:r w:rsidR="003939FA">
        <w:rPr>
          <w:rFonts w:ascii="Times New Roman" w:eastAsiaTheme="minorEastAsia" w:hAnsi="Times New Roman"/>
          <w:szCs w:val="22"/>
          <w:lang w:val="en-US"/>
        </w:rPr>
        <w:fldChar w:fldCharType="end"/>
      </w:r>
      <w:r w:rsidR="003939FA">
        <w:rPr>
          <w:rFonts w:ascii="Times New Roman" w:eastAsiaTheme="minorEastAsia" w:hAnsi="Times New Roman"/>
          <w:szCs w:val="22"/>
          <w:lang w:val="en-US"/>
        </w:rPr>
        <w:t>.</w:t>
      </w:r>
      <w:r w:rsidR="00453CE8">
        <w:rPr>
          <w:rStyle w:val="FootnoteReference"/>
          <w:rFonts w:ascii="Times New Roman" w:eastAsiaTheme="minorEastAsia" w:hAnsi="Times New Roman"/>
          <w:szCs w:val="22"/>
          <w:lang w:val="en-US"/>
        </w:rPr>
        <w:footnoteReference w:id="6"/>
      </w:r>
      <w:r w:rsidR="0039505B">
        <w:rPr>
          <w:rFonts w:ascii="Times New Roman" w:eastAsiaTheme="minorEastAsia" w:hAnsi="Times New Roman"/>
          <w:szCs w:val="22"/>
          <w:lang w:val="en-US"/>
        </w:rPr>
        <w:t xml:space="preserve"> </w:t>
      </w:r>
      <w:r w:rsidR="003C416E">
        <w:rPr>
          <w:rFonts w:ascii="Times New Roman" w:eastAsiaTheme="minorEastAsia" w:hAnsi="Times New Roman"/>
          <w:szCs w:val="22"/>
          <w:lang w:val="en-US"/>
        </w:rPr>
        <w:t>T</w:t>
      </w:r>
      <w:r w:rsidR="0039505B">
        <w:rPr>
          <w:rFonts w:ascii="Times New Roman" w:eastAsiaTheme="minorEastAsia" w:hAnsi="Times New Roman"/>
          <w:szCs w:val="22"/>
          <w:lang w:val="en-US"/>
        </w:rPr>
        <w:t>herefore</w:t>
      </w:r>
      <w:r w:rsidR="00BF7D02">
        <w:rPr>
          <w:rFonts w:ascii="Times New Roman" w:eastAsiaTheme="minorEastAsia" w:hAnsi="Times New Roman"/>
          <w:szCs w:val="22"/>
          <w:lang w:val="en-US"/>
        </w:rPr>
        <w:t>,</w:t>
      </w:r>
      <w:r w:rsidR="005B07E5">
        <w:rPr>
          <w:rFonts w:ascii="Times New Roman" w:eastAsiaTheme="minorEastAsia" w:hAnsi="Times New Roman"/>
          <w:szCs w:val="22"/>
          <w:lang w:val="en-US"/>
        </w:rPr>
        <w:t xml:space="preserve"> </w:t>
      </w:r>
      <w:r w:rsidR="00BB29BE">
        <w:rPr>
          <w:rFonts w:ascii="Times New Roman" w:eastAsiaTheme="minorEastAsia" w:hAnsi="Times New Roman"/>
          <w:szCs w:val="22"/>
          <w:lang w:val="en-US"/>
        </w:rPr>
        <w:t xml:space="preserve">we regress residual from </w:t>
      </w:r>
      <w:r w:rsidR="00551033">
        <w:rPr>
          <w:rFonts w:ascii="Times New Roman" w:eastAsiaTheme="minorEastAsia" w:hAnsi="Times New Roman"/>
          <w:szCs w:val="22"/>
          <w:lang w:val="en-US"/>
        </w:rPr>
        <w:t>the production function estimation</w:t>
      </w:r>
      <w:r w:rsidR="00453CE8">
        <w:rPr>
          <w:rFonts w:ascii="Times New Roman" w:eastAsiaTheme="minorEastAsia" w:hAnsi="Times New Roman"/>
          <w:szCs w:val="22"/>
          <w:lang w:val="en-US"/>
        </w:rPr>
        <w:t xml:space="preserve"> </w:t>
      </w:r>
      <w:r w:rsidR="00BB29BE">
        <w:rPr>
          <w:rFonts w:ascii="Times New Roman" w:eastAsiaTheme="minorEastAsia" w:hAnsi="Times New Roman"/>
          <w:szCs w:val="22"/>
          <w:lang w:val="en-US"/>
        </w:rPr>
        <w:t xml:space="preserve">in (17) </w:t>
      </w:r>
      <w:r w:rsidR="00453CE8">
        <w:rPr>
          <w:rFonts w:ascii="Times New Roman" w:eastAsiaTheme="minorEastAsia" w:hAnsi="Times New Roman"/>
          <w:szCs w:val="22"/>
          <w:lang w:val="en-US"/>
        </w:rPr>
        <w:t>(</w:t>
      </w:r>
      <m:oMath>
        <m:acc>
          <m:accPr>
            <m:ctrlPr>
              <w:rPr>
                <w:rFonts w:ascii="Cambria Math" w:eastAsiaTheme="minorEastAsia" w:hAnsi="Cambria Math"/>
                <w:szCs w:val="22"/>
                <w:lang w:val="en-US"/>
              </w:rPr>
            </m:ctrlPr>
          </m:accPr>
          <m:e>
            <m:r>
              <w:rPr>
                <w:rFonts w:ascii="Cambria Math" w:eastAsiaTheme="minorEastAsia" w:hAnsi="Cambria Math"/>
                <w:szCs w:val="22"/>
                <w:lang w:val="en-US"/>
              </w:rPr>
              <m:t>e</m:t>
            </m:r>
          </m:e>
        </m:acc>
        <m:r>
          <w:rPr>
            <w:rFonts w:ascii="Cambria Math" w:eastAsiaTheme="minorEastAsia" w:hAnsi="Cambria Math"/>
            <w:szCs w:val="22"/>
            <w:lang w:val="en-US"/>
          </w:rPr>
          <m:t>=y-</m:t>
        </m:r>
        <m:acc>
          <m:accPr>
            <m:ctrlPr>
              <w:rPr>
                <w:rFonts w:ascii="Cambria Math" w:eastAsiaTheme="minorEastAsia" w:hAnsi="Cambria Math"/>
                <w:szCs w:val="22"/>
                <w:lang w:val="en-US"/>
              </w:rPr>
            </m:ctrlPr>
          </m:accPr>
          <m:e>
            <m:r>
              <w:rPr>
                <w:rFonts w:ascii="Cambria Math" w:eastAsiaTheme="minorEastAsia" w:hAnsi="Cambria Math"/>
                <w:szCs w:val="22"/>
                <w:lang w:val="en-US"/>
              </w:rPr>
              <m:t>y</m:t>
            </m:r>
          </m:e>
        </m:acc>
        <m:r>
          <w:rPr>
            <w:rFonts w:ascii="Cambria Math" w:eastAsiaTheme="minorEastAsia" w:hAnsi="Cambria Math"/>
            <w:szCs w:val="22"/>
            <w:lang w:val="en-US"/>
          </w:rPr>
          <m:t>)</m:t>
        </m:r>
      </m:oMath>
      <w:r w:rsidR="00B60E07">
        <w:rPr>
          <w:rFonts w:ascii="Times New Roman" w:eastAsiaTheme="minorEastAsia" w:hAnsi="Times New Roman"/>
          <w:szCs w:val="22"/>
          <w:lang w:val="en-US"/>
        </w:rPr>
        <w:t xml:space="preserve"> to estimate the yield variation function</w:t>
      </w:r>
      <w:r w:rsidR="00BB29BE">
        <w:rPr>
          <w:rFonts w:ascii="Times New Roman" w:eastAsiaTheme="minorEastAsia" w:hAnsi="Times New Roman"/>
          <w:szCs w:val="22"/>
          <w:lang w:val="en-US"/>
        </w:rPr>
        <w:t>, i.e. the relation between the level of nitrogen input and yield variance</w:t>
      </w:r>
      <w:r w:rsidR="00B60E07">
        <w:rPr>
          <w:rFonts w:ascii="Times New Roman" w:eastAsiaTheme="minorEastAsia" w:hAnsi="Times New Roman"/>
          <w:szCs w:val="22"/>
          <w:lang w:val="en-US"/>
        </w:rPr>
        <w:t>:</w:t>
      </w:r>
    </w:p>
    <w:p w14:paraId="087A51CD" w14:textId="5D898C29" w:rsidR="00A11E68" w:rsidRDefault="00000000" w:rsidP="00EB3ED1">
      <w:pPr>
        <w:autoSpaceDE w:val="0"/>
        <w:autoSpaceDN w:val="0"/>
        <w:adjustRightInd w:val="0"/>
        <w:spacing w:line="360" w:lineRule="auto"/>
        <w:jc w:val="both"/>
        <w:rPr>
          <w:rFonts w:ascii="Times New Roman" w:eastAsiaTheme="minorEastAsia" w:hAnsi="Times New Roman"/>
          <w:szCs w:val="22"/>
          <w:lang w:val="en-US"/>
        </w:rPr>
      </w:pPr>
      <m:oMathPara>
        <m:oMath>
          <m:eqArr>
            <m:eqArrPr>
              <m:maxDist m:val="1"/>
              <m:ctrlPr>
                <w:rPr>
                  <w:rFonts w:ascii="Cambria Math" w:eastAsiaTheme="minorEastAsia" w:hAnsi="Cambria Math"/>
                  <w:i/>
                  <w:szCs w:val="22"/>
                  <w:lang w:val="en-US"/>
                </w:rPr>
              </m:ctrlPr>
            </m:eqArrPr>
            <m:e>
              <m:sSub>
                <m:sSubPr>
                  <m:ctrlPr>
                    <w:rPr>
                      <w:rFonts w:ascii="Cambria Math" w:eastAsiaTheme="minorHAnsi" w:hAnsi="Cambria Math"/>
                      <w:i/>
                      <w:szCs w:val="22"/>
                      <w:lang w:val="en-US"/>
                    </w:rPr>
                  </m:ctrlPr>
                </m:sSubPr>
                <m:e>
                  <m:r>
                    <w:rPr>
                      <w:rFonts w:ascii="Cambria Math" w:eastAsiaTheme="minorHAnsi" w:hAnsi="Cambria Math"/>
                      <w:szCs w:val="22"/>
                      <w:lang w:val="en-US"/>
                    </w:rPr>
                    <m:t>σ</m:t>
                  </m:r>
                </m:e>
                <m:sub>
                  <m:r>
                    <w:rPr>
                      <w:rFonts w:ascii="Cambria Math" w:eastAsiaTheme="minorHAnsi" w:hAnsi="Cambria Math"/>
                      <w:szCs w:val="22"/>
                      <w:lang w:val="en-US"/>
                    </w:rPr>
                    <m:t>y</m:t>
                  </m:r>
                </m:sub>
              </m:sSub>
              <m:d>
                <m:dPr>
                  <m:ctrlPr>
                    <w:rPr>
                      <w:rFonts w:ascii="Cambria Math" w:eastAsiaTheme="minorHAnsi" w:hAnsi="Cambria Math"/>
                      <w:i/>
                      <w:szCs w:val="22"/>
                      <w:lang w:val="en-US"/>
                    </w:rPr>
                  </m:ctrlPr>
                </m:dPr>
                <m:e>
                  <m:r>
                    <w:rPr>
                      <w:rFonts w:ascii="Cambria Math" w:eastAsiaTheme="minorHAnsi" w:hAnsi="Cambria Math"/>
                      <w:szCs w:val="22"/>
                      <w:lang w:val="en-US"/>
                    </w:rPr>
                    <m:t>N</m:t>
                  </m:r>
                </m:e>
              </m:d>
              <m:r>
                <w:rPr>
                  <w:rFonts w:ascii="Cambria Math" w:eastAsiaTheme="minorHAnsi" w:hAnsi="Cambria Math"/>
                  <w:szCs w:val="22"/>
                  <w:lang w:val="en-US"/>
                </w:rPr>
                <m:t>=</m:t>
              </m:r>
              <m:d>
                <m:dPr>
                  <m:begChr m:val="|"/>
                  <m:endChr m:val="|"/>
                  <m:ctrlPr>
                    <w:rPr>
                      <w:rFonts w:ascii="Cambria Math" w:eastAsiaTheme="minorHAnsi" w:hAnsi="Cambria Math"/>
                      <w:i/>
                      <w:szCs w:val="22"/>
                      <w:lang w:val="en-US"/>
                    </w:rPr>
                  </m:ctrlPr>
                </m:dPr>
                <m:e>
                  <m:acc>
                    <m:accPr>
                      <m:ctrlPr>
                        <w:rPr>
                          <w:rFonts w:ascii="Cambria Math" w:eastAsiaTheme="minorHAnsi" w:hAnsi="Cambria Math"/>
                          <w:szCs w:val="22"/>
                          <w:lang w:val="en-US"/>
                        </w:rPr>
                      </m:ctrlPr>
                    </m:accPr>
                    <m:e>
                      <m:r>
                        <w:rPr>
                          <w:rFonts w:ascii="Cambria Math" w:eastAsiaTheme="minorEastAsia" w:hAnsi="Cambria Math"/>
                          <w:szCs w:val="22"/>
                          <w:lang w:val="en-US"/>
                        </w:rPr>
                        <m:t>e</m:t>
                      </m:r>
                    </m:e>
                  </m:acc>
                </m:e>
              </m:d>
              <m:r>
                <w:rPr>
                  <w:rFonts w:ascii="Cambria Math" w:eastAsiaTheme="minorHAnsi" w:hAnsi="Cambria Math"/>
                  <w:szCs w:val="22"/>
                  <w:lang w:val="en-US"/>
                </w:rPr>
                <m:t>=</m:t>
              </m:r>
              <m:sSub>
                <m:sSubPr>
                  <m:ctrlPr>
                    <w:rPr>
                      <w:rFonts w:ascii="Cambria Math" w:eastAsiaTheme="minorHAnsi" w:hAnsi="Cambria Math"/>
                      <w:i/>
                      <w:szCs w:val="22"/>
                      <w:lang w:val="en-US"/>
                    </w:rPr>
                  </m:ctrlPr>
                </m:sSubPr>
                <m:e>
                  <m:r>
                    <w:rPr>
                      <w:rFonts w:ascii="Cambria Math" w:eastAsiaTheme="minorHAnsi" w:hAnsi="Cambria Math"/>
                      <w:szCs w:val="22"/>
                      <w:lang w:val="en-US"/>
                    </w:rPr>
                    <m:t>β</m:t>
                  </m:r>
                </m:e>
                <m:sub>
                  <m:r>
                    <w:rPr>
                      <w:rFonts w:ascii="Cambria Math" w:eastAsiaTheme="minorHAnsi" w:hAnsi="Cambria Math"/>
                      <w:szCs w:val="22"/>
                      <w:lang w:val="en-US"/>
                    </w:rPr>
                    <m:t>0</m:t>
                  </m:r>
                </m:sub>
              </m:sSub>
              <m:r>
                <w:rPr>
                  <w:rFonts w:ascii="Cambria Math" w:eastAsiaTheme="minorHAnsi" w:hAnsi="Cambria Math"/>
                  <w:szCs w:val="22"/>
                  <w:lang w:val="en-US"/>
                </w:rPr>
                <m:t>+</m:t>
              </m:r>
              <m:sSub>
                <m:sSubPr>
                  <m:ctrlPr>
                    <w:rPr>
                      <w:rFonts w:ascii="Cambria Math" w:eastAsiaTheme="minorHAnsi" w:hAnsi="Cambria Math"/>
                      <w:i/>
                      <w:szCs w:val="22"/>
                      <w:lang w:val="en-US"/>
                    </w:rPr>
                  </m:ctrlPr>
                </m:sSubPr>
                <m:e>
                  <m:r>
                    <w:rPr>
                      <w:rFonts w:ascii="Cambria Math" w:eastAsiaTheme="minorHAnsi" w:hAnsi="Cambria Math"/>
                      <w:szCs w:val="22"/>
                      <w:lang w:val="en-US"/>
                    </w:rPr>
                    <m:t>β</m:t>
                  </m:r>
                </m:e>
                <m:sub>
                  <m:r>
                    <w:rPr>
                      <w:rFonts w:ascii="Cambria Math" w:eastAsiaTheme="minorHAnsi" w:hAnsi="Cambria Math"/>
                      <w:szCs w:val="22"/>
                      <w:lang w:val="en-US"/>
                    </w:rPr>
                    <m:t>1</m:t>
                  </m:r>
                </m:sub>
              </m:sSub>
              <m:sSup>
                <m:sSupPr>
                  <m:ctrlPr>
                    <w:rPr>
                      <w:rFonts w:ascii="Cambria Math" w:eastAsiaTheme="minorHAnsi" w:hAnsi="Cambria Math"/>
                      <w:i/>
                      <w:szCs w:val="22"/>
                      <w:lang w:val="en-US"/>
                    </w:rPr>
                  </m:ctrlPr>
                </m:sSupPr>
                <m:e>
                  <m:r>
                    <w:rPr>
                      <w:rFonts w:ascii="Cambria Math" w:eastAsiaTheme="minorHAnsi" w:hAnsi="Cambria Math"/>
                      <w:szCs w:val="22"/>
                      <w:lang w:val="en-US"/>
                    </w:rPr>
                    <m:t>N</m:t>
                  </m:r>
                </m:e>
                <m:sup>
                  <m:r>
                    <w:rPr>
                      <w:rFonts w:ascii="Cambria Math" w:eastAsiaTheme="minorHAnsi" w:hAnsi="Cambria Math"/>
                      <w:szCs w:val="22"/>
                      <w:lang w:val="en-US"/>
                    </w:rPr>
                    <m:t>0.5</m:t>
                  </m:r>
                </m:sup>
              </m:sSup>
              <m:r>
                <w:rPr>
                  <w:rFonts w:ascii="Cambria Math" w:eastAsiaTheme="minorHAnsi" w:hAnsi="Cambria Math"/>
                  <w:szCs w:val="22"/>
                  <w:lang w:val="en-US"/>
                </w:rPr>
                <m:t>#</m:t>
              </m:r>
              <m:d>
                <m:dPr>
                  <m:ctrlPr>
                    <w:rPr>
                      <w:rFonts w:ascii="Cambria Math" w:eastAsiaTheme="minorEastAsia" w:hAnsi="Cambria Math"/>
                      <w:i/>
                      <w:szCs w:val="22"/>
                      <w:lang w:val="en-US"/>
                    </w:rPr>
                  </m:ctrlPr>
                </m:dPr>
                <m:e>
                  <m:r>
                    <w:rPr>
                      <w:rFonts w:ascii="Cambria Math" w:eastAsiaTheme="minorEastAsia" w:hAnsi="Cambria Math"/>
                      <w:szCs w:val="22"/>
                      <w:lang w:val="en-US"/>
                    </w:rPr>
                    <m:t>18</m:t>
                  </m:r>
                </m:e>
              </m:d>
              <m:ctrlPr>
                <w:rPr>
                  <w:rFonts w:ascii="Cambria Math" w:eastAsiaTheme="minorHAnsi" w:hAnsi="Cambria Math"/>
                  <w:i/>
                  <w:szCs w:val="22"/>
                  <w:lang w:val="en-US"/>
                </w:rPr>
              </m:ctrlPr>
            </m:e>
          </m:eqArr>
        </m:oMath>
      </m:oMathPara>
    </w:p>
    <w:p w14:paraId="10BA9BBB" w14:textId="69BB4B33" w:rsidR="00AA4CD8" w:rsidRPr="00AA4CD8" w:rsidRDefault="00A11E68" w:rsidP="00EB3ED1">
      <w:pPr>
        <w:autoSpaceDE w:val="0"/>
        <w:autoSpaceDN w:val="0"/>
        <w:adjustRightInd w:val="0"/>
        <w:spacing w:line="360" w:lineRule="auto"/>
        <w:jc w:val="both"/>
        <w:rPr>
          <w:rFonts w:ascii="Times New Roman" w:eastAsiaTheme="minorHAnsi" w:hAnsi="Times New Roman"/>
          <w:szCs w:val="22"/>
          <w:lang w:val="en-US"/>
        </w:rPr>
      </w:pPr>
      <w:r>
        <w:rPr>
          <w:rFonts w:ascii="Times New Roman" w:eastAsiaTheme="minorEastAsia" w:hAnsi="Times New Roman"/>
          <w:szCs w:val="22"/>
          <w:lang w:val="en-US"/>
        </w:rPr>
        <w:lastRenderedPageBreak/>
        <w:t>T</w:t>
      </w:r>
      <w:r w:rsidR="000918F6">
        <w:rPr>
          <w:rFonts w:ascii="Times New Roman" w:eastAsiaTheme="minorEastAsia" w:hAnsi="Times New Roman"/>
          <w:szCs w:val="22"/>
          <w:lang w:val="en-US"/>
        </w:rPr>
        <w:t xml:space="preserve">he production and yield variability function are estimated with </w:t>
      </w:r>
      <w:r w:rsidR="004404EA">
        <w:rPr>
          <w:rFonts w:ascii="Times New Roman" w:eastAsiaTheme="minorEastAsia" w:hAnsi="Times New Roman"/>
          <w:szCs w:val="22"/>
          <w:lang w:val="en-US"/>
        </w:rPr>
        <w:t xml:space="preserve">the MM-estimator </w:t>
      </w:r>
      <w:r w:rsidR="007E761A">
        <w:rPr>
          <w:rFonts w:ascii="Times New Roman" w:eastAsiaTheme="minorEastAsia" w:hAnsi="Times New Roman"/>
          <w:szCs w:val="22"/>
          <w:lang w:val="en-US"/>
        </w:rPr>
        <w:fldChar w:fldCharType="begin"/>
      </w:r>
      <w:r w:rsidR="007E761A">
        <w:rPr>
          <w:rFonts w:ascii="Times New Roman" w:eastAsiaTheme="minorEastAsia" w:hAnsi="Times New Roman"/>
          <w:szCs w:val="22"/>
          <w:lang w:val="en-US"/>
        </w:rPr>
        <w:instrText xml:space="preserve"> ADDIN ZOTERO_ITEM CSL_CITATION {"citationID":"TPaijvEG","properties":{"formattedCitation":"(Yohai, 1987)","plainCitation":"(Yohai, 1987)","noteIndex":0},"citationItems":[{"id":127074,"uris":["http://zotero.org/users/14812719/items/7KQFECX8"],"itemData":{"id":127074,"type":"article-journal","abstract":"A class of robust estimates for the linear model is introduced. These estimates, called MM-estimates, have simultaneously the following properties: (i) they are highly efficient when the errors have a normal distribution and (ii) their breakdown-point is 0.5. The MM-estimates are defined by a three-stage procedure. In the first stage an initial regression estimate is computed which is consistent robust and with high breakdown-point but not necessarily efficient. In the second stage an M-estimate of the errors scale is computed using residuals based on the initial estimate. Finally, in the third stage an M-estimate of the regression parameters based on a proper redescending psi-function is computed. Consistency and asymptotical normality of the MM-estimates assuming random carriers are proved. A convergent iterative numerical algorithm is given. Finally, the asymptotic biases under contamination of optimal bounded influence estimates and MM-estimates are compared.","container-title":"The Annals of Statistics","DOI":"10.1214/aos/1176350366","ISSN":"0090-5364","issue":"2","note":"publisher: Institute of Mathematical Statistics","page":"642-656","source":"JSTOR","title":"High Breakdown-Point and High Efficiency Robust Estimates for Regression","volume":"15","author":[{"family":"Yohai","given":"Victor J."}],"issued":{"date-parts":[["1987"]]}}}],"schema":"https://github.com/citation-style-language/schema/raw/master/csl-citation.json"} </w:instrText>
      </w:r>
      <w:r w:rsidR="007E761A">
        <w:rPr>
          <w:rFonts w:ascii="Times New Roman" w:eastAsiaTheme="minorEastAsia" w:hAnsi="Times New Roman"/>
          <w:szCs w:val="22"/>
          <w:lang w:val="en-US"/>
        </w:rPr>
        <w:fldChar w:fldCharType="separate"/>
      </w:r>
      <w:r w:rsidR="007E761A" w:rsidRPr="00FB7A85">
        <w:rPr>
          <w:rFonts w:ascii="Times New Roman" w:eastAsiaTheme="minorEastAsia" w:hAnsi="Times New Roman"/>
          <w:lang w:val="en-GB"/>
        </w:rPr>
        <w:t>(</w:t>
      </w:r>
      <w:proofErr w:type="spellStart"/>
      <w:r w:rsidR="007E761A" w:rsidRPr="00FB7A85">
        <w:rPr>
          <w:rFonts w:ascii="Times New Roman" w:eastAsiaTheme="minorEastAsia" w:hAnsi="Times New Roman"/>
          <w:lang w:val="en-GB"/>
        </w:rPr>
        <w:t>Yohai</w:t>
      </w:r>
      <w:proofErr w:type="spellEnd"/>
      <w:r w:rsidR="007E761A" w:rsidRPr="00FB7A85">
        <w:rPr>
          <w:rFonts w:ascii="Times New Roman" w:eastAsiaTheme="minorEastAsia" w:hAnsi="Times New Roman"/>
          <w:lang w:val="en-GB"/>
        </w:rPr>
        <w:t>, 1987)</w:t>
      </w:r>
      <w:r w:rsidR="007E761A">
        <w:rPr>
          <w:rFonts w:ascii="Times New Roman" w:eastAsiaTheme="minorEastAsia" w:hAnsi="Times New Roman"/>
          <w:szCs w:val="22"/>
          <w:lang w:val="en-US"/>
        </w:rPr>
        <w:fldChar w:fldCharType="end"/>
      </w:r>
      <w:r w:rsidR="00FB7A85">
        <w:rPr>
          <w:rFonts w:ascii="Times New Roman" w:eastAsiaTheme="minorEastAsia" w:hAnsi="Times New Roman"/>
          <w:szCs w:val="22"/>
          <w:lang w:val="en-US"/>
        </w:rPr>
        <w:t xml:space="preserve"> </w:t>
      </w:r>
      <w:r w:rsidR="00706641">
        <w:rPr>
          <w:rFonts w:ascii="Times New Roman" w:eastAsiaTheme="minorHAnsi" w:hAnsi="Times New Roman"/>
          <w:szCs w:val="22"/>
          <w:lang w:val="en-US"/>
        </w:rPr>
        <w:t>to</w:t>
      </w:r>
      <w:r w:rsidR="00E47C1A">
        <w:rPr>
          <w:rFonts w:ascii="Times New Roman" w:eastAsiaTheme="minorHAnsi" w:hAnsi="Times New Roman"/>
          <w:szCs w:val="22"/>
          <w:lang w:val="en-US"/>
        </w:rPr>
        <w:t xml:space="preserve"> reduce potential </w:t>
      </w:r>
      <w:r w:rsidR="00E00E7C">
        <w:rPr>
          <w:rFonts w:ascii="Times New Roman" w:eastAsiaTheme="minorHAnsi" w:hAnsi="Times New Roman"/>
          <w:szCs w:val="22"/>
          <w:lang w:val="en-US"/>
        </w:rPr>
        <w:t>influences of outlying observations</w:t>
      </w:r>
      <w:r w:rsidR="00485245">
        <w:rPr>
          <w:rFonts w:ascii="Times New Roman" w:eastAsiaTheme="minorHAnsi" w:hAnsi="Times New Roman"/>
          <w:szCs w:val="22"/>
          <w:lang w:val="en-US"/>
        </w:rPr>
        <w:t xml:space="preserve"> </w:t>
      </w:r>
      <w:r w:rsidR="00E00E7C">
        <w:rPr>
          <w:rFonts w:ascii="Times New Roman" w:eastAsiaTheme="minorHAnsi" w:hAnsi="Times New Roman"/>
          <w:szCs w:val="22"/>
          <w:lang w:val="en-US"/>
        </w:rPr>
        <w:t>on estimation results</w:t>
      </w:r>
      <w:r w:rsidR="00485245">
        <w:rPr>
          <w:rFonts w:ascii="Times New Roman" w:eastAsiaTheme="minorHAnsi" w:hAnsi="Times New Roman"/>
          <w:szCs w:val="22"/>
          <w:lang w:val="en-US"/>
        </w:rPr>
        <w:t xml:space="preserve"> </w:t>
      </w:r>
      <w:r w:rsidR="00485245">
        <w:rPr>
          <w:rFonts w:ascii="Times New Roman" w:eastAsiaTheme="minorHAnsi" w:hAnsi="Times New Roman"/>
          <w:szCs w:val="22"/>
          <w:lang w:val="en-US"/>
        </w:rPr>
        <w:fldChar w:fldCharType="begin"/>
      </w:r>
      <w:r w:rsidR="00485245">
        <w:rPr>
          <w:rFonts w:ascii="Times New Roman" w:eastAsiaTheme="minorHAnsi" w:hAnsi="Times New Roman"/>
          <w:szCs w:val="22"/>
          <w:lang w:val="en-US"/>
        </w:rPr>
        <w:instrText xml:space="preserve"> ADDIN ZOTERO_ITEM CSL_CITATION {"citationID":"m7BPan38","properties":{"formattedCitation":"(Finger, 2013)","plainCitation":"(Finger, 2013)","noteIndex":0},"citationItems":[{"id":127103,"uris":["http://zotero.org/users/14812719/items/TKP9HD7V"],"itemData":{"id":127103,"type":"article-journal","abstract":"We investigate the performance of the ordinary least squares (OLS)-, M-, MM-, and the Theil–Sen (TS)-estimator for crop yield data analysis in crop insurance applications using Monte Carlo simulations. More specifically, the performance is assessed with respect to trend estimation, prediction of future yield levels, and the estimation of expected indemnity payments. In agreement with earlier findings, other estimators are found to be superior to OLS in simple regression problems if yield distributions are outlier contaminated and heteroscedastic. While this conclusion is also valid for subsequent applications such as yield prediction and the estimation of expected indemnity payments, the difference between the considered estimators becomes less distinct. For these applications, we find particularly the M-estimator to be a good compromise between high-breakdown (very robust) estimators and the very efficient OLS-estimator. Because no regression technique dominates all others in all applications and scenarios for error term distributions, our results underline that the choice of the estimation technique should be dependent on the purpose of the crop yield data analysis. However, alternative estimators such as M-, MM-, and TS-estimator can reduce (and bound) the risk of unreliable or inefficient crop yield data analysis in crop insurance applications.","container-title":"Agricultural Economics","DOI":"10.1111/agec.12005","ISSN":"1574-0862","issue":"2","language":"en","note":"_eprint: https://onlinelibrary.wiley.com/doi/pdf/10.1111/agec.12005","page":"217-230","source":"Wiley Online Library","title":"Investigating the performance of different estimation techniques for crop yield data analysis in crop insurance applications","volume":"44","author":[{"family":"Finger","given":"Robert"}],"issued":{"date-parts":[["2013"]]}}}],"schema":"https://github.com/citation-style-language/schema/raw/master/csl-citation.json"} </w:instrText>
      </w:r>
      <w:r w:rsidR="00485245">
        <w:rPr>
          <w:rFonts w:ascii="Times New Roman" w:eastAsiaTheme="minorHAnsi" w:hAnsi="Times New Roman"/>
          <w:szCs w:val="22"/>
          <w:lang w:val="en-US"/>
        </w:rPr>
        <w:fldChar w:fldCharType="separate"/>
      </w:r>
      <w:r w:rsidR="00485245" w:rsidRPr="00485245">
        <w:rPr>
          <w:rFonts w:ascii="Times New Roman" w:eastAsiaTheme="minorHAnsi" w:hAnsi="Times New Roman"/>
        </w:rPr>
        <w:t>(</w:t>
      </w:r>
      <w:proofErr w:type="spellStart"/>
      <w:r w:rsidR="00485245" w:rsidRPr="00485245">
        <w:rPr>
          <w:rFonts w:ascii="Times New Roman" w:eastAsiaTheme="minorHAnsi" w:hAnsi="Times New Roman"/>
        </w:rPr>
        <w:t>Finger</w:t>
      </w:r>
      <w:proofErr w:type="spellEnd"/>
      <w:r w:rsidR="00485245" w:rsidRPr="00485245">
        <w:rPr>
          <w:rFonts w:ascii="Times New Roman" w:eastAsiaTheme="minorHAnsi" w:hAnsi="Times New Roman"/>
        </w:rPr>
        <w:t>, 2013)</w:t>
      </w:r>
      <w:r w:rsidR="00485245">
        <w:rPr>
          <w:rFonts w:ascii="Times New Roman" w:eastAsiaTheme="minorHAnsi" w:hAnsi="Times New Roman"/>
          <w:szCs w:val="22"/>
          <w:lang w:val="en-US"/>
        </w:rPr>
        <w:fldChar w:fldCharType="end"/>
      </w:r>
      <w:r w:rsidR="00E00E7C">
        <w:rPr>
          <w:rFonts w:ascii="Times New Roman" w:eastAsiaTheme="minorHAnsi" w:hAnsi="Times New Roman"/>
          <w:szCs w:val="22"/>
          <w:lang w:val="en-US"/>
        </w:rPr>
        <w:t>.</w:t>
      </w:r>
    </w:p>
    <w:p w14:paraId="3F0AD7B9" w14:textId="44639458" w:rsidR="00FD2728" w:rsidRDefault="00E10E5F" w:rsidP="001F6B18">
      <w:pPr>
        <w:pStyle w:val="Heading2"/>
        <w:rPr>
          <w:lang w:val="en-US"/>
        </w:rPr>
      </w:pPr>
      <w:r>
        <w:rPr>
          <w:lang w:val="en-US"/>
        </w:rPr>
        <w:t>N</w:t>
      </w:r>
      <w:r w:rsidR="001F6B18">
        <w:rPr>
          <w:lang w:val="en-US"/>
        </w:rPr>
        <w:t>itrogen</w:t>
      </w:r>
      <w:r w:rsidR="0037655D">
        <w:rPr>
          <w:lang w:val="en-US"/>
        </w:rPr>
        <w:t>-</w:t>
      </w:r>
      <w:r>
        <w:rPr>
          <w:lang w:val="en-US"/>
        </w:rPr>
        <w:t xml:space="preserve">Yield prices relationship </w:t>
      </w:r>
    </w:p>
    <w:p w14:paraId="45CFA12F" w14:textId="590D5A95" w:rsidR="00C44D82" w:rsidRDefault="00582DE5" w:rsidP="0080423C">
      <w:pPr>
        <w:spacing w:line="360" w:lineRule="auto"/>
        <w:jc w:val="both"/>
        <w:rPr>
          <w:lang w:val="en-US"/>
        </w:rPr>
      </w:pPr>
      <w:r>
        <w:rPr>
          <w:lang w:val="en-US"/>
        </w:rPr>
        <w:t xml:space="preserve">To </w:t>
      </w:r>
      <w:r w:rsidR="00C44D82">
        <w:rPr>
          <w:lang w:val="en-US"/>
        </w:rPr>
        <w:t xml:space="preserve">estimate the </w:t>
      </w:r>
      <w:r w:rsidR="00AB2ABE">
        <w:rPr>
          <w:lang w:val="en-US"/>
        </w:rPr>
        <w:t xml:space="preserve">joint </w:t>
      </w:r>
      <w:r w:rsidR="0084695B">
        <w:rPr>
          <w:lang w:val="en-US"/>
        </w:rPr>
        <w:t xml:space="preserve">dynamic price processes </w:t>
      </w:r>
      <w:r w:rsidR="007D619C">
        <w:rPr>
          <w:lang w:val="en-US"/>
        </w:rPr>
        <w:t xml:space="preserve">of nitrogen </w:t>
      </w:r>
      <m:oMath>
        <m:r>
          <w:rPr>
            <w:rFonts w:ascii="Cambria Math" w:hAnsi="Cambria Math"/>
            <w:lang w:val="en-US"/>
          </w:rPr>
          <m:t>(</m:t>
        </m:r>
        <m:sSub>
          <m:sSubPr>
            <m:ctrlPr>
              <w:rPr>
                <w:rFonts w:ascii="Cambria Math" w:hAnsi="Cambria Math"/>
                <w:bCs/>
                <w:i/>
                <w:lang w:val="en-GB"/>
              </w:rPr>
            </m:ctrlPr>
          </m:sSubPr>
          <m:e>
            <m:r>
              <w:rPr>
                <w:rFonts w:ascii="Cambria Math" w:hAnsi="Cambria Math"/>
                <w:lang w:val="en-GB"/>
              </w:rPr>
              <m:t>p</m:t>
            </m:r>
          </m:e>
          <m:sub>
            <m:r>
              <w:rPr>
                <w:rFonts w:ascii="Cambria Math" w:hAnsi="Cambria Math"/>
                <w:lang w:val="en-GB"/>
              </w:rPr>
              <m:t>N</m:t>
            </m:r>
          </m:sub>
        </m:sSub>
        <m:r>
          <w:rPr>
            <w:rFonts w:ascii="Cambria Math" w:hAnsi="Cambria Math"/>
            <w:lang w:val="en-US"/>
          </w:rPr>
          <m:t>)</m:t>
        </m:r>
      </m:oMath>
      <w:r w:rsidR="00FE0E4C">
        <w:rPr>
          <w:lang w:val="en-US"/>
        </w:rPr>
        <w:t xml:space="preserve"> and </w:t>
      </w:r>
      <w:r w:rsidR="00526EF3">
        <w:rPr>
          <w:lang w:val="en-US"/>
        </w:rPr>
        <w:t xml:space="preserve">wheat </w:t>
      </w:r>
      <m:oMath>
        <m:r>
          <w:rPr>
            <w:rFonts w:ascii="Cambria Math" w:hAnsi="Cambria Math"/>
            <w:lang w:val="en-US"/>
          </w:rPr>
          <m:t>(</m:t>
        </m:r>
        <m:sSub>
          <m:sSubPr>
            <m:ctrlPr>
              <w:rPr>
                <w:rFonts w:ascii="Cambria Math" w:hAnsi="Cambria Math"/>
                <w:bCs/>
                <w:i/>
                <w:lang w:val="en-GB"/>
              </w:rPr>
            </m:ctrlPr>
          </m:sSubPr>
          <m:e>
            <m:r>
              <w:rPr>
                <w:rFonts w:ascii="Cambria Math" w:hAnsi="Cambria Math"/>
                <w:lang w:val="en-GB"/>
              </w:rPr>
              <m:t>p</m:t>
            </m:r>
          </m:e>
          <m:sub>
            <m:r>
              <w:rPr>
                <w:rFonts w:ascii="Cambria Math" w:hAnsi="Cambria Math"/>
                <w:lang w:val="en-GB"/>
              </w:rPr>
              <m:t>w</m:t>
            </m:r>
          </m:sub>
        </m:sSub>
        <m:r>
          <w:rPr>
            <w:rFonts w:ascii="Cambria Math" w:hAnsi="Cambria Math"/>
            <w:lang w:val="en-US"/>
          </w:rPr>
          <m:t>)</m:t>
        </m:r>
      </m:oMath>
      <w:r w:rsidR="00FE0E4C">
        <w:rPr>
          <w:lang w:val="en-US"/>
        </w:rPr>
        <w:t xml:space="preserve">, </w:t>
      </w:r>
      <w:r w:rsidR="007345C5">
        <w:rPr>
          <w:lang w:val="en-US"/>
        </w:rPr>
        <w:t>we use</w:t>
      </w:r>
      <w:r w:rsidR="00526EF3">
        <w:rPr>
          <w:lang w:val="en-US"/>
        </w:rPr>
        <w:t xml:space="preserve"> a quantile vector autoregression (QVAR) </w:t>
      </w:r>
      <w:r w:rsidR="00FC08CA">
        <w:rPr>
          <w:lang w:val="en-US"/>
        </w:rPr>
        <w:t>and a copula approach</w:t>
      </w:r>
      <w:r w:rsidR="0062010E">
        <w:rPr>
          <w:lang w:val="en-US"/>
        </w:rPr>
        <w:t xml:space="preserve"> </w:t>
      </w:r>
      <w:r>
        <w:rPr>
          <w:lang w:val="en-US"/>
        </w:rPr>
        <w:fldChar w:fldCharType="begin"/>
      </w:r>
      <w:r w:rsidR="001122EA">
        <w:rPr>
          <w:lang w:val="en-US"/>
        </w:rPr>
        <w:instrText xml:space="preserve"> ADDIN ZOTERO_ITEM CSL_CITATION {"citationID":"uoEau67G","properties":{"formattedCitation":"(Li &amp; Chavas, 2023)","plainCitation":"(Li &amp; Chavas, 2023)","noteIndex":0},"citationItems":[{"id":127075,"uris":["http://zotero.org/users/14812719/items/3MD45Y3Q"],"itemData":{"id":127075,"type":"article-journal","abstract":"This paper investigates the role of futures markets and their dynamic effects on the stability of commodity prices. The analysis is based on combining two econometric approaches: a quantile vector autoregression (QVAR) model of the marginal distributions of futures and spot prices, and a copula of their joint distribution. Applied to the US soybean and corn markets over the period of 1980–2019, the econometric investigation finds evidence of nonlinear price dynamics that depend on the maturity of the futures contract and documents how marginal price distributions and associated moments evolve over time. Based on the estimates of the QVAR model, we provide evidence of local instability in the upper tail of the price distributions. We find that the futures market helps stabilize the market under nearby futures contract maturity. We document the presence of nonlinear cointegration relationships between futures and spot price. Relying on a copula, we find a positive contemporaneous codependence between futures price and spot price across all quantiles, codependence that varies with the futures contract maturity. We also present evidence of a time-varying basis that affects the convergence properties of the futures and spot price. Our findings shed new light on the joint determination of futures and spot price in commodity markets.","container-title":"American Journal of Agricultural Economics","DOI":"10.1111/ajae.12309","ISSN":"1467-8276","issue":"1","language":"en","note":"_eprint: https://onlinelibrary.wiley.com/doi/pdf/10.1111/ajae.12309","page":"122-143","source":"Wiley Online Library","title":"A dynamic analysis of the distribution of commodity futures and spot prices","volume":"105","author":[{"family":"Li","given":"Jian"},{"family":"Chavas","given":"Jean Paul"}],"issued":{"date-parts":[["2023"]]}}}],"schema":"https://github.com/citation-style-language/schema/raw/master/csl-citation.json"} </w:instrText>
      </w:r>
      <w:r>
        <w:rPr>
          <w:lang w:val="en-US"/>
        </w:rPr>
        <w:fldChar w:fldCharType="separate"/>
      </w:r>
      <w:r w:rsidRPr="00582DE5">
        <w:rPr>
          <w:lang w:val="en-GB"/>
        </w:rPr>
        <w:t xml:space="preserve">(Li &amp; </w:t>
      </w:r>
      <w:proofErr w:type="spellStart"/>
      <w:r w:rsidRPr="00582DE5">
        <w:rPr>
          <w:lang w:val="en-GB"/>
        </w:rPr>
        <w:t>Chavas</w:t>
      </w:r>
      <w:proofErr w:type="spellEnd"/>
      <w:r w:rsidRPr="00582DE5">
        <w:rPr>
          <w:lang w:val="en-GB"/>
        </w:rPr>
        <w:t>, 2023)</w:t>
      </w:r>
      <w:r>
        <w:rPr>
          <w:lang w:val="en-US"/>
        </w:rPr>
        <w:fldChar w:fldCharType="end"/>
      </w:r>
      <w:r w:rsidR="00FC08CA">
        <w:rPr>
          <w:lang w:val="en-US"/>
        </w:rPr>
        <w:t>.</w:t>
      </w:r>
      <w:r w:rsidR="003B347A">
        <w:rPr>
          <w:lang w:val="en-US"/>
        </w:rPr>
        <w:t xml:space="preserve"> </w:t>
      </w:r>
      <w:r w:rsidR="006A30E4">
        <w:rPr>
          <w:lang w:val="en-US"/>
        </w:rPr>
        <w:t>Stochastic p</w:t>
      </w:r>
      <w:r w:rsidR="00044661">
        <w:rPr>
          <w:lang w:val="en-US"/>
        </w:rPr>
        <w:t>rice</w:t>
      </w:r>
      <w:r w:rsidR="003B347A">
        <w:rPr>
          <w:lang w:val="en-US"/>
        </w:rPr>
        <w:t xml:space="preserve"> </w:t>
      </w:r>
      <w:r w:rsidR="00177945">
        <w:rPr>
          <w:lang w:val="en-US"/>
        </w:rPr>
        <w:t>dynamics are</w:t>
      </w:r>
      <w:r w:rsidR="00044661">
        <w:rPr>
          <w:lang w:val="en-US"/>
        </w:rPr>
        <w:t xml:space="preserve"> </w:t>
      </w:r>
      <w:r w:rsidR="006A30E4">
        <w:rPr>
          <w:lang w:val="en-US"/>
        </w:rPr>
        <w:t>represented by a</w:t>
      </w:r>
      <w:r w:rsidR="008E0CB2">
        <w:rPr>
          <w:lang w:val="en-US"/>
        </w:rPr>
        <w:t xml:space="preserve"> general autoregressive process of the form</w:t>
      </w:r>
      <w:r w:rsidR="00177945">
        <w:rPr>
          <w:lang w:val="en-US"/>
        </w:rPr>
        <w:t>:</w:t>
      </w:r>
    </w:p>
    <w:p w14:paraId="09EAD78A" w14:textId="660FEC5C" w:rsidR="00177945" w:rsidRPr="00405245" w:rsidRDefault="00000000" w:rsidP="0080423C">
      <w:pPr>
        <w:spacing w:line="360" w:lineRule="auto"/>
        <w:jc w:val="both"/>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m:rPr>
                      <m:sty m:val="bi"/>
                    </m:rPr>
                    <w:rPr>
                      <w:rFonts w:ascii="Cambria Math" w:hAnsi="Cambria Math"/>
                      <w:lang w:val="en-US"/>
                    </w:rPr>
                    <m:t>p</m:t>
                  </m:r>
                </m:e>
                <m:sub>
                  <m:r>
                    <w:rPr>
                      <w:rFonts w:ascii="Cambria Math" w:hAnsi="Cambria Math"/>
                      <w:lang w:val="en-US"/>
                    </w:rPr>
                    <m:t>t</m:t>
                  </m:r>
                </m:sub>
              </m:sSub>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GB"/>
                              </w:rPr>
                              <m:t>p</m:t>
                            </m:r>
                          </m:e>
                          <m:sub>
                            <m:r>
                              <w:rPr>
                                <w:rFonts w:ascii="Cambria Math" w:hAnsi="Cambria Math"/>
                                <w:lang w:val="en-US"/>
                              </w:rPr>
                              <m:t>N,t</m:t>
                            </m:r>
                          </m:sub>
                        </m:sSub>
                      </m:e>
                    </m:mr>
                    <m:mr>
                      <m:e>
                        <m:sSub>
                          <m:sSubPr>
                            <m:ctrlPr>
                              <w:rPr>
                                <w:rFonts w:ascii="Cambria Math" w:hAnsi="Cambria Math"/>
                                <w:i/>
                                <w:lang w:val="en-US"/>
                              </w:rPr>
                            </m:ctrlPr>
                          </m:sSubPr>
                          <m:e>
                            <m:r>
                              <w:rPr>
                                <w:rFonts w:ascii="Cambria Math" w:hAnsi="Cambria Math"/>
                                <w:lang w:val="en-GB"/>
                              </w:rPr>
                              <m:t>p</m:t>
                            </m:r>
                          </m:e>
                          <m:sub>
                            <m:r>
                              <w:rPr>
                                <w:rFonts w:ascii="Cambria Math" w:hAnsi="Cambria Math"/>
                                <w:lang w:val="en-US"/>
                              </w:rPr>
                              <m:t>w,t</m:t>
                            </m:r>
                          </m:sub>
                        </m:sSub>
                      </m:e>
                    </m:mr>
                  </m:m>
                </m:e>
              </m:d>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N</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p</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p</m:t>
                            </m:r>
                          </m:e>
                          <m:sub>
                            <m:r>
                              <w:rPr>
                                <w:rFonts w:ascii="Cambria Math" w:hAnsi="Cambria Math"/>
                                <w:lang w:val="en-US"/>
                              </w:rPr>
                              <m:t>t-n</m:t>
                            </m:r>
                          </m:sub>
                        </m:sSub>
                      </m:e>
                    </m:mr>
                    <m:mr>
                      <m:e>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w</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p</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p</m:t>
                            </m:r>
                          </m:e>
                          <m:sub>
                            <m:r>
                              <w:rPr>
                                <w:rFonts w:ascii="Cambria Math" w:hAnsi="Cambria Math"/>
                                <w:lang w:val="en-US"/>
                              </w:rPr>
                              <m:t>t-n</m:t>
                            </m:r>
                          </m:sub>
                        </m:sSub>
                      </m:e>
                    </m:mr>
                  </m:m>
                </m:e>
              </m:d>
              <m:r>
                <w:rPr>
                  <w:rFonts w:ascii="Cambria Math" w:hAnsi="Cambria Math"/>
                  <w:lang w:val="en-US"/>
                </w:rPr>
                <m:t>#</m:t>
              </m:r>
              <m:d>
                <m:dPr>
                  <m:ctrlPr>
                    <w:rPr>
                      <w:rFonts w:ascii="Cambria Math" w:hAnsi="Cambria Math"/>
                      <w:i/>
                      <w:lang w:val="en-US"/>
                    </w:rPr>
                  </m:ctrlPr>
                </m:dPr>
                <m:e>
                  <m:r>
                    <w:rPr>
                      <w:rFonts w:ascii="Cambria Math" w:hAnsi="Cambria Math"/>
                      <w:lang w:val="en-US"/>
                    </w:rPr>
                    <m:t>19</m:t>
                  </m:r>
                </m:e>
              </m:d>
            </m:e>
          </m:eqArr>
        </m:oMath>
      </m:oMathPara>
    </w:p>
    <w:p w14:paraId="78FDB8D1" w14:textId="1DF8F43B" w:rsidR="00405245" w:rsidRDefault="005A66AF" w:rsidP="0080423C">
      <w:pPr>
        <w:spacing w:line="360" w:lineRule="auto"/>
        <w:jc w:val="both"/>
        <w:rPr>
          <w:lang w:val="en-GB"/>
        </w:rPr>
      </w:pPr>
      <w:r w:rsidRPr="005A66AF">
        <w:rPr>
          <w:lang w:val="en-GB"/>
        </w:rPr>
        <w:t xml:space="preserve">where the </w:t>
      </w:r>
      <w:r>
        <w:rPr>
          <w:lang w:val="en-GB"/>
        </w:rPr>
        <w:t xml:space="preserve">distribution </w:t>
      </w:r>
      <w:r w:rsidRPr="005A66AF">
        <w:rPr>
          <w:lang w:val="en-GB"/>
        </w:rPr>
        <w:t xml:space="preserve">functions </w:t>
      </w:r>
      <w:r w:rsidRPr="005A66AF">
        <w:rPr>
          <w:rFonts w:ascii="Cambria Math" w:hAnsi="Cambria Math" w:cs="Cambria Math"/>
          <w:lang w:val="en-GB"/>
        </w:rPr>
        <w:t>𝑔</w:t>
      </w:r>
      <w:r w:rsidRPr="005A66AF">
        <w:rPr>
          <w:lang w:val="en-GB"/>
        </w:rPr>
        <w:t>(</w:t>
      </w:r>
      <w:r w:rsidRPr="005A66AF">
        <w:rPr>
          <w:rFonts w:ascii="Cambria Math" w:hAnsi="Cambria Math" w:cs="Cambria Math"/>
          <w:lang w:val="en-GB"/>
        </w:rPr>
        <w:t>⋅</w:t>
      </w:r>
      <w:r w:rsidRPr="005A66AF">
        <w:rPr>
          <w:lang w:val="en-GB"/>
        </w:rPr>
        <w:t>) explain the contemporaneous prices through their lags</w:t>
      </w:r>
      <w:r w:rsidR="007B4AA8">
        <w:rPr>
          <w:lang w:val="en-GB"/>
        </w:rPr>
        <w:t>.</w:t>
      </w:r>
      <w:r w:rsidR="00EF3FB8">
        <w:rPr>
          <w:rStyle w:val="FootnoteReference"/>
          <w:lang w:val="en-GB"/>
        </w:rPr>
        <w:footnoteReference w:id="7"/>
      </w:r>
      <w:r w:rsidRPr="005A66AF">
        <w:rPr>
          <w:lang w:val="en-GB"/>
        </w:rPr>
        <w:t xml:space="preserve"> </w:t>
      </w:r>
      <w:r w:rsidR="00FC72AE">
        <w:rPr>
          <w:lang w:val="en-GB"/>
        </w:rPr>
        <w:t>We are inter</w:t>
      </w:r>
      <w:r w:rsidR="00CF0396">
        <w:rPr>
          <w:lang w:val="en-GB"/>
        </w:rPr>
        <w:t>ested in t</w:t>
      </w:r>
      <w:r w:rsidR="00044661" w:rsidRPr="00044661">
        <w:rPr>
          <w:lang w:val="en-GB"/>
        </w:rPr>
        <w:t xml:space="preserve">he joint distribution function described </w:t>
      </w:r>
      <w:r w:rsidR="001952EB">
        <w:rPr>
          <w:lang w:val="en-GB"/>
        </w:rPr>
        <w:t>as:</w:t>
      </w:r>
    </w:p>
    <w:p w14:paraId="69F3B615" w14:textId="00F14DBE" w:rsidR="00EC722E" w:rsidRPr="003F7343" w:rsidRDefault="00000000" w:rsidP="0080423C">
      <w:pPr>
        <w:spacing w:line="360" w:lineRule="auto"/>
        <w:jc w:val="both"/>
        <w:rPr>
          <w:lang w:val="en-GB"/>
        </w:rPr>
      </w:pPr>
      <m:oMathPara>
        <m:oMath>
          <m:eqArr>
            <m:eqArrPr>
              <m:maxDist m:val="1"/>
              <m:ctrlPr>
                <w:rPr>
                  <w:rFonts w:ascii="Cambria Math" w:hAnsi="Cambria Math"/>
                  <w:i/>
                  <w:lang w:val="en-GB"/>
                </w:rPr>
              </m:ctrlPr>
            </m:eqArrPr>
            <m:e>
              <m:r>
                <w:rPr>
                  <w:rFonts w:ascii="Cambria Math" w:hAnsi="Cambria Math"/>
                  <w:lang w:val="en-GB"/>
                </w:rPr>
                <m:t>F</m:t>
              </m:r>
              <m:d>
                <m:dPr>
                  <m:ctrlPr>
                    <w:rPr>
                      <w:rFonts w:ascii="Cambria Math" w:hAnsi="Cambria Math"/>
                      <w:i/>
                      <w:lang w:val="en-GB"/>
                    </w:rPr>
                  </m:ctrlPr>
                </m:dPr>
                <m:e>
                  <m:r>
                    <m:rPr>
                      <m:sty m:val="bi"/>
                    </m:rPr>
                    <w:rPr>
                      <w:rFonts w:ascii="Cambria Math" w:hAnsi="Cambria Math"/>
                      <w:lang w:val="en-GB"/>
                    </w:rPr>
                    <m:t>p</m:t>
                  </m:r>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e>
              </m:d>
              <m:r>
                <w:rPr>
                  <w:rFonts w:ascii="Cambria Math" w:hAnsi="Cambria Math"/>
                  <w:lang w:val="en-GB"/>
                </w:rPr>
                <m:t>=Prob[</m:t>
              </m:r>
              <m:r>
                <m:rPr>
                  <m:sty m:val="bi"/>
                </m:rPr>
                <w:rPr>
                  <w:rFonts w:ascii="Cambria Math" w:hAnsi="Cambria Math"/>
                  <w:lang w:val="en-GB"/>
                </w:rPr>
                <m:t>g</m:t>
              </m:r>
              <m:r>
                <w:rPr>
                  <w:rFonts w:ascii="Cambria Math" w:hAnsi="Cambria Math"/>
                  <w:lang w:val="en-GB"/>
                </w:rPr>
                <m:t>(</m:t>
              </m:r>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r>
                <w:rPr>
                  <w:rFonts w:ascii="Cambria Math" w:hAnsi="Cambria Math"/>
                  <w:lang w:val="en-GB"/>
                </w:rPr>
                <m:t>,…,</m:t>
              </m:r>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t-n</m:t>
                  </m:r>
                </m:sub>
              </m:sSub>
              <m:r>
                <w:rPr>
                  <w:rFonts w:ascii="Cambria Math" w:hAnsi="Cambria Math"/>
                  <w:lang w:val="en-GB"/>
                </w:rPr>
                <m:t>≤</m:t>
              </m:r>
              <m:r>
                <m:rPr>
                  <m:sty m:val="bi"/>
                </m:rPr>
                <w:rPr>
                  <w:rFonts w:ascii="Cambria Math" w:hAnsi="Cambria Math"/>
                  <w:lang w:val="en-GB"/>
                </w:rPr>
                <m:t>p</m:t>
              </m:r>
              <m:r>
                <w:rPr>
                  <w:rFonts w:ascii="Cambria Math" w:hAnsi="Cambria Math"/>
                  <w:lang w:val="en-GB"/>
                </w:rPr>
                <m:t>]#</m:t>
              </m:r>
              <m:d>
                <m:dPr>
                  <m:ctrlPr>
                    <w:rPr>
                      <w:rFonts w:ascii="Cambria Math" w:hAnsi="Cambria Math"/>
                      <w:i/>
                      <w:lang w:val="en-US"/>
                    </w:rPr>
                  </m:ctrlPr>
                </m:dPr>
                <m:e>
                  <m:r>
                    <w:rPr>
                      <w:rFonts w:ascii="Cambria Math" w:hAnsi="Cambria Math"/>
                      <w:lang w:val="en-US"/>
                    </w:rPr>
                    <m:t>20</m:t>
                  </m:r>
                </m:e>
              </m:d>
            </m:e>
          </m:eqArr>
        </m:oMath>
      </m:oMathPara>
    </w:p>
    <w:p w14:paraId="5CB33FE8" w14:textId="74ED896A" w:rsidR="003F7343" w:rsidRDefault="00FF186E" w:rsidP="0080423C">
      <w:pPr>
        <w:spacing w:line="360" w:lineRule="auto"/>
        <w:jc w:val="both"/>
        <w:rPr>
          <w:lang w:val="en-US"/>
        </w:rPr>
      </w:pPr>
      <w:r>
        <w:rPr>
          <w:lang w:val="en-GB"/>
        </w:rPr>
        <w:t>w</w:t>
      </w:r>
      <w:r w:rsidR="00AE5E69">
        <w:rPr>
          <w:lang w:val="en-GB"/>
        </w:rPr>
        <w:t xml:space="preserve">here </w:t>
      </w:r>
      <m:oMath>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r>
          <w:rPr>
            <w:rFonts w:ascii="Cambria Math" w:hAnsi="Cambria Math"/>
            <w:lang w:val="en-GB"/>
          </w:rPr>
          <m:t>=(</m:t>
        </m:r>
        <m:sSub>
          <m:sSubPr>
            <m:ctrlPr>
              <w:rPr>
                <w:rFonts w:ascii="Cambria Math" w:hAnsi="Cambria Math"/>
                <w:i/>
                <w:lang w:val="en-US"/>
              </w:rPr>
            </m:ctrlPr>
          </m:sSubPr>
          <m:e>
            <m:r>
              <m:rPr>
                <m:sty m:val="bi"/>
              </m:rPr>
              <w:rPr>
                <w:rFonts w:ascii="Cambria Math" w:hAnsi="Cambria Math"/>
                <w:lang w:val="en-US"/>
              </w:rPr>
              <m:t>p</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p</m:t>
            </m:r>
          </m:e>
          <m:sub>
            <m:r>
              <w:rPr>
                <w:rFonts w:ascii="Cambria Math" w:hAnsi="Cambria Math"/>
                <w:lang w:val="en-US"/>
              </w:rPr>
              <m:t>t-n</m:t>
            </m:r>
          </m:sub>
        </m:sSub>
        <m:r>
          <w:rPr>
            <w:rFonts w:ascii="Cambria Math" w:hAnsi="Cambria Math"/>
            <w:lang w:val="en-US"/>
          </w:rPr>
          <m:t>)</m:t>
        </m:r>
      </m:oMath>
      <w:r w:rsidR="008D1BA8">
        <w:rPr>
          <w:lang w:val="en-US"/>
        </w:rPr>
        <w:t xml:space="preserve"> includes lagged realizations of all prices.</w:t>
      </w:r>
      <w:r w:rsidR="002A1622">
        <w:rPr>
          <w:lang w:val="en-US"/>
        </w:rPr>
        <w:t xml:space="preserve"> To e</w:t>
      </w:r>
      <w:r w:rsidR="006E0371">
        <w:rPr>
          <w:lang w:val="en-US"/>
        </w:rPr>
        <w:t xml:space="preserve">stimate </w:t>
      </w:r>
      <w:r w:rsidR="00D16D71">
        <w:rPr>
          <w:lang w:val="en-US"/>
        </w:rPr>
        <w:t xml:space="preserve">the joint distribution </w:t>
      </w:r>
      <m:oMath>
        <m:r>
          <w:rPr>
            <w:rFonts w:ascii="Cambria Math" w:hAnsi="Cambria Math"/>
            <w:lang w:val="en-US"/>
          </w:rPr>
          <m:t>F</m:t>
        </m:r>
      </m:oMath>
      <w:r w:rsidR="00A44882">
        <w:rPr>
          <w:lang w:val="en-US"/>
        </w:rPr>
        <w:t xml:space="preserve">, we first derive the marginal </w:t>
      </w:r>
      <w:proofErr w:type="spellStart"/>
      <w:r w:rsidR="00A44882">
        <w:rPr>
          <w:lang w:val="en-US"/>
        </w:rPr>
        <w:t>distribution</w:t>
      </w:r>
      <w:proofErr w:type="spellEnd"/>
      <w:r w:rsidR="00A44882">
        <w:rPr>
          <w:lang w:val="en-US"/>
        </w:rPr>
        <w:t xml:space="preserve"> functions</w:t>
      </w:r>
      <w:r w:rsidR="00F73675">
        <w:rPr>
          <w:lang w:val="en-US"/>
        </w:rPr>
        <w:t xml:space="preserve"> using a QVAR model</w:t>
      </w:r>
      <w:r w:rsidR="00780C14">
        <w:rPr>
          <w:lang w:val="en-US"/>
        </w:rPr>
        <w:t>:</w:t>
      </w:r>
    </w:p>
    <w:p w14:paraId="4E524C28" w14:textId="189A3A29" w:rsidR="00120039" w:rsidRPr="003F7343" w:rsidRDefault="00000000" w:rsidP="00120039">
      <w:pPr>
        <w:spacing w:line="360" w:lineRule="auto"/>
        <w:jc w:val="both"/>
        <w:rPr>
          <w:lang w:val="en-GB"/>
        </w:rPr>
      </w:pPr>
      <m:oMathPara>
        <m:oMath>
          <m:eqArr>
            <m:eqArrPr>
              <m:maxDist m:val="1"/>
              <m:ctrlPr>
                <w:rPr>
                  <w:rFonts w:ascii="Cambria Math" w:hAnsi="Cambria Math"/>
                  <w:i/>
                  <w:lang w:val="en-GB"/>
                </w:rPr>
              </m:ctrlPr>
            </m:eqArrPr>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N</m:t>
                  </m:r>
                </m:sub>
              </m:sSub>
              <m:d>
                <m:dPr>
                  <m:ctrlPr>
                    <w:rPr>
                      <w:rFonts w:ascii="Cambria Math" w:hAnsi="Cambria Math"/>
                      <w:i/>
                      <w:lang w:val="en-GB"/>
                    </w:rPr>
                  </m:ctrlPr>
                </m:dPr>
                <m:e>
                  <m:sSub>
                    <m:sSubPr>
                      <m:ctrlPr>
                        <w:rPr>
                          <w:rFonts w:ascii="Cambria Math" w:hAnsi="Cambria Math"/>
                          <w:bCs/>
                          <w:i/>
                          <w:lang w:val="en-GB"/>
                        </w:rPr>
                      </m:ctrlPr>
                    </m:sSubPr>
                    <m:e>
                      <m:r>
                        <w:rPr>
                          <w:rFonts w:ascii="Cambria Math" w:hAnsi="Cambria Math"/>
                          <w:lang w:val="en-GB"/>
                        </w:rPr>
                        <m:t>p</m:t>
                      </m:r>
                    </m:e>
                    <m:sub>
                      <m:r>
                        <w:rPr>
                          <w:rFonts w:ascii="Cambria Math" w:hAnsi="Cambria Math"/>
                          <w:lang w:val="en-GB"/>
                        </w:rPr>
                        <m:t>N</m:t>
                      </m:r>
                    </m:sub>
                  </m:sSub>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e>
              </m:d>
              <m:r>
                <w:rPr>
                  <w:rFonts w:ascii="Cambria Math" w:hAnsi="Cambria Math"/>
                  <w:lang w:val="en-GB"/>
                </w:rPr>
                <m:t>=Prob[</m:t>
              </m:r>
              <m:sSub>
                <m:sSubPr>
                  <m:ctrlPr>
                    <w:rPr>
                      <w:rFonts w:ascii="Cambria Math" w:hAnsi="Cambria Math"/>
                      <w:b/>
                      <w:i/>
                      <w:lang w:val="en-GB"/>
                    </w:rPr>
                  </m:ctrlPr>
                </m:sSubPr>
                <m:e>
                  <m:r>
                    <m:rPr>
                      <m:sty m:val="bi"/>
                    </m:rPr>
                    <w:rPr>
                      <w:rFonts w:ascii="Cambria Math" w:hAnsi="Cambria Math"/>
                      <w:lang w:val="en-GB"/>
                    </w:rPr>
                    <m:t>g</m:t>
                  </m:r>
                </m:e>
                <m:sub>
                  <m:r>
                    <w:rPr>
                      <w:rFonts w:ascii="Cambria Math" w:hAnsi="Cambria Math"/>
                      <w:lang w:val="en-GB"/>
                    </w:rPr>
                    <m:t>N</m:t>
                  </m:r>
                </m:sub>
              </m:sSub>
              <m:r>
                <w:rPr>
                  <w:rFonts w:ascii="Cambria Math" w:hAnsi="Cambria Math"/>
                  <w:lang w:val="en-GB"/>
                </w:rPr>
                <m:t>(</m:t>
              </m:r>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r>
                <w:rPr>
                  <w:rFonts w:ascii="Cambria Math" w:hAnsi="Cambria Math"/>
                  <w:lang w:val="en-GB"/>
                </w:rPr>
                <m:t>,…,</m:t>
              </m:r>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t-n</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N</m:t>
                  </m:r>
                </m:sub>
              </m:sSub>
              <m:r>
                <w:rPr>
                  <w:rFonts w:ascii="Cambria Math" w:hAnsi="Cambria Math"/>
                  <w:lang w:val="en-GB"/>
                </w:rPr>
                <m:t>]#</m:t>
              </m:r>
              <m:d>
                <m:dPr>
                  <m:ctrlPr>
                    <w:rPr>
                      <w:rFonts w:ascii="Cambria Math" w:hAnsi="Cambria Math"/>
                      <w:i/>
                      <w:lang w:val="en-US"/>
                    </w:rPr>
                  </m:ctrlPr>
                </m:dPr>
                <m:e>
                  <m:r>
                    <w:rPr>
                      <w:rFonts w:ascii="Cambria Math" w:hAnsi="Cambria Math"/>
                      <w:lang w:val="en-US"/>
                    </w:rPr>
                    <m:t>21a</m:t>
                  </m:r>
                </m:e>
              </m:d>
            </m:e>
          </m:eqArr>
        </m:oMath>
      </m:oMathPara>
    </w:p>
    <w:p w14:paraId="3BF37F58" w14:textId="72D0DB0D" w:rsidR="009A3221" w:rsidRPr="00FD147C" w:rsidRDefault="00000000" w:rsidP="0080423C">
      <w:pPr>
        <w:spacing w:line="360" w:lineRule="auto"/>
        <w:jc w:val="both"/>
        <w:rPr>
          <w:lang w:val="en-US"/>
        </w:rPr>
      </w:pPr>
      <m:oMathPara>
        <m:oMath>
          <m:eqArr>
            <m:eqArrPr>
              <m:maxDist m:val="1"/>
              <m:ctrlPr>
                <w:rPr>
                  <w:rFonts w:ascii="Cambria Math" w:hAnsi="Cambria Math"/>
                  <w:i/>
                  <w:lang w:val="en-US"/>
                </w:rPr>
              </m:ctrlPr>
            </m:eqArrPr>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w</m:t>
                  </m:r>
                </m:sub>
              </m:sSub>
              <m:d>
                <m:dPr>
                  <m:ctrlPr>
                    <w:rPr>
                      <w:rFonts w:ascii="Cambria Math" w:hAnsi="Cambria Math"/>
                      <w:i/>
                      <w:lang w:val="en-GB"/>
                    </w:rPr>
                  </m:ctrlPr>
                </m:dPr>
                <m:e>
                  <m:sSub>
                    <m:sSubPr>
                      <m:ctrlPr>
                        <w:rPr>
                          <w:rFonts w:ascii="Cambria Math" w:hAnsi="Cambria Math"/>
                          <w:bCs/>
                          <w:i/>
                          <w:lang w:val="en-GB"/>
                        </w:rPr>
                      </m:ctrlPr>
                    </m:sSubPr>
                    <m:e>
                      <m:r>
                        <w:rPr>
                          <w:rFonts w:ascii="Cambria Math" w:hAnsi="Cambria Math"/>
                          <w:lang w:val="en-GB"/>
                        </w:rPr>
                        <m:t>p</m:t>
                      </m:r>
                    </m:e>
                    <m:sub>
                      <m:r>
                        <w:rPr>
                          <w:rFonts w:ascii="Cambria Math" w:hAnsi="Cambria Math"/>
                          <w:lang w:val="en-GB"/>
                        </w:rPr>
                        <m:t>w</m:t>
                      </m:r>
                    </m:sub>
                  </m:sSub>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e>
              </m:d>
              <m:r>
                <w:rPr>
                  <w:rFonts w:ascii="Cambria Math" w:hAnsi="Cambria Math"/>
                  <w:lang w:val="en-GB"/>
                </w:rPr>
                <m:t>=Prob[</m:t>
              </m:r>
              <m:sSub>
                <m:sSubPr>
                  <m:ctrlPr>
                    <w:rPr>
                      <w:rFonts w:ascii="Cambria Math" w:hAnsi="Cambria Math"/>
                      <w:b/>
                      <w:i/>
                      <w:lang w:val="en-GB"/>
                    </w:rPr>
                  </m:ctrlPr>
                </m:sSubPr>
                <m:e>
                  <m:r>
                    <m:rPr>
                      <m:sty m:val="bi"/>
                    </m:rPr>
                    <w:rPr>
                      <w:rFonts w:ascii="Cambria Math" w:hAnsi="Cambria Math"/>
                      <w:lang w:val="en-GB"/>
                    </w:rPr>
                    <m:t>g</m:t>
                  </m:r>
                </m:e>
                <m:sub>
                  <m: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r>
                <w:rPr>
                  <w:rFonts w:ascii="Cambria Math" w:hAnsi="Cambria Math"/>
                  <w:lang w:val="en-GB"/>
                </w:rPr>
                <m:t>,…,</m:t>
              </m:r>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t-n</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w</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21</m:t>
                  </m:r>
                  <m:r>
                    <m:rPr>
                      <m:sty m:val="p"/>
                    </m:rPr>
                    <w:rPr>
                      <w:rFonts w:ascii="Cambria Math" w:hAnsi="Cambria Math"/>
                      <w:lang w:val="en-US"/>
                    </w:rPr>
                    <m:t>b</m:t>
                  </m:r>
                </m:e>
              </m:d>
            </m:e>
          </m:eqArr>
        </m:oMath>
      </m:oMathPara>
    </w:p>
    <w:p w14:paraId="4FB06941" w14:textId="7C6D9093" w:rsidR="00FD147C" w:rsidRDefault="00163B36" w:rsidP="0080423C">
      <w:pPr>
        <w:spacing w:line="360" w:lineRule="auto"/>
        <w:jc w:val="both"/>
        <w:rPr>
          <w:lang w:val="en-US"/>
        </w:rPr>
      </w:pPr>
      <w:r>
        <w:rPr>
          <w:lang w:val="en-US"/>
        </w:rPr>
        <w:t xml:space="preserve">We then </w:t>
      </w:r>
      <w:r w:rsidR="001519A3">
        <w:rPr>
          <w:lang w:val="en-US"/>
        </w:rPr>
        <w:t xml:space="preserve">rely on </w:t>
      </w:r>
      <w:proofErr w:type="spellStart"/>
      <w:r w:rsidR="001519A3">
        <w:rPr>
          <w:lang w:val="en-US"/>
        </w:rPr>
        <w:t>Sklar</w:t>
      </w:r>
      <w:r w:rsidR="00A44C36">
        <w:rPr>
          <w:lang w:val="en-US"/>
        </w:rPr>
        <w:t>’s</w:t>
      </w:r>
      <w:proofErr w:type="spellEnd"/>
      <w:r w:rsidR="00A44C36">
        <w:rPr>
          <w:lang w:val="en-US"/>
        </w:rPr>
        <w:t xml:space="preserve"> theorem </w:t>
      </w:r>
      <w:r w:rsidR="00800918">
        <w:rPr>
          <w:lang w:val="en-US"/>
        </w:rPr>
        <w:fldChar w:fldCharType="begin"/>
      </w:r>
      <w:r w:rsidR="00800918">
        <w:rPr>
          <w:lang w:val="en-US"/>
        </w:rPr>
        <w:instrText xml:space="preserve"> ADDIN ZOTERO_ITEM CSL_CITATION {"citationID":"1dl9p478","properties":{"formattedCitation":"(Sklar, 1959)","plainCitation":"(Sklar, 1959)","noteIndex":0},"citationItems":[{"id":127078,"uris":["http://zotero.org/users/14812719/items/BQSGYBJU"],"itemData":{"id":127078,"type":"book","publisher":"Université Paris 8","title":"Fonctions de Répartition À N Dimensions Et Leurs Marges","URL":"https://books.google.nl/books?id=nreSmAEACAAJ","author":[{"family":"Sklar","given":"M."}],"issued":{"date-parts":[["1959"]]}}}],"schema":"https://github.com/citation-style-language/schema/raw/master/csl-citation.json"} </w:instrText>
      </w:r>
      <w:r w:rsidR="00800918">
        <w:rPr>
          <w:lang w:val="en-US"/>
        </w:rPr>
        <w:fldChar w:fldCharType="separate"/>
      </w:r>
      <w:r w:rsidR="00800918" w:rsidRPr="00800918">
        <w:rPr>
          <w:lang w:val="en-GB"/>
        </w:rPr>
        <w:t>(</w:t>
      </w:r>
      <w:proofErr w:type="spellStart"/>
      <w:r w:rsidR="00800918" w:rsidRPr="00800918">
        <w:rPr>
          <w:lang w:val="en-GB"/>
        </w:rPr>
        <w:t>Sklar</w:t>
      </w:r>
      <w:proofErr w:type="spellEnd"/>
      <w:r w:rsidR="00800918" w:rsidRPr="00800918">
        <w:rPr>
          <w:lang w:val="en-GB"/>
        </w:rPr>
        <w:t>, 1959)</w:t>
      </w:r>
      <w:r w:rsidR="00800918">
        <w:rPr>
          <w:lang w:val="en-US"/>
        </w:rPr>
        <w:fldChar w:fldCharType="end"/>
      </w:r>
      <w:r w:rsidR="00A22DDB">
        <w:rPr>
          <w:lang w:val="en-US"/>
        </w:rPr>
        <w:t xml:space="preserve">, </w:t>
      </w:r>
      <w:r w:rsidR="006314B2">
        <w:rPr>
          <w:lang w:val="en-US"/>
        </w:rPr>
        <w:t>and</w:t>
      </w:r>
      <w:r w:rsidR="00D46230">
        <w:rPr>
          <w:lang w:val="en-US"/>
        </w:rPr>
        <w:t xml:space="preserve"> us</w:t>
      </w:r>
      <w:r w:rsidR="006314B2">
        <w:rPr>
          <w:lang w:val="en-US"/>
        </w:rPr>
        <w:t>e</w:t>
      </w:r>
      <w:r w:rsidR="00D46230">
        <w:rPr>
          <w:lang w:val="en-US"/>
        </w:rPr>
        <w:t xml:space="preserve"> a </w:t>
      </w:r>
      <w:r w:rsidR="00F27B2E">
        <w:rPr>
          <w:lang w:val="en-US"/>
        </w:rPr>
        <w:t xml:space="preserve">copula </w:t>
      </w:r>
      <m:oMath>
        <m:r>
          <w:rPr>
            <w:rFonts w:ascii="Cambria Math" w:hAnsi="Cambria Math"/>
            <w:lang w:val="en-US"/>
          </w:rPr>
          <m:t>C</m:t>
        </m:r>
      </m:oMath>
      <w:r w:rsidR="00F27B2E">
        <w:rPr>
          <w:lang w:val="en-US"/>
        </w:rPr>
        <w:t xml:space="preserve"> </w:t>
      </w:r>
      <w:r w:rsidR="00C35D31">
        <w:rPr>
          <w:lang w:val="en-US"/>
        </w:rPr>
        <w:fldChar w:fldCharType="begin"/>
      </w:r>
      <w:r w:rsidR="00C35D31">
        <w:rPr>
          <w:lang w:val="en-US"/>
        </w:rPr>
        <w:instrText xml:space="preserve"> ADDIN ZOTERO_ITEM CSL_CITATION {"citationID":"bWmKFvvO","properties":{"formattedCitation":"(Nelsen, 2006)","plainCitation":"(Nelsen, 2006)","noteIndex":0},"citationItems":[{"id":127079,"uris":["http://zotero.org/users/14812719/items/VTWEBCT2"],"itemData":{"id":127079,"type":"book","collection-title":"Springer Series in Statistics","event-place":"New York, NY","ISBN":"978-0-387-28659-4","language":"en","license":"http://www.springer.com/tdm","note":"DOI: 10.1007/0-387-28678-0","publisher":"Springer","publisher-place":"New York, NY","source":"DOI.org (Crossref)","title":"An Introduction to Copulas","URL":"http://link.springer.com/10.1007/0-387-28678-0","author":[{"family":"Nelsen","given":""}],"accessed":{"date-parts":[["2025",8,21]]},"issued":{"date-parts":[["2006"]]}}}],"schema":"https://github.com/citation-style-language/schema/raw/master/csl-citation.json"} </w:instrText>
      </w:r>
      <w:r w:rsidR="00C35D31">
        <w:rPr>
          <w:lang w:val="en-US"/>
        </w:rPr>
        <w:fldChar w:fldCharType="separate"/>
      </w:r>
      <w:r w:rsidR="00C35D31" w:rsidRPr="00C35D31">
        <w:rPr>
          <w:lang w:val="en-GB"/>
        </w:rPr>
        <w:t>(Nelsen, 2006)</w:t>
      </w:r>
      <w:r w:rsidR="00C35D31">
        <w:rPr>
          <w:lang w:val="en-US"/>
        </w:rPr>
        <w:fldChar w:fldCharType="end"/>
      </w:r>
      <w:r w:rsidR="00C35D31">
        <w:rPr>
          <w:lang w:val="en-US"/>
        </w:rPr>
        <w:t xml:space="preserve"> </w:t>
      </w:r>
      <w:r w:rsidR="000F0B3D">
        <w:rPr>
          <w:lang w:val="en-US"/>
        </w:rPr>
        <w:t>to estimate</w:t>
      </w:r>
      <w:r w:rsidR="00D14A42">
        <w:rPr>
          <w:lang w:val="en-US"/>
        </w:rPr>
        <w:t xml:space="preserve"> the following relationship:</w:t>
      </w:r>
    </w:p>
    <w:p w14:paraId="2AD982B1" w14:textId="363D2AE3" w:rsidR="005F5EF5" w:rsidRPr="006157D3" w:rsidRDefault="00000000" w:rsidP="004E1A37">
      <w:pPr>
        <w:spacing w:line="360" w:lineRule="auto"/>
        <w:jc w:val="both"/>
        <w:rPr>
          <w:lang w:val="en-GB"/>
        </w:rPr>
      </w:pPr>
      <m:oMathPara>
        <m:oMath>
          <m:eqArr>
            <m:eqArrPr>
              <m:maxDist m:val="1"/>
              <m:ctrlPr>
                <w:rPr>
                  <w:rFonts w:ascii="Cambria Math" w:hAnsi="Cambria Math"/>
                  <w:i/>
                  <w:lang w:val="en-GB"/>
                </w:rPr>
              </m:ctrlPr>
            </m:eqArrPr>
            <m:e>
              <m:r>
                <w:rPr>
                  <w:rFonts w:ascii="Cambria Math" w:hAnsi="Cambria Math"/>
                  <w:lang w:val="en-GB"/>
                </w:rPr>
                <m:t>F</m:t>
              </m:r>
              <m:d>
                <m:dPr>
                  <m:ctrlPr>
                    <w:rPr>
                      <w:rFonts w:ascii="Cambria Math" w:hAnsi="Cambria Math"/>
                      <w:i/>
                      <w:lang w:val="en-GB"/>
                    </w:rPr>
                  </m:ctrlPr>
                </m:dPr>
                <m:e>
                  <m:r>
                    <m:rPr>
                      <m:sty m:val="bi"/>
                    </m:rPr>
                    <w:rPr>
                      <w:rFonts w:ascii="Cambria Math" w:hAnsi="Cambria Math"/>
                      <w:lang w:val="en-GB"/>
                    </w:rPr>
                    <m:t>p</m:t>
                  </m:r>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e>
              </m:d>
              <m:r>
                <w:rPr>
                  <w:rFonts w:ascii="Cambria Math" w:hAnsi="Cambria Math"/>
                  <w:lang w:val="en-GB"/>
                </w:rPr>
                <m:t>=C</m:t>
              </m:r>
              <m:d>
                <m:dPr>
                  <m:begChr m:val="["/>
                  <m:endChr m:val="]"/>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N</m:t>
                      </m:r>
                    </m:sub>
                  </m:sSub>
                  <m:d>
                    <m:dPr>
                      <m:ctrlPr>
                        <w:rPr>
                          <w:rFonts w:ascii="Cambria Math" w:hAnsi="Cambria Math"/>
                          <w:i/>
                          <w:lang w:val="en-GB"/>
                        </w:rPr>
                      </m:ctrlPr>
                    </m:dPr>
                    <m:e>
                      <m:sSub>
                        <m:sSubPr>
                          <m:ctrlPr>
                            <w:rPr>
                              <w:rFonts w:ascii="Cambria Math" w:hAnsi="Cambria Math"/>
                              <w:bCs/>
                              <w:i/>
                              <w:lang w:val="en-GB"/>
                            </w:rPr>
                          </m:ctrlPr>
                        </m:sSubPr>
                        <m:e>
                          <m:r>
                            <w:rPr>
                              <w:rFonts w:ascii="Cambria Math" w:hAnsi="Cambria Math"/>
                              <w:lang w:val="en-GB"/>
                            </w:rPr>
                            <m:t>p</m:t>
                          </m:r>
                        </m:e>
                        <m:sub>
                          <m:r>
                            <w:rPr>
                              <w:rFonts w:ascii="Cambria Math" w:hAnsi="Cambria Math"/>
                              <w:lang w:val="en-GB"/>
                            </w:rPr>
                            <m:t>N</m:t>
                          </m:r>
                        </m:sub>
                      </m:sSub>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e>
                  </m:d>
                  <m:r>
                    <w:rPr>
                      <w:rFonts w:ascii="Cambria Math" w:hAnsi="Cambria Math"/>
                      <w:lang w:val="en-GB"/>
                    </w:rPr>
                    <m:t>,</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w</m:t>
                      </m:r>
                    </m:sub>
                  </m:sSub>
                  <m:d>
                    <m:dPr>
                      <m:ctrlPr>
                        <w:rPr>
                          <w:rFonts w:ascii="Cambria Math" w:hAnsi="Cambria Math"/>
                          <w:i/>
                          <w:lang w:val="en-GB"/>
                        </w:rPr>
                      </m:ctrlPr>
                    </m:dPr>
                    <m:e>
                      <m:sSub>
                        <m:sSubPr>
                          <m:ctrlPr>
                            <w:rPr>
                              <w:rFonts w:ascii="Cambria Math" w:hAnsi="Cambria Math"/>
                              <w:bCs/>
                              <w:i/>
                              <w:lang w:val="en-GB"/>
                            </w:rPr>
                          </m:ctrlPr>
                        </m:sSubPr>
                        <m:e>
                          <m:r>
                            <w:rPr>
                              <w:rFonts w:ascii="Cambria Math" w:hAnsi="Cambria Math"/>
                              <w:lang w:val="en-GB"/>
                            </w:rPr>
                            <m:t>p</m:t>
                          </m:r>
                        </m:e>
                        <m:sub>
                          <m:r>
                            <w:rPr>
                              <w:rFonts w:ascii="Cambria Math" w:hAnsi="Cambria Math"/>
                              <w:lang w:val="en-GB"/>
                            </w:rPr>
                            <m:t>w</m:t>
                          </m:r>
                        </m:sub>
                      </m:sSub>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e>
                  </m:d>
                </m:e>
              </m:d>
              <m:r>
                <w:rPr>
                  <w:rFonts w:ascii="Cambria Math" w:hAnsi="Cambria Math"/>
                  <w:lang w:val="en-GB"/>
                </w:rPr>
                <m:t>#</m:t>
              </m:r>
              <m:d>
                <m:dPr>
                  <m:ctrlPr>
                    <w:rPr>
                      <w:rFonts w:ascii="Cambria Math" w:hAnsi="Cambria Math"/>
                      <w:i/>
                      <w:lang w:val="en-GB"/>
                    </w:rPr>
                  </m:ctrlPr>
                </m:dPr>
                <m:e>
                  <m:r>
                    <w:rPr>
                      <w:rFonts w:ascii="Cambria Math" w:hAnsi="Cambria Math"/>
                      <w:lang w:val="en-GB"/>
                    </w:rPr>
                    <m:t>22</m:t>
                  </m:r>
                </m:e>
              </m:d>
            </m:e>
          </m:eqArr>
        </m:oMath>
      </m:oMathPara>
    </w:p>
    <w:p w14:paraId="4EF2A602" w14:textId="77777777" w:rsidR="001E3192" w:rsidRDefault="001E3192" w:rsidP="001E3192">
      <w:pPr>
        <w:pStyle w:val="Heading2"/>
        <w:rPr>
          <w:lang w:val="en-US"/>
        </w:rPr>
      </w:pPr>
      <w:r>
        <w:rPr>
          <w:lang w:val="en-US"/>
        </w:rPr>
        <w:t>Adjusted c</w:t>
      </w:r>
      <w:r w:rsidRPr="00FF28A2">
        <w:rPr>
          <w:lang w:val="en-US"/>
        </w:rPr>
        <w:t>ontract pricing</w:t>
      </w:r>
      <w:r>
        <w:rPr>
          <w:lang w:val="en-US"/>
        </w:rPr>
        <w:t xml:space="preserve"> </w:t>
      </w:r>
    </w:p>
    <w:p w14:paraId="61CF7B0C" w14:textId="6161C612" w:rsidR="00EC7DC2" w:rsidRDefault="00E565E8" w:rsidP="001E3192">
      <w:pPr>
        <w:spacing w:line="360" w:lineRule="auto"/>
        <w:jc w:val="both"/>
        <w:rPr>
          <w:lang w:val="en-GB"/>
        </w:rPr>
      </w:pPr>
      <w:r>
        <w:rPr>
          <w:lang w:val="en-GB"/>
        </w:rPr>
        <w:t xml:space="preserve">We </w:t>
      </w:r>
      <w:r w:rsidR="00583A6F">
        <w:rPr>
          <w:lang w:val="en-GB"/>
        </w:rPr>
        <w:t>derive</w:t>
      </w:r>
      <w:r w:rsidR="009051EB">
        <w:rPr>
          <w:lang w:val="en-GB"/>
        </w:rPr>
        <w:t xml:space="preserve"> the contract pricing with a burn analysis</w:t>
      </w:r>
      <w:r w:rsidR="0056037D">
        <w:rPr>
          <w:lang w:val="en-GB"/>
        </w:rPr>
        <w:t>.</w:t>
      </w:r>
      <w:r w:rsidR="00733C8F">
        <w:rPr>
          <w:lang w:val="en-GB"/>
        </w:rPr>
        <w:t xml:space="preserve"> </w:t>
      </w:r>
      <w:r w:rsidR="003818C7">
        <w:rPr>
          <w:lang w:val="en-GB"/>
        </w:rPr>
        <w:t>We implement this</w:t>
      </w:r>
      <w:r w:rsidR="00733C8F">
        <w:rPr>
          <w:lang w:val="en-GB"/>
        </w:rPr>
        <w:t xml:space="preserve"> by </w:t>
      </w:r>
      <w:r w:rsidR="006817EE">
        <w:rPr>
          <w:lang w:val="en-GB"/>
        </w:rPr>
        <w:t>determin</w:t>
      </w:r>
      <w:r w:rsidR="00733C8F">
        <w:rPr>
          <w:lang w:val="en-GB"/>
        </w:rPr>
        <w:t>ing</w:t>
      </w:r>
      <w:r w:rsidR="006817EE">
        <w:rPr>
          <w:lang w:val="en-GB"/>
        </w:rPr>
        <w:t xml:space="preserve"> the</w:t>
      </w:r>
      <w:r w:rsidR="004C508E">
        <w:rPr>
          <w:lang w:val="en-GB"/>
        </w:rPr>
        <w:t xml:space="preserve"> discounted average</w:t>
      </w:r>
      <w:r w:rsidR="006817EE">
        <w:rPr>
          <w:lang w:val="en-GB"/>
        </w:rPr>
        <w:t xml:space="preserve"> payoff of the contract</w:t>
      </w:r>
      <w:r w:rsidR="00A51A30" w:rsidRPr="00A51A30">
        <w:rPr>
          <w:lang w:val="en-GB"/>
        </w:rPr>
        <w:t xml:space="preserve"> </w:t>
      </w:r>
      <w:r w:rsidR="00A51A30">
        <w:rPr>
          <w:lang w:val="en-GB"/>
        </w:rPr>
        <w:t xml:space="preserve">over </w:t>
      </w:r>
      <m:oMath>
        <m:r>
          <w:rPr>
            <w:rFonts w:ascii="Cambria Math" w:hAnsi="Cambria Math"/>
            <w:lang w:val="en-GB"/>
          </w:rPr>
          <m:t>n</m:t>
        </m:r>
      </m:oMath>
      <w:r w:rsidR="00A51A30">
        <w:rPr>
          <w:lang w:val="en-GB"/>
        </w:rPr>
        <w:t xml:space="preserve"> </w:t>
      </w:r>
      <w:r w:rsidR="0098419A">
        <w:rPr>
          <w:lang w:val="en-GB"/>
        </w:rPr>
        <w:t>simulations</w:t>
      </w:r>
      <w:r w:rsidR="00EC5D92">
        <w:rPr>
          <w:lang w:val="en-GB"/>
        </w:rPr>
        <w:t xml:space="preserve">. </w:t>
      </w:r>
      <w:r w:rsidR="00BB6755">
        <w:rPr>
          <w:lang w:val="en-GB"/>
        </w:rPr>
        <w:t xml:space="preserve">The general pricing formula </w:t>
      </w:r>
      <w:r w:rsidR="0034443E">
        <w:rPr>
          <w:lang w:val="en-GB"/>
        </w:rPr>
        <w:t>(Eq. 11) is then implemented as follows:</w:t>
      </w:r>
    </w:p>
    <w:p w14:paraId="6763982F" w14:textId="2813409D" w:rsidR="000455E3" w:rsidRDefault="00000000" w:rsidP="000455E3">
      <w:pPr>
        <w:spacing w:line="360" w:lineRule="auto"/>
        <w:jc w:val="both"/>
        <w:rPr>
          <w:lang w:val="en-US"/>
        </w:rPr>
      </w:pPr>
      <m:oMathPara>
        <m:oMath>
          <m:eqArr>
            <m:eqArrPr>
              <m:maxDist m:val="1"/>
              <m:ctrlPr>
                <w:rPr>
                  <w:rFonts w:ascii="Cambria Math" w:hAnsi="Cambria Math"/>
                  <w:i/>
                  <w:lang w:val="en-GB"/>
                </w:rPr>
              </m:ctrlPr>
            </m:eqArrPr>
            <m:e>
              <m:r>
                <m:rPr>
                  <m:sty m:val="p"/>
                </m:rPr>
                <w:rPr>
                  <w:rFonts w:ascii="Cambria Math" w:hAnsi="Cambria Math" w:cs="Calibri"/>
                  <w:lang w:val="en-GB"/>
                </w:rPr>
                <m:t>Γ</m:t>
              </m:r>
              <m:r>
                <w:rPr>
                  <w:rFonts w:ascii="Cambria Math" w:hAnsi="Cambria Math" w:cs="Calibri"/>
                  <w:lang w:val="en-GB"/>
                </w:rPr>
                <m:t>=</m:t>
              </m:r>
              <m:f>
                <m:fPr>
                  <m:ctrlPr>
                    <w:rPr>
                      <w:rFonts w:ascii="Cambria Math" w:hAnsi="Cambria Math" w:cs="Calibri"/>
                      <w:i/>
                      <w:lang w:val="en-GB"/>
                    </w:rPr>
                  </m:ctrlPr>
                </m:fPr>
                <m:num>
                  <m:r>
                    <w:rPr>
                      <w:rFonts w:ascii="Cambria Math" w:hAnsi="Cambria Math" w:cs="Calibri"/>
                      <w:lang w:val="en-GB"/>
                    </w:rPr>
                    <m:t>1</m:t>
                  </m:r>
                </m:num>
                <m:den>
                  <m:r>
                    <w:rPr>
                      <w:rFonts w:ascii="Cambria Math" w:hAnsi="Cambria Math" w:cs="Calibri"/>
                      <w:lang w:val="en-GB"/>
                    </w:rPr>
                    <m:t>n</m:t>
                  </m:r>
                </m:den>
              </m:f>
              <m:nary>
                <m:naryPr>
                  <m:chr m:val="∑"/>
                  <m:limLoc m:val="undOvr"/>
                  <m:ctrlPr>
                    <w:rPr>
                      <w:rFonts w:ascii="Cambria Math" w:hAnsi="Cambria Math" w:cs="Calibri"/>
                      <w:i/>
                      <w:lang w:val="en-GB"/>
                    </w:rPr>
                  </m:ctrlPr>
                </m:naryPr>
                <m:sub>
                  <m:r>
                    <w:rPr>
                      <w:rFonts w:ascii="Cambria Math" w:hAnsi="Cambria Math" w:cs="Calibri"/>
                      <w:lang w:val="en-GB"/>
                    </w:rPr>
                    <m:t>t-1</m:t>
                  </m:r>
                </m:sub>
                <m:sup>
                  <m:r>
                    <w:rPr>
                      <w:rFonts w:ascii="Cambria Math" w:hAnsi="Cambria Math" w:cs="Calibri"/>
                      <w:lang w:val="en-GB"/>
                    </w:rPr>
                    <m:t>n</m:t>
                  </m:r>
                </m:sup>
                <m:e>
                  <m:d>
                    <m:dPr>
                      <m:ctrlPr>
                        <w:rPr>
                          <w:rFonts w:ascii="Cambria Math" w:hAnsi="Cambria Math" w:cs="Calibri"/>
                          <w:i/>
                          <w:lang w:val="en-GB"/>
                        </w:rPr>
                      </m:ctrlPr>
                    </m:dPr>
                    <m:e>
                      <m:r>
                        <w:rPr>
                          <w:rFonts w:ascii="Cambria Math" w:hAnsi="Cambria Math" w:cs="Calibri"/>
                          <w:lang w:val="en-GB"/>
                        </w:rPr>
                        <m:t>I</m:t>
                      </m:r>
                    </m:e>
                  </m:d>
                </m:e>
              </m:nary>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-rT</m:t>
                  </m:r>
                </m:sup>
              </m:sSup>
              <m:r>
                <w:rPr>
                  <w:rFonts w:ascii="Cambria Math" w:hAnsi="Cambria Math" w:cs="Calibri"/>
                  <w:lang w:val="en-GB"/>
                </w:rPr>
                <m:t>#</m:t>
              </m:r>
              <m:d>
                <m:dPr>
                  <m:ctrlPr>
                    <w:rPr>
                      <w:rFonts w:ascii="Cambria Math" w:hAnsi="Cambria Math"/>
                      <w:i/>
                      <w:lang w:val="en-GB"/>
                    </w:rPr>
                  </m:ctrlPr>
                </m:dPr>
                <m:e>
                  <m:r>
                    <w:rPr>
                      <w:rFonts w:ascii="Cambria Math" w:hAnsi="Cambria Math"/>
                      <w:lang w:val="en-GB"/>
                    </w:rPr>
                    <m:t>23</m:t>
                  </m:r>
                </m:e>
              </m:d>
              <m:ctrlPr>
                <w:rPr>
                  <w:rFonts w:ascii="Cambria Math" w:hAnsi="Cambria Math" w:cs="Calibri"/>
                  <w:i/>
                  <w:lang w:val="en-GB"/>
                </w:rPr>
              </m:ctrlPr>
            </m:e>
          </m:eqArr>
        </m:oMath>
      </m:oMathPara>
    </w:p>
    <w:p w14:paraId="5AEA3E44" w14:textId="714DA111" w:rsidR="000455E3" w:rsidRPr="000455E3" w:rsidRDefault="005D0977" w:rsidP="00BD47FA">
      <w:pPr>
        <w:spacing w:line="360" w:lineRule="auto"/>
        <w:jc w:val="both"/>
        <w:rPr>
          <w:lang w:val="en-US"/>
        </w:rPr>
      </w:pPr>
      <w:r>
        <w:rPr>
          <w:lang w:val="en-US"/>
        </w:rPr>
        <w:lastRenderedPageBreak/>
        <w:t>W</w:t>
      </w:r>
      <w:r w:rsidR="00CE3BD2">
        <w:rPr>
          <w:lang w:val="en-US"/>
        </w:rPr>
        <w:t>e specify the</w:t>
      </w:r>
      <w:r w:rsidR="00CB18D7">
        <w:rPr>
          <w:lang w:val="en-US"/>
        </w:rPr>
        <w:t xml:space="preserve"> </w:t>
      </w:r>
      <w:r w:rsidR="00BF1B73">
        <w:rPr>
          <w:lang w:val="en-US"/>
        </w:rPr>
        <w:t xml:space="preserve">assumptions </w:t>
      </w:r>
      <w:r w:rsidR="00CE3BD2">
        <w:rPr>
          <w:lang w:val="en-US"/>
        </w:rPr>
        <w:t xml:space="preserve">needed </w:t>
      </w:r>
      <w:r w:rsidR="00BF1B73">
        <w:rPr>
          <w:lang w:val="en-US"/>
        </w:rPr>
        <w:t>for the calculation</w:t>
      </w:r>
      <w:r>
        <w:rPr>
          <w:lang w:val="en-US"/>
        </w:rPr>
        <w:t xml:space="preserve"> following our decision framework (</w:t>
      </w:r>
      <w:r w:rsidR="00C358D2">
        <w:rPr>
          <w:lang w:val="en-US"/>
        </w:rPr>
        <w:t xml:space="preserve">section </w:t>
      </w:r>
      <w:r>
        <w:rPr>
          <w:highlight w:val="yellow"/>
          <w:lang w:val="en-US"/>
        </w:rPr>
        <w:fldChar w:fldCharType="begin"/>
      </w:r>
      <w:r>
        <w:rPr>
          <w:lang w:val="en-US"/>
        </w:rPr>
        <w:instrText xml:space="preserve"> REF _Ref215050605 \r \h </w:instrText>
      </w:r>
      <w:r>
        <w:rPr>
          <w:highlight w:val="yellow"/>
          <w:lang w:val="en-US"/>
        </w:rPr>
      </w:r>
      <w:r>
        <w:rPr>
          <w:highlight w:val="yellow"/>
          <w:lang w:val="en-US"/>
        </w:rPr>
        <w:fldChar w:fldCharType="separate"/>
      </w:r>
      <w:r>
        <w:rPr>
          <w:lang w:val="en-US"/>
        </w:rPr>
        <w:t>2.3</w:t>
      </w:r>
      <w:r>
        <w:rPr>
          <w:highlight w:val="yellow"/>
          <w:lang w:val="en-US"/>
        </w:rPr>
        <w:fldChar w:fldCharType="end"/>
      </w:r>
      <w:r>
        <w:rPr>
          <w:lang w:val="en-US"/>
        </w:rPr>
        <w:t>)</w:t>
      </w:r>
      <w:r w:rsidR="00CE3BD2">
        <w:rPr>
          <w:lang w:val="en-US"/>
        </w:rPr>
        <w:t>.</w:t>
      </w:r>
      <w:r w:rsidR="00BD47FA">
        <w:rPr>
          <w:lang w:val="en-US"/>
        </w:rPr>
        <w:t xml:space="preserve"> </w:t>
      </w:r>
      <w:r w:rsidR="00C358D2">
        <w:rPr>
          <w:lang w:val="en-US"/>
        </w:rPr>
        <w:t>The</w:t>
      </w:r>
      <w:r w:rsidR="00CB18D7">
        <w:rPr>
          <w:lang w:val="en-US"/>
        </w:rPr>
        <w:t xml:space="preserve"> planning horizon </w:t>
      </w:r>
      <w:r w:rsidR="00C358D2">
        <w:rPr>
          <w:lang w:val="en-US"/>
        </w:rPr>
        <w:t xml:space="preserve">is set for </w:t>
      </w:r>
      <w:r w:rsidR="00CB18D7">
        <w:rPr>
          <w:lang w:val="en-US"/>
        </w:rPr>
        <w:t>one season</w:t>
      </w:r>
      <w:r w:rsidR="005C7E14">
        <w:rPr>
          <w:lang w:val="en-US"/>
        </w:rPr>
        <w:t xml:space="preserve">, while the </w:t>
      </w:r>
      <w:r w:rsidR="00C358D2">
        <w:rPr>
          <w:lang w:val="en-US"/>
        </w:rPr>
        <w:t xml:space="preserve">considered </w:t>
      </w:r>
      <w:r w:rsidR="005C7E14">
        <w:rPr>
          <w:lang w:val="en-US"/>
        </w:rPr>
        <w:t xml:space="preserve">contract duration </w:t>
      </w:r>
      <w:r w:rsidR="00C358D2">
        <w:rPr>
          <w:lang w:val="en-US"/>
        </w:rPr>
        <w:t>is</w:t>
      </w:r>
      <w:r w:rsidR="005C7E14">
        <w:rPr>
          <w:lang w:val="en-US"/>
        </w:rPr>
        <w:t xml:space="preserve"> </w:t>
      </w:r>
      <w:r w:rsidR="00AB13E9">
        <w:rPr>
          <w:lang w:val="en-US"/>
        </w:rPr>
        <w:t xml:space="preserve">six months (from </w:t>
      </w:r>
      <w:r w:rsidR="009C27EF">
        <w:rPr>
          <w:lang w:val="en-US"/>
        </w:rPr>
        <w:t xml:space="preserve">crop choice/planting in </w:t>
      </w:r>
      <w:r w:rsidR="00241D09">
        <w:rPr>
          <w:lang w:val="en-US"/>
        </w:rPr>
        <w:t>early October</w:t>
      </w:r>
      <w:r w:rsidR="000B0272">
        <w:rPr>
          <w:lang w:val="en-US"/>
        </w:rPr>
        <w:t xml:space="preserve"> </w:t>
      </w:r>
      <w:r w:rsidR="009C27EF">
        <w:rPr>
          <w:lang w:val="en-US"/>
        </w:rPr>
        <w:t xml:space="preserve"> to the first fertilizer application in early </w:t>
      </w:r>
      <w:r w:rsidR="00241D09">
        <w:rPr>
          <w:lang w:val="en-US"/>
        </w:rPr>
        <w:t>M</w:t>
      </w:r>
      <w:r w:rsidR="009C27EF">
        <w:rPr>
          <w:lang w:val="en-US"/>
        </w:rPr>
        <w:t>arch)</w:t>
      </w:r>
      <w:r w:rsidR="003142D8">
        <w:rPr>
          <w:lang w:val="en-US"/>
        </w:rPr>
        <w:t xml:space="preserve">. </w:t>
      </w:r>
      <w:r w:rsidR="00BA427B">
        <w:rPr>
          <w:lang w:val="en-US"/>
        </w:rPr>
        <w:t>Different</w:t>
      </w:r>
      <w:r w:rsidR="00C0447A">
        <w:rPr>
          <w:lang w:val="en-US"/>
        </w:rPr>
        <w:t xml:space="preserve"> strike prices will be </w:t>
      </w:r>
      <w:r w:rsidR="00BA427B">
        <w:rPr>
          <w:lang w:val="en-US"/>
        </w:rPr>
        <w:t>analyzed</w:t>
      </w:r>
      <w:r w:rsidR="00C0447A">
        <w:rPr>
          <w:lang w:val="en-US"/>
        </w:rPr>
        <w:t xml:space="preserve"> based on the price distribution</w:t>
      </w:r>
      <w:r w:rsidR="00677751">
        <w:rPr>
          <w:lang w:val="en-US"/>
        </w:rPr>
        <w:t xml:space="preserve">, allowing for evaluation of contracts across different price protection threshold. </w:t>
      </w:r>
      <w:r w:rsidR="00133FFC">
        <w:rPr>
          <w:lang w:val="en-US"/>
        </w:rPr>
        <w:t xml:space="preserve">A standard risk free interest rate of 3% is applied to discount future payoffs to present values. </w:t>
      </w:r>
    </w:p>
    <w:p w14:paraId="012030FB" w14:textId="174D9915" w:rsidR="002262B9" w:rsidRDefault="00752B8A" w:rsidP="00B23CB8">
      <w:pPr>
        <w:pStyle w:val="Heading2"/>
        <w:spacing w:line="360" w:lineRule="auto"/>
        <w:rPr>
          <w:lang w:val="en-GB"/>
        </w:rPr>
      </w:pPr>
      <w:r>
        <w:rPr>
          <w:lang w:val="en-US"/>
        </w:rPr>
        <w:t>S</w:t>
      </w:r>
      <w:proofErr w:type="spellStart"/>
      <w:r w:rsidR="003C20BA">
        <w:rPr>
          <w:lang w:val="en-GB"/>
        </w:rPr>
        <w:t>imulation</w:t>
      </w:r>
      <w:proofErr w:type="spellEnd"/>
      <w:r w:rsidR="003C20BA">
        <w:rPr>
          <w:lang w:val="en-GB"/>
        </w:rPr>
        <w:t xml:space="preserve"> of utility under different </w:t>
      </w:r>
      <w:r w:rsidR="00A40224">
        <w:rPr>
          <w:lang w:val="en-GB"/>
        </w:rPr>
        <w:t>decision theories</w:t>
      </w:r>
      <w:r w:rsidR="003C20BA">
        <w:rPr>
          <w:lang w:val="en-GB"/>
        </w:rPr>
        <w:t xml:space="preserve"> and framing</w:t>
      </w:r>
    </w:p>
    <w:p w14:paraId="36A322CA" w14:textId="5BB34DDF" w:rsidR="007334E3" w:rsidRDefault="0097553D" w:rsidP="00324A36">
      <w:pPr>
        <w:spacing w:line="360" w:lineRule="auto"/>
        <w:jc w:val="both"/>
        <w:rPr>
          <w:lang w:val="en-GB"/>
        </w:rPr>
      </w:pPr>
      <w:r>
        <w:rPr>
          <w:lang w:val="en-GB"/>
        </w:rPr>
        <w:t xml:space="preserve">The described information on yield, price </w:t>
      </w:r>
      <w:r w:rsidR="00B23CB8">
        <w:rPr>
          <w:lang w:val="en-GB"/>
        </w:rPr>
        <w:t>dynamics</w:t>
      </w:r>
      <w:r w:rsidR="003E0291">
        <w:rPr>
          <w:lang w:val="en-GB"/>
        </w:rPr>
        <w:t>,</w:t>
      </w:r>
      <w:r>
        <w:rPr>
          <w:lang w:val="en-GB"/>
        </w:rPr>
        <w:t xml:space="preserve"> and contract cost</w:t>
      </w:r>
      <w:r w:rsidR="00CE04F1">
        <w:rPr>
          <w:lang w:val="en-GB"/>
        </w:rPr>
        <w:t>,</w:t>
      </w:r>
      <w:r w:rsidR="003E0291">
        <w:rPr>
          <w:lang w:val="en-GB"/>
        </w:rPr>
        <w:t xml:space="preserve"> enter the</w:t>
      </w:r>
      <w:r w:rsidR="008B0E3C">
        <w:rPr>
          <w:lang w:val="en-GB"/>
        </w:rPr>
        <w:t xml:space="preserve"> different</w:t>
      </w:r>
      <w:r w:rsidR="003E0291">
        <w:rPr>
          <w:lang w:val="en-GB"/>
        </w:rPr>
        <w:t xml:space="preserve"> economic models</w:t>
      </w:r>
      <w:r w:rsidR="00AF3025">
        <w:rPr>
          <w:lang w:val="en-GB"/>
        </w:rPr>
        <w:t xml:space="preserve"> </w:t>
      </w:r>
      <w:r w:rsidR="00AF743B">
        <w:rPr>
          <w:lang w:val="en-GB"/>
        </w:rPr>
        <w:t>of</w:t>
      </w:r>
      <w:r w:rsidR="008B0E3C">
        <w:rPr>
          <w:lang w:val="en-GB"/>
        </w:rPr>
        <w:t xml:space="preserve"> </w:t>
      </w:r>
      <w:r w:rsidR="00C95D24">
        <w:rPr>
          <w:lang w:val="en-GB"/>
        </w:rPr>
        <w:t>farmers’ decision</w:t>
      </w:r>
      <w:r w:rsidR="00485670">
        <w:rPr>
          <w:lang w:val="en-GB"/>
        </w:rPr>
        <w:t>-</w:t>
      </w:r>
      <w:r w:rsidR="00C95D24">
        <w:rPr>
          <w:lang w:val="en-GB"/>
        </w:rPr>
        <w:t>making.</w:t>
      </w:r>
      <w:r w:rsidR="00F206B1">
        <w:rPr>
          <w:lang w:val="en-GB"/>
        </w:rPr>
        <w:t xml:space="preserve"> </w:t>
      </w:r>
      <w:r w:rsidR="00324A36">
        <w:rPr>
          <w:lang w:val="en-GB"/>
        </w:rPr>
        <w:t>S</w:t>
      </w:r>
      <w:r w:rsidR="00214456">
        <w:rPr>
          <w:lang w:val="en-GB"/>
        </w:rPr>
        <w:t>pecifically</w:t>
      </w:r>
      <w:r w:rsidR="00C95D24">
        <w:rPr>
          <w:lang w:val="en-GB"/>
        </w:rPr>
        <w:t xml:space="preserve">, we </w:t>
      </w:r>
      <w:r w:rsidR="00B23CB8">
        <w:rPr>
          <w:lang w:val="en-GB"/>
        </w:rPr>
        <w:t>analyse</w:t>
      </w:r>
      <w:r w:rsidR="00C95D24">
        <w:rPr>
          <w:lang w:val="en-GB"/>
        </w:rPr>
        <w:t xml:space="preserve"> the impact on utility level for different </w:t>
      </w:r>
      <w:r w:rsidR="002B0F23">
        <w:rPr>
          <w:lang w:val="en-GB"/>
        </w:rPr>
        <w:t>decision theories and different framing.</w:t>
      </w:r>
      <w:r w:rsidR="008439EB">
        <w:rPr>
          <w:lang w:val="en-GB"/>
        </w:rPr>
        <w:t xml:space="preserve"> </w:t>
      </w:r>
      <w:r w:rsidR="006135A1">
        <w:rPr>
          <w:lang w:val="en-GB"/>
        </w:rPr>
        <w:t xml:space="preserve">In the case farmers </w:t>
      </w:r>
      <w:r w:rsidR="006459B6">
        <w:rPr>
          <w:lang w:val="en-GB"/>
        </w:rPr>
        <w:t>rely on</w:t>
      </w:r>
      <w:r w:rsidR="006135A1">
        <w:rPr>
          <w:lang w:val="en-GB"/>
        </w:rPr>
        <w:t xml:space="preserve"> a</w:t>
      </w:r>
      <w:r w:rsidR="00D55C96">
        <w:rPr>
          <w:lang w:val="en-GB"/>
        </w:rPr>
        <w:t xml:space="preserve"> broad </w:t>
      </w:r>
      <w:r w:rsidR="006135A1">
        <w:rPr>
          <w:lang w:val="en-GB"/>
        </w:rPr>
        <w:t xml:space="preserve">decision </w:t>
      </w:r>
      <w:r w:rsidR="00D55C96">
        <w:rPr>
          <w:lang w:val="en-GB"/>
        </w:rPr>
        <w:t>framing</w:t>
      </w:r>
      <w:r w:rsidR="006135A1">
        <w:rPr>
          <w:lang w:val="en-GB"/>
        </w:rPr>
        <w:t>,</w:t>
      </w:r>
      <w:r w:rsidR="00D55C96">
        <w:rPr>
          <w:lang w:val="en-GB"/>
        </w:rPr>
        <w:t xml:space="preserve"> </w:t>
      </w:r>
      <w:r w:rsidR="00463B81">
        <w:rPr>
          <w:lang w:val="en-GB"/>
        </w:rPr>
        <w:t xml:space="preserve">Eq. (12) </w:t>
      </w:r>
      <w:r w:rsidR="000676F2">
        <w:rPr>
          <w:lang w:val="en-GB"/>
        </w:rPr>
        <w:t>will</w:t>
      </w:r>
      <w:r w:rsidR="005F7C10">
        <w:rPr>
          <w:lang w:val="en-GB"/>
        </w:rPr>
        <w:t xml:space="preserve"> be </w:t>
      </w:r>
      <w:r w:rsidR="00482066">
        <w:rPr>
          <w:lang w:val="en-GB"/>
        </w:rPr>
        <w:t xml:space="preserve">evaluated </w:t>
      </w:r>
      <w:r w:rsidR="005737E6">
        <w:rPr>
          <w:lang w:val="en-GB"/>
        </w:rPr>
        <w:t>under</w:t>
      </w:r>
      <w:r w:rsidR="00482066">
        <w:rPr>
          <w:lang w:val="en-GB"/>
        </w:rPr>
        <w:t xml:space="preserve"> EUT</w:t>
      </w:r>
      <w:r w:rsidR="005737E6">
        <w:rPr>
          <w:lang w:val="en-GB"/>
        </w:rPr>
        <w:t xml:space="preserve">, CPT, </w:t>
      </w:r>
      <w:r w:rsidR="000676F2">
        <w:rPr>
          <w:lang w:val="en-GB"/>
        </w:rPr>
        <w:t>and</w:t>
      </w:r>
      <w:r w:rsidR="005737E6">
        <w:rPr>
          <w:lang w:val="en-GB"/>
        </w:rPr>
        <w:t xml:space="preserve"> the </w:t>
      </w:r>
      <w:r w:rsidR="005737E6">
        <w:rPr>
          <w:rFonts w:ascii="Times New Roman" w:hAnsi="Times New Roman"/>
          <w:lang w:val="en-GB"/>
        </w:rPr>
        <w:t>α</w:t>
      </w:r>
      <w:r w:rsidR="005737E6">
        <w:rPr>
          <w:lang w:val="en-GB"/>
        </w:rPr>
        <w:t>-EU</w:t>
      </w:r>
      <w:r w:rsidR="00432897">
        <w:rPr>
          <w:lang w:val="en-GB"/>
        </w:rPr>
        <w:t xml:space="preserve"> frameworks.</w:t>
      </w:r>
      <w:r w:rsidR="00A53CFE">
        <w:rPr>
          <w:lang w:val="en-GB"/>
        </w:rPr>
        <w:t xml:space="preserve"> </w:t>
      </w:r>
      <w:r w:rsidR="00D338BF">
        <w:rPr>
          <w:lang w:val="en-GB"/>
        </w:rPr>
        <w:t>U</w:t>
      </w:r>
      <w:r w:rsidR="00432897">
        <w:rPr>
          <w:lang w:val="en-GB"/>
        </w:rPr>
        <w:t>nder narrow framing</w:t>
      </w:r>
      <w:r w:rsidR="00D338BF">
        <w:rPr>
          <w:lang w:val="en-GB"/>
        </w:rPr>
        <w:t>,</w:t>
      </w:r>
      <w:r w:rsidR="00F43D8B">
        <w:rPr>
          <w:lang w:val="en-GB"/>
        </w:rPr>
        <w:t xml:space="preserve"> </w:t>
      </w:r>
      <w:r w:rsidR="00D44B0C">
        <w:rPr>
          <w:lang w:val="en-GB"/>
        </w:rPr>
        <w:t xml:space="preserve">farmers </w:t>
      </w:r>
      <w:r w:rsidR="00F43D8B">
        <w:rPr>
          <w:lang w:val="en-GB"/>
        </w:rPr>
        <w:t xml:space="preserve">profit </w:t>
      </w:r>
      <w:r w:rsidR="00D44B0C">
        <w:rPr>
          <w:lang w:val="en-GB"/>
        </w:rPr>
        <w:t>are</w:t>
      </w:r>
      <w:r w:rsidR="00D338BF">
        <w:rPr>
          <w:lang w:val="en-GB"/>
        </w:rPr>
        <w:t xml:space="preserve"> instead</w:t>
      </w:r>
      <w:r w:rsidR="00D44B0C">
        <w:rPr>
          <w:lang w:val="en-GB"/>
        </w:rPr>
        <w:t xml:space="preserve"> derived from Eq. </w:t>
      </w:r>
      <w:r w:rsidR="00F200F4">
        <w:rPr>
          <w:lang w:val="en-GB"/>
        </w:rPr>
        <w:t>(</w:t>
      </w:r>
      <w:r w:rsidR="008F3AAA">
        <w:rPr>
          <w:lang w:val="en-GB"/>
        </w:rPr>
        <w:t>15</w:t>
      </w:r>
      <w:r w:rsidR="00F200F4">
        <w:rPr>
          <w:lang w:val="en-GB"/>
        </w:rPr>
        <w:t>)</w:t>
      </w:r>
      <w:r w:rsidR="008F3AAA">
        <w:rPr>
          <w:lang w:val="en-GB"/>
        </w:rPr>
        <w:t>.</w:t>
      </w:r>
      <w:r w:rsidR="00345925">
        <w:rPr>
          <w:lang w:val="en-GB"/>
        </w:rPr>
        <w:t xml:space="preserve"> </w:t>
      </w:r>
      <w:r w:rsidR="008F3AAA">
        <w:rPr>
          <w:lang w:val="en-GB"/>
        </w:rPr>
        <w:t>G</w:t>
      </w:r>
      <w:r w:rsidR="00345925">
        <w:rPr>
          <w:lang w:val="en-GB"/>
        </w:rPr>
        <w:t>iven that</w:t>
      </w:r>
      <w:r w:rsidR="00432897">
        <w:rPr>
          <w:lang w:val="en-GB"/>
        </w:rPr>
        <w:t xml:space="preserve"> </w:t>
      </w:r>
      <w:r w:rsidR="00343730">
        <w:rPr>
          <w:lang w:val="en-GB"/>
        </w:rPr>
        <w:t xml:space="preserve">no ambiguity </w:t>
      </w:r>
      <w:r w:rsidR="00345925">
        <w:rPr>
          <w:lang w:val="en-GB"/>
        </w:rPr>
        <w:t>arise</w:t>
      </w:r>
      <w:r w:rsidR="008F3AAA">
        <w:rPr>
          <w:lang w:val="en-GB"/>
        </w:rPr>
        <w:t xml:space="preserve"> under narrow framing</w:t>
      </w:r>
      <w:r w:rsidR="007D7FAF">
        <w:rPr>
          <w:lang w:val="en-GB"/>
        </w:rPr>
        <w:t xml:space="preserve">, only </w:t>
      </w:r>
      <w:r w:rsidR="00CB6D41">
        <w:rPr>
          <w:lang w:val="en-GB"/>
        </w:rPr>
        <w:t>EUT and CPT</w:t>
      </w:r>
      <w:r w:rsidR="007D7FAF">
        <w:rPr>
          <w:lang w:val="en-GB"/>
        </w:rPr>
        <w:t xml:space="preserve"> preferences</w:t>
      </w:r>
      <w:r w:rsidR="005B5662">
        <w:rPr>
          <w:lang w:val="en-GB"/>
        </w:rPr>
        <w:t xml:space="preserve"> are considered</w:t>
      </w:r>
      <w:r w:rsidR="00CB6D41">
        <w:rPr>
          <w:lang w:val="en-GB"/>
        </w:rPr>
        <w:t>.</w:t>
      </w:r>
      <w:r w:rsidR="009556AC">
        <w:rPr>
          <w:lang w:val="en-GB"/>
        </w:rPr>
        <w:t xml:space="preserve"> </w:t>
      </w:r>
      <w:r w:rsidR="00AB7FF9">
        <w:rPr>
          <w:lang w:val="en-GB"/>
        </w:rPr>
        <w:t xml:space="preserve">A graphical summary of the methodological steps </w:t>
      </w:r>
      <w:r w:rsidR="00CD043F">
        <w:rPr>
          <w:lang w:val="en-GB"/>
        </w:rPr>
        <w:t>can be found in Figure X.</w:t>
      </w:r>
    </w:p>
    <w:p w14:paraId="771760BC" w14:textId="01A0FC3D" w:rsidR="00324A36" w:rsidRPr="007334E3" w:rsidRDefault="00324A36" w:rsidP="00F6214C">
      <w:pPr>
        <w:spacing w:after="0" w:line="360" w:lineRule="auto"/>
        <w:jc w:val="both"/>
        <w:rPr>
          <w:lang w:val="en-GB"/>
        </w:rPr>
      </w:pPr>
      <w:r>
        <w:rPr>
          <w:lang w:val="en-GB"/>
        </w:rPr>
        <w:t>Figure X</w:t>
      </w:r>
      <w:r w:rsidR="00F6214C">
        <w:rPr>
          <w:lang w:val="en-GB"/>
        </w:rPr>
        <w:t>.</w:t>
      </w:r>
      <w:r>
        <w:rPr>
          <w:lang w:val="en-GB"/>
        </w:rPr>
        <w:t xml:space="preserve"> Methodological diagram </w:t>
      </w:r>
    </w:p>
    <w:p w14:paraId="2525C104" w14:textId="30E84100" w:rsidR="00332F9F" w:rsidRPr="00332F9F" w:rsidRDefault="00332F9F" w:rsidP="00332F9F">
      <w:pPr>
        <w:spacing w:after="0"/>
        <w:rPr>
          <w:rFonts w:ascii="Times New Roman" w:hAnsi="Times New Roman"/>
          <w:szCs w:val="24"/>
          <w:lang w:val="en-GB" w:eastAsia="en-GB"/>
        </w:rPr>
      </w:pPr>
      <w:r w:rsidRPr="00332F9F">
        <w:rPr>
          <w:rFonts w:ascii="Times New Roman" w:hAnsi="Times New Roman"/>
          <w:noProof/>
          <w:szCs w:val="24"/>
          <w:lang w:val="en-GB" w:eastAsia="en-GB"/>
        </w:rPr>
        <w:drawing>
          <wp:inline distT="0" distB="0" distL="0" distR="0" wp14:anchorId="2CF7452E" wp14:editId="1D72C4C1">
            <wp:extent cx="2458528" cy="39081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71534" cy="3928780"/>
                    </a:xfrm>
                    <a:prstGeom prst="rect">
                      <a:avLst/>
                    </a:prstGeom>
                    <a:noFill/>
                    <a:ln>
                      <a:noFill/>
                    </a:ln>
                  </pic:spPr>
                </pic:pic>
              </a:graphicData>
            </a:graphic>
          </wp:inline>
        </w:drawing>
      </w:r>
    </w:p>
    <w:p w14:paraId="438C41FE" w14:textId="122CEB76" w:rsidR="00561202" w:rsidRPr="00561202" w:rsidRDefault="00561202" w:rsidP="00561202">
      <w:pPr>
        <w:spacing w:after="0"/>
        <w:rPr>
          <w:rFonts w:ascii="Times New Roman" w:hAnsi="Times New Roman"/>
          <w:szCs w:val="24"/>
          <w:lang w:val="en-GB" w:eastAsia="en-GB"/>
        </w:rPr>
      </w:pPr>
    </w:p>
    <w:p w14:paraId="11EC2A60" w14:textId="0409B887" w:rsidR="006A7CAE" w:rsidRPr="006A7CAE" w:rsidRDefault="006A7CAE" w:rsidP="006A7CAE">
      <w:pPr>
        <w:spacing w:after="0"/>
        <w:rPr>
          <w:rFonts w:ascii="Times New Roman" w:hAnsi="Times New Roman"/>
          <w:szCs w:val="24"/>
          <w:lang w:val="en-GB" w:eastAsia="en-GB"/>
        </w:rPr>
      </w:pPr>
    </w:p>
    <w:p w14:paraId="75EEC231" w14:textId="60F51D58" w:rsidR="007334E3" w:rsidRPr="00F6214C" w:rsidRDefault="007334E3" w:rsidP="00F6214C">
      <w:pPr>
        <w:spacing w:after="0"/>
        <w:rPr>
          <w:rFonts w:ascii="Times New Roman" w:hAnsi="Times New Roman"/>
          <w:szCs w:val="24"/>
          <w:lang w:val="en-GB" w:eastAsia="en-GB"/>
        </w:rPr>
      </w:pPr>
    </w:p>
    <w:p w14:paraId="69E76813" w14:textId="3E449BD3" w:rsidR="004155C5" w:rsidRPr="00FB7A85" w:rsidRDefault="007334E3" w:rsidP="00B23CB8">
      <w:pPr>
        <w:spacing w:line="360" w:lineRule="auto"/>
        <w:jc w:val="both"/>
        <w:rPr>
          <w:lang w:val="en-US"/>
        </w:rPr>
      </w:pPr>
      <w:r>
        <w:rPr>
          <w:lang w:val="en-GB"/>
        </w:rPr>
        <w:t>To</w:t>
      </w:r>
      <w:r w:rsidR="009556AC">
        <w:rPr>
          <w:lang w:val="en-GB"/>
        </w:rPr>
        <w:t xml:space="preserve"> conduct the simulation, a</w:t>
      </w:r>
      <w:r w:rsidR="008F0869">
        <w:rPr>
          <w:lang w:val="en-GB"/>
        </w:rPr>
        <w:t xml:space="preserve">ssumptions regarding the representative farm characteristics, </w:t>
      </w:r>
      <w:r w:rsidR="00A52B94">
        <w:rPr>
          <w:lang w:val="en-GB"/>
        </w:rPr>
        <w:t xml:space="preserve">and the </w:t>
      </w:r>
      <w:r w:rsidR="00193678">
        <w:rPr>
          <w:lang w:val="en-GB"/>
        </w:rPr>
        <w:t>behavioural</w:t>
      </w:r>
      <w:r w:rsidR="00171947">
        <w:rPr>
          <w:lang w:val="en-GB"/>
        </w:rPr>
        <w:t xml:space="preserve"> parameters entering the models</w:t>
      </w:r>
      <w:r w:rsidR="00BC7D7C">
        <w:rPr>
          <w:lang w:val="en-GB"/>
        </w:rPr>
        <w:t xml:space="preserve"> have to be specified. For a </w:t>
      </w:r>
      <w:r w:rsidR="000977DA">
        <w:rPr>
          <w:lang w:val="en-GB"/>
        </w:rPr>
        <w:t>G</w:t>
      </w:r>
      <w:r w:rsidR="00BC7D7C">
        <w:rPr>
          <w:lang w:val="en-GB"/>
        </w:rPr>
        <w:t xml:space="preserve">erman </w:t>
      </w:r>
      <w:r w:rsidR="000977DA">
        <w:rPr>
          <w:lang w:val="en-US"/>
        </w:rPr>
        <w:t>representative</w:t>
      </w:r>
      <w:r w:rsidR="00BA427B">
        <w:rPr>
          <w:lang w:val="en-US"/>
        </w:rPr>
        <w:t xml:space="preserve"> </w:t>
      </w:r>
      <w:r w:rsidR="00BC7D7C">
        <w:rPr>
          <w:lang w:val="en-US"/>
        </w:rPr>
        <w:t xml:space="preserve">arable </w:t>
      </w:r>
      <w:r w:rsidR="00BA427B">
        <w:rPr>
          <w:lang w:val="en-US"/>
        </w:rPr>
        <w:t>farm</w:t>
      </w:r>
      <w:r w:rsidR="00BC7D7C">
        <w:rPr>
          <w:lang w:val="en-US"/>
        </w:rPr>
        <w:t xml:space="preserve">, </w:t>
      </w:r>
      <w:r w:rsidR="00BB6891">
        <w:rPr>
          <w:lang w:val="en-US"/>
        </w:rPr>
        <w:t xml:space="preserve">average </w:t>
      </w:r>
      <w:r w:rsidR="00762F2F">
        <w:rPr>
          <w:lang w:val="en-US"/>
        </w:rPr>
        <w:t>N f</w:t>
      </w:r>
      <w:r w:rsidR="00BA427B">
        <w:rPr>
          <w:lang w:val="en-US"/>
        </w:rPr>
        <w:t xml:space="preserve">ertilizer </w:t>
      </w:r>
      <w:r w:rsidR="00762F2F">
        <w:rPr>
          <w:lang w:val="en-US"/>
        </w:rPr>
        <w:t>requirement</w:t>
      </w:r>
      <w:r w:rsidR="00BA427B">
        <w:rPr>
          <w:lang w:val="en-US"/>
        </w:rPr>
        <w:t xml:space="preserve"> </w:t>
      </w:r>
      <w:r w:rsidR="00BB6891">
        <w:rPr>
          <w:lang w:val="en-US"/>
        </w:rPr>
        <w:t>are</w:t>
      </w:r>
      <w:r w:rsidR="00204E28">
        <w:rPr>
          <w:lang w:val="en-US"/>
        </w:rPr>
        <w:t xml:space="preserve"> </w:t>
      </w:r>
      <w:r w:rsidR="00A15473">
        <w:rPr>
          <w:lang w:val="en-US"/>
        </w:rPr>
        <w:t>200</w:t>
      </w:r>
      <w:r w:rsidR="00BA427B">
        <w:rPr>
          <w:lang w:val="en-US"/>
        </w:rPr>
        <w:t xml:space="preserve"> </w:t>
      </w:r>
      <w:proofErr w:type="spellStart"/>
      <w:r w:rsidR="00BA427B">
        <w:rPr>
          <w:lang w:val="en-US"/>
        </w:rPr>
        <w:t>kgN</w:t>
      </w:r>
      <w:proofErr w:type="spellEnd"/>
      <w:r w:rsidR="00BA427B">
        <w:rPr>
          <w:lang w:val="en-US"/>
        </w:rPr>
        <w:t>/ha</w:t>
      </w:r>
      <w:r w:rsidR="000441B8">
        <w:rPr>
          <w:lang w:val="en-US"/>
        </w:rPr>
        <w:t xml:space="preserve">, </w:t>
      </w:r>
      <w:r w:rsidR="000441B8" w:rsidRPr="00FB7A85">
        <w:rPr>
          <w:lang w:val="en-GB"/>
        </w:rPr>
        <w:t xml:space="preserve">sowing </w:t>
      </w:r>
      <w:r w:rsidR="000441B8">
        <w:rPr>
          <w:lang w:val="en-GB"/>
        </w:rPr>
        <w:t xml:space="preserve">is </w:t>
      </w:r>
      <w:r w:rsidR="000441B8" w:rsidRPr="00FB7A85">
        <w:rPr>
          <w:lang w:val="en-GB"/>
        </w:rPr>
        <w:t xml:space="preserve">usually in late October, and harvest </w:t>
      </w:r>
      <w:r w:rsidR="00BB6891">
        <w:rPr>
          <w:lang w:val="en-GB"/>
        </w:rPr>
        <w:t xml:space="preserve">in </w:t>
      </w:r>
      <w:r w:rsidR="000441B8" w:rsidRPr="00FB7A85">
        <w:rPr>
          <w:lang w:val="en-GB"/>
        </w:rPr>
        <w:t>early August</w:t>
      </w:r>
      <w:r w:rsidR="00BB6891">
        <w:rPr>
          <w:lang w:val="en-GB"/>
        </w:rPr>
        <w:t xml:space="preserve"> </w:t>
      </w:r>
      <w:r w:rsidR="000A5411">
        <w:rPr>
          <w:lang w:val="en-GB"/>
        </w:rPr>
        <w:fldChar w:fldCharType="begin"/>
      </w:r>
      <w:r w:rsidR="000A5411">
        <w:rPr>
          <w:lang w:val="en-GB"/>
        </w:rPr>
        <w:instrText xml:space="preserve"> ADDIN ZOTERO_ITEM CSL_CITATION {"citationID":"XbmsXQDZ","properties":{"formattedCitation":"(Hern\\uc0\\u225{}ndez-Ochoa et al., 2023)","plainCitation":"(Hernández-Ochoa et al., 2023)","noteIndex":0},"citationItems":[{"id":128894,"uris":["http://zotero.org/users/14812719/items/G8GP2SQT"],"itemData":{"id":128894,"type":"article-journal","abstract":"Wheat (Triticum aestivum L.) is the main staple crop worldwide. Understanding the genotype × management × environment (G × M × E) interaction is critical for breeding, yield, grain quality estimation and to develop sustainable production systems that meet food and feed demand. Many studies have explored grain yield changes and yield stability over time, as well as G × M × E (i.e., the effect of breeding progress), but limited studies have looked at these effects on yield components and grain quality parameters. A field experiment was conducted to understand the G × M × E interactions for yield components of winter wheat cultivars. The study was carried out for three seasons (2015–2018) using a split plot design with four replications, with nitrogen (N) fertilizer levels (0, 120 and 240 kg N ha-1), in the main plot and cultivars in the subplot. Three old cultivars (released before 1960), Heines II, Heines Rot, Heines VII and three modern cultivars (released after 1960), Jubilar, Sperber and Tommi, were selected. Total aboveground biomass (TAGB), grain yield, harvest index (HI), thousand kernel weight (TKW), grains m-2, grain protein and hectoliter weight (HLW) were collected at harvest. The three-way interaction was significant for most variables except for grain protein, but after applying the AIC method, the three-way interaction was just relevant for HI. The 0 N level always resulted in lowest TAGB, grain yield, grains m-2, grain protein and HLW for all cultivars. All cultivars showed a positive response in grain yield when applying 120 kg ha-1 of N but no significant further yield increase was observed with higher N levels. With regards to HI, cultivar differences were more apparent during the wettest year 2016. The HI tends to decrease with increasing N levels and was the highest in modern cultivars with Tommi and Sperber, though in 2017, also Heines VII showed one of the highest HI across treatments. Grain protein content progressively increased with N level, but newer cultivars like Tommi and Sperber, showed some of the lowest protein contents. Yield component contribution to grain yield has changed over time with grain number, grain size and HI, becoming more important for yield realization. Modern cultivars, especially Tommi, performed better than the rest of the cultivars under sufficient N supply. Optimal N-rates among cultivars differ for grain yield and grain protein, posing a challenge to maintain wheat supply to the increasing wheat demand in the future but also to meeting sustainability targets to reduce and optimize resource use.","container-title":"Field Crops Research","DOI":"10.1016/j.fcr.2023.109094","ISSN":"0378-4290","journalAbbreviation":"Field Crops Research","page":"109094","source":"ScienceDirect","title":"Yield components and yield quality of old and modern wheat cultivars as affected by cultivar release date, N fertilization and environment in Germany","volume":"302","author":[{"family":"Hernández-Ochoa","given":"Ixchel M."},{"family":"Gaiser","given":"Thomas"},{"family":"Hüging","given":"Hubert"},{"family":"Ewert","given":"Frank"}],"issued":{"date-parts":[["2023",10,15]]}}}],"schema":"https://github.com/citation-style-language/schema/raw/master/csl-citation.json"} </w:instrText>
      </w:r>
      <w:r w:rsidR="000A5411">
        <w:rPr>
          <w:lang w:val="en-GB"/>
        </w:rPr>
        <w:fldChar w:fldCharType="separate"/>
      </w:r>
      <w:r w:rsidR="000A5411" w:rsidRPr="00FB7A85">
        <w:rPr>
          <w:szCs w:val="24"/>
          <w:lang w:val="en-GB"/>
        </w:rPr>
        <w:t>(Hernández-Ochoa et al., 2023)</w:t>
      </w:r>
      <w:r w:rsidR="000A5411">
        <w:rPr>
          <w:lang w:val="en-GB"/>
        </w:rPr>
        <w:fldChar w:fldCharType="end"/>
      </w:r>
      <w:r w:rsidR="00204E28">
        <w:rPr>
          <w:lang w:val="en-US"/>
        </w:rPr>
        <w:t>.</w:t>
      </w:r>
      <w:r w:rsidR="007E735D">
        <w:rPr>
          <w:lang w:val="en-US"/>
        </w:rPr>
        <w:t xml:space="preserve"> </w:t>
      </w:r>
      <w:r w:rsidR="00081513" w:rsidRPr="00FB7A85">
        <w:rPr>
          <w:lang w:val="en-GB"/>
        </w:rPr>
        <w:t xml:space="preserve">Absolute risk aversion for the EUT specification </w:t>
      </w:r>
      <m:oMath>
        <m:r>
          <w:rPr>
            <w:rFonts w:ascii="Cambria Math" w:hAnsi="Cambria Math"/>
            <w:lang w:val="en-GB"/>
          </w:rPr>
          <m:t>(</m:t>
        </m:r>
        <m:r>
          <w:rPr>
            <w:rFonts w:ascii="Cambria Math" w:hAnsi="Cambria Math"/>
          </w:rPr>
          <m:t>δ</m:t>
        </m:r>
        <m:r>
          <m:rPr>
            <m:sty m:val="p"/>
          </m:rPr>
          <w:rPr>
            <w:rFonts w:ascii="Cambria Math" w:hAnsi="Cambria Math"/>
            <w:lang w:val="en-GB"/>
          </w:rPr>
          <m:t>)</m:t>
        </m:r>
      </m:oMath>
      <w:r w:rsidR="00081513" w:rsidRPr="00FB7A85">
        <w:rPr>
          <w:lang w:val="en-GB"/>
        </w:rPr>
        <w:t xml:space="preserve"> is considered between 0.00001 (less risk-averse) and 0.001 (more risk-averse). </w:t>
      </w:r>
      <w:r w:rsidR="007E735D">
        <w:rPr>
          <w:lang w:val="en-US"/>
        </w:rPr>
        <w:t>Structural parameter for</w:t>
      </w:r>
      <w:r w:rsidR="00081513">
        <w:rPr>
          <w:lang w:val="en-US"/>
        </w:rPr>
        <w:t xml:space="preserve"> </w:t>
      </w:r>
      <w:r w:rsidR="007E735D">
        <w:rPr>
          <w:lang w:val="en-US"/>
        </w:rPr>
        <w:t xml:space="preserve">CPT and </w:t>
      </w:r>
      <m:oMath>
        <m:r>
          <m:rPr>
            <m:sty m:val="p"/>
          </m:rPr>
          <w:rPr>
            <w:rFonts w:ascii="Cambria Math" w:hAnsi="Cambria Math"/>
            <w:lang w:val="en-US"/>
          </w:rPr>
          <m:t>α</m:t>
        </m:r>
      </m:oMath>
      <w:r w:rsidR="00DA1A4A">
        <w:rPr>
          <w:lang w:val="en-US"/>
        </w:rPr>
        <w:t xml:space="preserve">EU are </w:t>
      </w:r>
      <w:r w:rsidR="00DC5673">
        <w:rPr>
          <w:lang w:val="en-US"/>
        </w:rPr>
        <w:t xml:space="preserve">derived from </w:t>
      </w:r>
      <w:r w:rsidR="00BD149C">
        <w:rPr>
          <w:lang w:val="en-US"/>
        </w:rPr>
        <w:t xml:space="preserve">experimental evidence </w:t>
      </w:r>
      <w:r w:rsidR="000F742C">
        <w:rPr>
          <w:lang w:val="en-US"/>
        </w:rPr>
        <w:t>available in</w:t>
      </w:r>
      <w:r w:rsidR="00BD149C">
        <w:rPr>
          <w:lang w:val="en-US"/>
        </w:rPr>
        <w:t xml:space="preserve"> the </w:t>
      </w:r>
      <w:r w:rsidR="00DC5673">
        <w:rPr>
          <w:lang w:val="en-US"/>
        </w:rPr>
        <w:t>literature</w:t>
      </w:r>
      <w:r w:rsidR="006328D5">
        <w:rPr>
          <w:lang w:val="en-US"/>
        </w:rPr>
        <w:t xml:space="preserve">. </w:t>
      </w:r>
      <w:r w:rsidR="006926BC">
        <w:rPr>
          <w:lang w:val="en-US"/>
        </w:rPr>
        <w:t>For the CPT model</w:t>
      </w:r>
      <w:r w:rsidR="006B636D">
        <w:rPr>
          <w:lang w:val="en-US"/>
        </w:rPr>
        <w:t xml:space="preserve">, </w:t>
      </w:r>
      <w:r w:rsidR="00B124CB">
        <w:rPr>
          <w:lang w:val="en-US"/>
        </w:rPr>
        <w:t xml:space="preserve">final prospect values are dependent on risk aversion </w:t>
      </w:r>
      <m:oMath>
        <m:r>
          <w:rPr>
            <w:rFonts w:ascii="Cambria Math" w:hAnsi="Cambria Math"/>
            <w:lang w:val="en-US"/>
          </w:rPr>
          <m:t>(a)</m:t>
        </m:r>
      </m:oMath>
      <w:r w:rsidR="00B124CB">
        <w:rPr>
          <w:lang w:val="en-US"/>
        </w:rPr>
        <w:t xml:space="preserve">, loss aversion </w:t>
      </w:r>
      <m:oMath>
        <m:d>
          <m:dPr>
            <m:ctrlPr>
              <w:rPr>
                <w:rFonts w:ascii="Cambria Math" w:hAnsi="Cambria Math"/>
                <w:i/>
                <w:lang w:val="en-US"/>
              </w:rPr>
            </m:ctrlPr>
          </m:dPr>
          <m:e>
            <m:r>
              <w:rPr>
                <w:rFonts w:ascii="Cambria Math" w:hAnsi="Cambria Math"/>
                <w:lang w:val="en-US"/>
              </w:rPr>
              <m:t>λ</m:t>
            </m:r>
          </m:e>
        </m:d>
      </m:oMath>
      <w:r w:rsidR="00BF4BB3">
        <w:rPr>
          <w:lang w:val="en-US"/>
        </w:rPr>
        <w:t xml:space="preserve">, and </w:t>
      </w:r>
      <w:r w:rsidR="000A1E78">
        <w:rPr>
          <w:lang w:val="en-US"/>
        </w:rPr>
        <w:t xml:space="preserve">probability distortion </w:t>
      </w:r>
      <m:oMath>
        <m:d>
          <m:dPr>
            <m:ctrlPr>
              <w:rPr>
                <w:rFonts w:ascii="Cambria Math" w:hAnsi="Cambria Math"/>
                <w:i/>
                <w:lang w:val="en-US"/>
              </w:rPr>
            </m:ctrlPr>
          </m:dPr>
          <m:e>
            <m:r>
              <w:rPr>
                <w:rFonts w:ascii="Cambria Math" w:hAnsi="Cambria Math"/>
                <w:lang w:val="en-US"/>
              </w:rPr>
              <m:t>γ</m:t>
            </m:r>
          </m:e>
        </m:d>
      </m:oMath>
      <w:r w:rsidR="00737AF2">
        <w:rPr>
          <w:lang w:val="en-US"/>
        </w:rPr>
        <w:t xml:space="preserve">. </w:t>
      </w:r>
      <w:r w:rsidR="000F49EC">
        <w:rPr>
          <w:lang w:val="en-US"/>
        </w:rPr>
        <w:t>Broad</w:t>
      </w:r>
      <w:r w:rsidR="00737AF2">
        <w:rPr>
          <w:lang w:val="en-US"/>
        </w:rPr>
        <w:t xml:space="preserve"> evidence </w:t>
      </w:r>
      <w:r w:rsidR="00DC6730">
        <w:rPr>
          <w:lang w:val="en-US"/>
        </w:rPr>
        <w:t>on structural parameter elicitation is available for European</w:t>
      </w:r>
      <w:r w:rsidR="000F49EC">
        <w:rPr>
          <w:lang w:val="en-US"/>
        </w:rPr>
        <w:t xml:space="preserve"> farmers</w:t>
      </w:r>
      <w:r w:rsidR="00DC6730">
        <w:rPr>
          <w:lang w:val="en-US"/>
        </w:rPr>
        <w:t xml:space="preserve"> in general and German farmers in particular </w:t>
      </w:r>
      <w:r w:rsidR="00DC6730">
        <w:rPr>
          <w:lang w:val="en-US"/>
        </w:rPr>
        <w:fldChar w:fldCharType="begin"/>
      </w:r>
      <w:r w:rsidR="00DC6730">
        <w:rPr>
          <w:lang w:val="en-GB"/>
        </w:rPr>
        <w:instrText xml:space="preserve"> ADDIN ZOTERO_ITEM CSL_CITATION {"citationID":"002qxq3a","properties":{"unsorted":true,"formattedCitation":"(Bougherara et al., 2017; Finger et al., 2024; Rommel et al., 2023)","plainCitation":"(Bougherara et al., 2017; Finger et al., 2024; Rommel et al., 2023)","noteIndex":0},"citationItems":[{"id":127004,"uris":["http://zotero.org/users/14812719/items/ZAF2YPQA"],"itemData":{"id":127004,"type":"article-journal","abstract":"The distinction between risk, where agents assign well-deﬁned probabilities to possible outcomes, and ambiguity, where agents do not, has long been of particular interest. Using a carefully designed ﬁeld experiment, we elicit information about risk and ambiguity preferences among 197 French farmers and structurally estimate these preferences. We use cumulative prospect theory and a multiple-prior model in order to model risk and ambiguity preferences, respectively. We ﬁnd that farmers are risk, ambiguity and loss averse, and that probability distortion differs in gains vs. losses, as well as in risk vs. ambiguity. These ﬁndings can have important implications for policy design.","container-title":"European Review of Agricultural Economics","DOI":"10.1093/erae/jbx011","ISSN":"0165-1587, 1464-3618","issue":"5","language":"en","page":"782-808","source":"DOI.org (Crossref)","title":"Structural estimation of farmers’ risk and ambiguity preferences: a field experiment","title-short":"Structural estimation of farmers’ risk and ambiguity preferences","volume":"44","author":[{"family":"Bougherara","given":"Douadia"},{"family":"Gassmann","given":"Xavier"},{"family":"Piet","given":"Laurent"},{"family":"Reynaud","given":"Arnaud"}],"issued":{"date-parts":[["2017",12,1]]}}},{"id":128872,"uris":["http://zotero.org/users/14812719/items/JIK4F2EW"],"itemData":{"id":128872,"type":"article-journal","abstract":"Explaining farmer decision making using cumulative prospect theory is of increasing importance. We present a systematic review on European farmers' preferences under the cumulative prospect theory framework. We identified 17 studies covering 2324 farmers from 12 European countries. All studies report that (on average) farmers are: (i) risk averse, (ii) loss averse, and (iii) overweight small probabilities and underweight large probabilities. However, there is a large heterogeneity across and within studies. These findings have implications for the analysis and design of policy and insurance.","container-title":"Journal of Agricultural Economics","DOI":"10.1111/1477-9552.12565","ISSN":"1477-9552","issue":"1","language":"en","license":"© 2023 The Authors. Journal of Agricultural Economics published by John Wiley &amp; Sons Ltd on behalf of Agricultural Economics Society.","note":"_eprint: https://onlinelibrary.wiley.com/doi/pdf/10.1111/1477-9552.12565","page":"465-472","source":"Wiley Online Library","title":"A note on European farmers' preferences under cumulative prospect theory","volume":"75","author":[{"family":"Finger","given":"Robert"},{"family":"Garcia","given":"Viviana"},{"family":"McCallum","given":"Chloe"},{"family":"Rommel","given":"Jens"}],"issued":{"date-parts":[["2024"]]}}},{"id":128869,"uris":["http://zotero.org/users/14812719/items/DV9VRT2B"],"itemData":{"id":128869,"type":"article-journal","abstract":"We replicate Bocquého et al. (2014), who used multiple price lists to investigate the risk preferences of 107 French farmers. We collected new data from 1430 participants in 11 European farming systems. In agreement with the original study, farmers' risk preferences are best described by Cumulative Prospect Theory. Structural model estimates show that farmers in the new samples are, on average, less loss averse and more susceptible to probability distortion than in the original study. Explorative analyses indicate differences between estimation approaches, as well as heterogeneity between and within samples. We discuss challenges in replications of economic experiments with farmers across farming contexts.","container-title":"Applied Economic Perspectives and Policy","DOI":"10.1002/aepp.13330","ISSN":"2040-5804","issue":"3","language":"en","license":"© 2022 The Authors. Applied Economic Perspectives and Policy published by Wiley Periodicals LLC on behalf of Agricultural &amp; Applied Economics Association.","note":"_eprint: https://onlinelibrary.wiley.com/doi/pdf/10.1002/aepp.13330","page":"1374-</w:instrText>
      </w:r>
      <w:r w:rsidR="00DC6730" w:rsidRPr="004B1797">
        <w:rPr>
          <w:lang w:val="en-GB"/>
        </w:rPr>
        <w:instrText>1399","source":"Wiley Online Library","title":"Farmers' risk preferences in 11 European farming systems: A multi-country replication of Bocquého et al. ()","title-short":"Farmers' risk preferences in 11 European farming systems","volume":"45","author":[{"family":"Rommel","given":"Jens"},{"family":"Sagebiel","given":"Julian"},{"family":"Baaken","given":"Marieke Cornelia"},{"family":"Barreiro-Hurlé","given":"Jesús"},{"family":"Bougherara","given":"Douadia"},{"family":"Cembalo","given":"Luigi"},{"family":"Cerjak","given":"Marija"},{"family":"</w:instrText>
      </w:r>
      <w:r w:rsidR="00DC6730" w:rsidRPr="004B1797">
        <w:rPr>
          <w:rFonts w:hint="eastAsia"/>
          <w:lang w:val="en-GB"/>
        </w:rPr>
        <w:instrText>Č</w:instrText>
      </w:r>
      <w:r w:rsidR="00DC6730" w:rsidRPr="004B1797">
        <w:rPr>
          <w:lang w:val="en-GB"/>
        </w:rPr>
        <w:instrText>op","given":"Tajana"},{"family":"Czajkowski","given":"Miko</w:instrText>
      </w:r>
      <w:r w:rsidR="00DC6730" w:rsidRPr="004B1797">
        <w:rPr>
          <w:rFonts w:hint="eastAsia"/>
          <w:lang w:val="en-GB"/>
        </w:rPr>
        <w:instrText>ł</w:instrText>
      </w:r>
      <w:r w:rsidR="00DC6730" w:rsidRPr="004B1797">
        <w:rPr>
          <w:lang w:val="en-GB"/>
        </w:rPr>
        <w:instrText>aj"},{"family":"Espinosa-Goded","given":"María"},{"family":"Höhler","given":"Julia"},{"family":"Kuhfuss","given":"Laure"},{"family":"Lagerkvist","given":"Carl-Johan"},{"family":"Lapierre","given":"Margaux"},{"family":"Lefebvre","given":"Marianne"},{"family":"Matzdorf","given":"Bettina"},{"family":"Ott","given":"Edward"},{"family":"Paparella","given":"Antonio"},{"family":"Quendler","given":"Erika"},{"family":"Rodriguez-Entrena","given":"Macario"},{"family":"Schulze","given":"Christoph"},{"family":"Šumrada","given":"Tanja"},{"family":"Tensi","given":"Annika"},{"family":"Thoyer","given":"Sophie"},{"family":"Maksan","given":"Marina Tomi</w:instrText>
      </w:r>
      <w:r w:rsidR="00DC6730" w:rsidRPr="004B1797">
        <w:rPr>
          <w:rFonts w:hint="eastAsia"/>
          <w:lang w:val="en-GB"/>
        </w:rPr>
        <w:instrText>ć</w:instrText>
      </w:r>
      <w:r w:rsidR="00DC6730" w:rsidRPr="004B1797">
        <w:rPr>
          <w:lang w:val="en-GB"/>
        </w:rPr>
        <w:instrText xml:space="preserve">"},{"family":"Vecchio","given":"Riccardo"},{"family":"Willinger","given":"Marc"},{"family":"Zagórska","given":"Katarzyna"}],"issued":{"date-parts":[["2023"]]}}}],"schema":"https://github.com/citation-style-language/schema/raw/master/csl-citation.json"} </w:instrText>
      </w:r>
      <w:r w:rsidR="00DC6730">
        <w:rPr>
          <w:lang w:val="en-US"/>
        </w:rPr>
        <w:fldChar w:fldCharType="separate"/>
      </w:r>
      <w:r w:rsidR="00DC6730" w:rsidRPr="004B1797">
        <w:rPr>
          <w:lang w:val="en-GB"/>
        </w:rPr>
        <w:t>(</w:t>
      </w:r>
      <w:proofErr w:type="spellStart"/>
      <w:r w:rsidR="00DC6730" w:rsidRPr="004B1797">
        <w:rPr>
          <w:lang w:val="en-GB"/>
        </w:rPr>
        <w:t>Bougherara</w:t>
      </w:r>
      <w:proofErr w:type="spellEnd"/>
      <w:r w:rsidR="00DC6730" w:rsidRPr="004B1797">
        <w:rPr>
          <w:lang w:val="en-GB"/>
        </w:rPr>
        <w:t xml:space="preserve"> et al., 2017; Finger et al., 2024; Rommel et al., 2023)</w:t>
      </w:r>
      <w:r w:rsidR="00DC6730">
        <w:rPr>
          <w:lang w:val="en-US"/>
        </w:rPr>
        <w:fldChar w:fldCharType="end"/>
      </w:r>
      <w:r w:rsidR="00DC6730" w:rsidRPr="004B1797">
        <w:rPr>
          <w:lang w:val="en-GB"/>
        </w:rPr>
        <w:t xml:space="preserve">. </w:t>
      </w:r>
      <w:r w:rsidR="00DC6730" w:rsidRPr="00F43FD1">
        <w:rPr>
          <w:lang w:val="en-GB"/>
        </w:rPr>
        <w:t xml:space="preserve">The considered </w:t>
      </w:r>
      <w:r w:rsidR="00B15D26" w:rsidRPr="00F43FD1">
        <w:rPr>
          <w:lang w:val="en-GB"/>
        </w:rPr>
        <w:t>parameters values are:</w:t>
      </w:r>
      <w:r w:rsidR="00B15D26" w:rsidRPr="00B15D26">
        <w:rPr>
          <w:rFonts w:ascii="Cambria Math" w:hAnsi="Cambria Math"/>
          <w:i/>
          <w:szCs w:val="22"/>
          <w:lang w:val="en-GB"/>
        </w:rPr>
        <w:t xml:space="preserve"> </w:t>
      </w:r>
      <m:oMath>
        <m:r>
          <w:rPr>
            <w:rFonts w:ascii="Cambria Math" w:hAnsi="Cambria Math"/>
            <w:szCs w:val="22"/>
            <w:lang w:val="en-GB"/>
          </w:rPr>
          <m:t>a=0.334</m:t>
        </m:r>
      </m:oMath>
      <w:r w:rsidR="00B15D26">
        <w:rPr>
          <w:rFonts w:ascii="Cambria Math" w:hAnsi="Cambria Math"/>
          <w:iCs/>
          <w:szCs w:val="22"/>
          <w:lang w:val="en-GB"/>
        </w:rPr>
        <w:t xml:space="preserve">, </w:t>
      </w:r>
      <m:oMath>
        <m:r>
          <w:rPr>
            <w:rFonts w:ascii="Cambria Math" w:hAnsi="Cambria Math"/>
            <w:szCs w:val="22"/>
            <w:lang w:val="en-GB"/>
          </w:rPr>
          <m:t>λ</m:t>
        </m:r>
        <m:r>
          <m:rPr>
            <m:sty m:val="p"/>
          </m:rPr>
          <w:rPr>
            <w:rFonts w:ascii="Cambria Math" w:hAnsi="Cambria Math"/>
            <w:szCs w:val="22"/>
            <w:lang w:val="en-GB"/>
          </w:rPr>
          <m:t>=</m:t>
        </m:r>
        <m:r>
          <w:rPr>
            <w:rFonts w:ascii="Cambria Math" w:hAnsi="Cambria Math"/>
            <w:lang w:val="en-US"/>
          </w:rPr>
          <m:t>1.574</m:t>
        </m:r>
      </m:oMath>
      <w:r w:rsidR="00CB3037">
        <w:rPr>
          <w:rFonts w:ascii="Cambria Math" w:hAnsi="Cambria Math"/>
          <w:lang w:val="en-US"/>
        </w:rPr>
        <w:t xml:space="preserve">, and </w:t>
      </w:r>
      <m:oMath>
        <m:r>
          <w:rPr>
            <w:rFonts w:ascii="Cambria Math" w:hAnsi="Cambria Math"/>
            <w:lang w:val="en-US"/>
          </w:rPr>
          <m:t>γ=0.571</m:t>
        </m:r>
      </m:oMath>
      <w:r w:rsidR="00F43FD1">
        <w:rPr>
          <w:rFonts w:ascii="Cambria Math" w:hAnsi="Cambria Math"/>
          <w:lang w:val="en-US"/>
        </w:rPr>
        <w:t>.</w:t>
      </w:r>
      <w:r w:rsidR="00F3417D">
        <w:rPr>
          <w:rFonts w:ascii="Cambria Math" w:hAnsi="Cambria Math"/>
          <w:lang w:val="en-US"/>
        </w:rPr>
        <w:t xml:space="preserve"> </w:t>
      </w:r>
      <w:r w:rsidR="000923A6">
        <w:rPr>
          <w:lang w:val="en-GB"/>
        </w:rPr>
        <w:t>Alternative parametrization are considered for robustness checks.</w:t>
      </w:r>
      <w:r w:rsidR="000923A6" w:rsidRPr="000923A6">
        <w:rPr>
          <w:lang w:val="en-GB"/>
        </w:rPr>
        <w:t xml:space="preserve"> </w:t>
      </w:r>
      <w:r w:rsidR="005F3D00" w:rsidRPr="005F3D00">
        <w:rPr>
          <w:lang w:val="en-US"/>
        </w:rPr>
        <w:t>As reference point</w:t>
      </w:r>
      <w:r w:rsidR="005F3D00">
        <w:rPr>
          <w:lang w:val="en-US"/>
        </w:rPr>
        <w:t>s</w:t>
      </w:r>
      <w:r w:rsidR="004E15EB">
        <w:rPr>
          <w:lang w:val="en-US"/>
        </w:rPr>
        <w:t>,</w:t>
      </w:r>
      <w:r w:rsidR="005F3D00" w:rsidRPr="005F3D00">
        <w:rPr>
          <w:lang w:val="en-US"/>
        </w:rPr>
        <w:t xml:space="preserve"> we </w:t>
      </w:r>
      <w:r w:rsidR="004E15EB">
        <w:rPr>
          <w:lang w:val="en-US"/>
        </w:rPr>
        <w:t xml:space="preserve">follow </w:t>
      </w:r>
      <w:r w:rsidR="004E15EB">
        <w:rPr>
          <w:lang w:val="en-US"/>
        </w:rPr>
        <w:fldChar w:fldCharType="begin"/>
      </w:r>
      <w:r w:rsidR="00F0496D">
        <w:rPr>
          <w:lang w:val="en-US"/>
        </w:rPr>
        <w:instrText xml:space="preserve"> ADDIN ZOTERO_ITEM CSL_CITATION {"citationID":"WJNicV9Y","properties":{"formattedCitation":"(K\\uc0\\u337{}szegi &amp; Rabin, 2007)","plainCitation":"(K</w:instrText>
      </w:r>
      <w:r w:rsidR="00F0496D">
        <w:rPr>
          <w:rFonts w:hint="eastAsia"/>
          <w:lang w:val="en-US"/>
        </w:rPr>
        <w:instrText>ő</w:instrText>
      </w:r>
      <w:r w:rsidR="00F0496D">
        <w:rPr>
          <w:lang w:val="en-US"/>
        </w:rPr>
        <w:instrText>szegi &amp; Rabin, 2007)","dontUpdate":true,"noteIndex":0},"citationItems":[{"id":128887,"uris":["http://zotero.org/users/14812719/items/E334XTBS"],"itemData":{"id":128887,"type":"article-journal","abstract":"We use Koszegi and Rabin's (2006) model of reference-dependent utility, and an\nextension of it that applies to decisions with delayed consequences, to study preferences\nover monetary risk. Because our theory equates the reference point with\nrecent probabilistic beliefs about outcomes, it predicts specific ways in which the\nenvironment influences attitudes toward modest-scale risk. It replicates \"classical\"\nprospect theory—including the prediction of distaste for insuring losses—when\nexposure to risk is a surprise, but implies first-order risk aversion when a risk,\nand the possibility of insuring it, are anticipated. A prior expectation to take on\nrisk decreases aversion to both the anticipated and additional risk. For large-scale\nrisk, the model allows for standard \"consumption utility\" to dominate reference-dependent\n\"gain-loss utility,\" generating nearly identical risk aversion across situations.\n(JEL D81)","container-title":"American Economic Review","DOI":"10.1257/aer.97.4.1047","ISSN":"0002-8282","issue":"4","language":"en","page":"1047-1073","source":"www.aeaweb.org","title":"Reference-Dependent Risk Attitudes","volume":"97","author":[{"family":"K</w:instrText>
      </w:r>
      <w:r w:rsidR="00F0496D">
        <w:rPr>
          <w:rFonts w:hint="eastAsia"/>
          <w:lang w:val="en-US"/>
        </w:rPr>
        <w:instrText>ő</w:instrText>
      </w:r>
      <w:r w:rsidR="00F0496D">
        <w:rPr>
          <w:lang w:val="en-US"/>
        </w:rPr>
        <w:instrText xml:space="preserve">szegi","given":"Botond"},{"family":"Rabin","given":"Matthew"}],"issued":{"date-parts":[["2007",9]]}}}],"schema":"https://github.com/citation-style-language/schema/raw/master/csl-citation.json"} </w:instrText>
      </w:r>
      <w:r w:rsidR="004E15EB">
        <w:rPr>
          <w:lang w:val="en-US"/>
        </w:rPr>
        <w:fldChar w:fldCharType="separate"/>
      </w:r>
      <w:proofErr w:type="spellStart"/>
      <w:r w:rsidR="004E15EB" w:rsidRPr="004E15EB">
        <w:rPr>
          <w:szCs w:val="24"/>
          <w:lang w:val="en-GB"/>
        </w:rPr>
        <w:t>Kőszegi</w:t>
      </w:r>
      <w:proofErr w:type="spellEnd"/>
      <w:r w:rsidR="004E15EB" w:rsidRPr="004E15EB">
        <w:rPr>
          <w:szCs w:val="24"/>
          <w:lang w:val="en-GB"/>
        </w:rPr>
        <w:t xml:space="preserve"> &amp; Rabin </w:t>
      </w:r>
      <w:r w:rsidR="004E15EB">
        <w:rPr>
          <w:szCs w:val="24"/>
          <w:lang w:val="en-GB"/>
        </w:rPr>
        <w:t>(</w:t>
      </w:r>
      <w:r w:rsidR="004E15EB" w:rsidRPr="004E15EB">
        <w:rPr>
          <w:szCs w:val="24"/>
          <w:lang w:val="en-GB"/>
        </w:rPr>
        <w:t>2007)</w:t>
      </w:r>
      <w:r w:rsidR="004E15EB">
        <w:rPr>
          <w:lang w:val="en-US"/>
        </w:rPr>
        <w:fldChar w:fldCharType="end"/>
      </w:r>
      <w:r w:rsidR="004E15EB">
        <w:rPr>
          <w:lang w:val="en-US"/>
        </w:rPr>
        <w:t xml:space="preserve"> </w:t>
      </w:r>
      <w:r w:rsidR="009B52BD">
        <w:rPr>
          <w:lang w:val="en-US"/>
        </w:rPr>
        <w:t xml:space="preserve">argument </w:t>
      </w:r>
      <w:r w:rsidR="00471598">
        <w:rPr>
          <w:lang w:val="en-US"/>
        </w:rPr>
        <w:t xml:space="preserve">to use expected outcomes </w:t>
      </w:r>
      <w:r w:rsidR="00694A52">
        <w:rPr>
          <w:lang w:val="en-US"/>
        </w:rPr>
        <w:t>in the case of</w:t>
      </w:r>
      <w:r w:rsidR="009B52BD">
        <w:rPr>
          <w:lang w:val="en-US"/>
        </w:rPr>
        <w:t xml:space="preserve"> broad framing</w:t>
      </w:r>
      <w:r w:rsidR="00694A52">
        <w:rPr>
          <w:lang w:val="en-US"/>
        </w:rPr>
        <w:t xml:space="preserve"> (in our case expected profit per hectare),</w:t>
      </w:r>
      <w:r w:rsidR="00D4518B">
        <w:rPr>
          <w:lang w:val="en-US"/>
        </w:rPr>
        <w:t xml:space="preserve"> and zero for narrow framing.</w:t>
      </w:r>
      <w:r w:rsidR="005F3D00">
        <w:rPr>
          <w:rFonts w:ascii="Cambria Math" w:hAnsi="Cambria Math"/>
          <w:lang w:val="en-US"/>
        </w:rPr>
        <w:t xml:space="preserve"> </w:t>
      </w:r>
      <w:r w:rsidR="00F43FD1" w:rsidRPr="00F3417D">
        <w:rPr>
          <w:lang w:val="en-US"/>
        </w:rPr>
        <w:t>For the</w:t>
      </w:r>
      <w:r w:rsidR="00F43FD1">
        <w:rPr>
          <w:rFonts w:ascii="Cambria Math" w:hAnsi="Cambria Math"/>
          <w:lang w:val="en-US"/>
        </w:rPr>
        <w:t xml:space="preserve"> </w:t>
      </w:r>
      <m:oMath>
        <m:r>
          <m:rPr>
            <m:sty m:val="p"/>
          </m:rPr>
          <w:rPr>
            <w:rFonts w:ascii="Cambria Math" w:hAnsi="Cambria Math"/>
            <w:lang w:val="en-US"/>
          </w:rPr>
          <m:t>α</m:t>
        </m:r>
      </m:oMath>
      <w:r w:rsidR="00F43FD1">
        <w:rPr>
          <w:lang w:val="en-US"/>
        </w:rPr>
        <w:t>EU</w:t>
      </w:r>
      <w:r w:rsidR="00702414">
        <w:rPr>
          <w:lang w:val="en-US"/>
        </w:rPr>
        <w:t>, we consider</w:t>
      </w:r>
      <w:r w:rsidR="00A868D0">
        <w:rPr>
          <w:lang w:val="en-US"/>
        </w:rPr>
        <w:t xml:space="preserve"> a binary state space of either  high </w:t>
      </w:r>
      <w:r w:rsidR="005D18F3">
        <w:rPr>
          <w:lang w:val="en-US"/>
        </w:rPr>
        <w:t xml:space="preserve">or low </w:t>
      </w:r>
      <w:r w:rsidR="002B2070">
        <w:rPr>
          <w:lang w:val="en-US"/>
        </w:rPr>
        <w:t>profits</w:t>
      </w:r>
      <w:r w:rsidR="007A77B5">
        <w:rPr>
          <w:lang w:val="en-US"/>
        </w:rPr>
        <w:t xml:space="preserve"> </w:t>
      </w:r>
      <w:r w:rsidR="002B04F6">
        <w:rPr>
          <w:lang w:val="en-US"/>
        </w:rPr>
        <w:t xml:space="preserve">occurring with probability </w:t>
      </w:r>
      <m:oMath>
        <m:r>
          <w:rPr>
            <w:rFonts w:ascii="Cambria Math" w:hAnsi="Cambria Math"/>
            <w:lang w:val="en-US"/>
          </w:rPr>
          <m:t>P</m:t>
        </m:r>
      </m:oMath>
      <w:r w:rsidR="00A868D0">
        <w:rPr>
          <w:lang w:val="en-US"/>
        </w:rPr>
        <w:t xml:space="preserve">. </w:t>
      </w:r>
      <w:r w:rsidR="00EF3731">
        <w:rPr>
          <w:lang w:val="en-US"/>
        </w:rPr>
        <w:t xml:space="preserve">Ambiguity arises </w:t>
      </w:r>
      <w:r w:rsidR="00372B20">
        <w:rPr>
          <w:lang w:val="en-US"/>
        </w:rPr>
        <w:t xml:space="preserve">as the farmer knows that </w:t>
      </w:r>
      <m:oMath>
        <m:r>
          <w:rPr>
            <w:rFonts w:ascii="Cambria Math" w:hAnsi="Cambria Math"/>
            <w:lang w:val="en-US"/>
          </w:rPr>
          <m:t>P</m:t>
        </m:r>
      </m:oMath>
      <w:r w:rsidR="00372B20">
        <w:rPr>
          <w:lang w:val="en-US"/>
        </w:rPr>
        <w:t xml:space="preserve"> lies in a</w:t>
      </w:r>
      <w:r w:rsidR="002E73EA">
        <w:rPr>
          <w:lang w:val="en-US"/>
        </w:rPr>
        <w:t xml:space="preserve"> certain</w:t>
      </w:r>
      <w:r w:rsidR="00372B20">
        <w:rPr>
          <w:lang w:val="en-US"/>
        </w:rPr>
        <w:t xml:space="preserve"> interval</w:t>
      </w:r>
      <w:r w:rsidR="00514EEF">
        <w:rPr>
          <w:lang w:val="en-US"/>
        </w:rPr>
        <w:t xml:space="preserve"> </w:t>
      </w:r>
      <m:oMath>
        <m:r>
          <m:rPr>
            <m:scr m:val="script"/>
          </m:rPr>
          <w:rPr>
            <w:rFonts w:ascii="Cambria Math" w:hAnsi="Cambria Math"/>
            <w:szCs w:val="22"/>
            <w:lang w:val="en-US"/>
          </w:rPr>
          <m:t>P=</m:t>
        </m:r>
        <m:d>
          <m:dPr>
            <m:begChr m:val="["/>
            <m:endChr m:val="]"/>
            <m:ctrlPr>
              <w:rPr>
                <w:rFonts w:ascii="Cambria Math" w:hAnsi="Cambria Math"/>
                <w:i/>
                <w:szCs w:val="22"/>
                <w:lang w:val="en-US"/>
              </w:rPr>
            </m:ctrlPr>
          </m:dPr>
          <m:e>
            <m:sSub>
              <m:sSubPr>
                <m:ctrlPr>
                  <w:rPr>
                    <w:rFonts w:ascii="Cambria Math" w:hAnsi="Cambria Math"/>
                    <w:i/>
                    <w:szCs w:val="22"/>
                    <w:lang w:val="en-US"/>
                  </w:rPr>
                </m:ctrlPr>
              </m:sSubPr>
              <m:e>
                <m:r>
                  <w:rPr>
                    <w:rFonts w:ascii="Cambria Math" w:hAnsi="Cambria Math"/>
                    <w:szCs w:val="22"/>
                    <w:lang w:val="en-US"/>
                  </w:rPr>
                  <m:t>P</m:t>
                </m:r>
              </m:e>
              <m:sub>
                <m:r>
                  <w:rPr>
                    <w:rFonts w:ascii="Cambria Math" w:hAnsi="Cambria Math"/>
                    <w:szCs w:val="22"/>
                    <w:lang w:val="en-US"/>
                  </w:rPr>
                  <m:t>min</m:t>
                </m:r>
              </m:sub>
            </m:sSub>
            <m:r>
              <w:rPr>
                <w:rFonts w:ascii="Cambria Math" w:hAnsi="Cambria Math"/>
                <w:szCs w:val="22"/>
                <w:lang w:val="en-US"/>
              </w:rPr>
              <m:t>,</m:t>
            </m:r>
            <m:sSub>
              <m:sSubPr>
                <m:ctrlPr>
                  <w:rPr>
                    <w:rFonts w:ascii="Cambria Math" w:hAnsi="Cambria Math"/>
                    <w:i/>
                    <w:szCs w:val="22"/>
                    <w:lang w:val="en-US"/>
                  </w:rPr>
                </m:ctrlPr>
              </m:sSubPr>
              <m:e>
                <m:r>
                  <w:rPr>
                    <w:rFonts w:ascii="Cambria Math" w:hAnsi="Cambria Math"/>
                    <w:szCs w:val="22"/>
                    <w:lang w:val="en-US"/>
                  </w:rPr>
                  <m:t>P</m:t>
                </m:r>
              </m:e>
              <m:sub>
                <m:r>
                  <w:rPr>
                    <w:rFonts w:ascii="Cambria Math" w:hAnsi="Cambria Math"/>
                    <w:szCs w:val="22"/>
                    <w:lang w:val="en-US"/>
                  </w:rPr>
                  <m:t>max</m:t>
                </m:r>
              </m:sub>
            </m:sSub>
          </m:e>
        </m:d>
      </m:oMath>
      <w:r w:rsidR="00514EEF">
        <w:rPr>
          <w:szCs w:val="22"/>
          <w:lang w:val="en-US"/>
        </w:rPr>
        <w:t xml:space="preserve"> that we naively derive </w:t>
      </w:r>
      <w:r w:rsidR="006A7A8F">
        <w:rPr>
          <w:szCs w:val="22"/>
          <w:lang w:val="en-US"/>
        </w:rPr>
        <w:t xml:space="preserve">from </w:t>
      </w:r>
      <w:r w:rsidR="002B2070">
        <w:rPr>
          <w:szCs w:val="22"/>
          <w:lang w:val="en-US"/>
        </w:rPr>
        <w:t xml:space="preserve">profits </w:t>
      </w:r>
      <w:r w:rsidR="006A7A8F">
        <w:rPr>
          <w:szCs w:val="22"/>
          <w:lang w:val="en-US"/>
        </w:rPr>
        <w:t xml:space="preserve">distribution. </w:t>
      </w:r>
      <w:r w:rsidR="00CA543D">
        <w:rPr>
          <w:szCs w:val="22"/>
          <w:lang w:val="en-US"/>
        </w:rPr>
        <w:t xml:space="preserve">The parameter for ambiguity aversion </w:t>
      </w:r>
      <m:oMath>
        <m:r>
          <w:rPr>
            <w:rFonts w:ascii="Cambria Math" w:hAnsi="Cambria Math"/>
            <w:szCs w:val="22"/>
            <w:lang w:val="en-US"/>
          </w:rPr>
          <m:t>(</m:t>
        </m:r>
        <m:r>
          <w:rPr>
            <w:rFonts w:ascii="Cambria Math" w:hAnsi="Cambria Math"/>
            <w:lang w:val="en-US"/>
          </w:rPr>
          <m:t>α</m:t>
        </m:r>
        <m:r>
          <m:rPr>
            <m:sty m:val="p"/>
          </m:rPr>
          <w:rPr>
            <w:rFonts w:ascii="Cambria Math" w:hAnsi="Cambria Math"/>
            <w:lang w:val="en-US"/>
          </w:rPr>
          <m:t>)</m:t>
        </m:r>
      </m:oMath>
      <w:r w:rsidR="00CA543D">
        <w:rPr>
          <w:lang w:val="en-US"/>
        </w:rPr>
        <w:t xml:space="preserve"> is considered to be </w:t>
      </w:r>
      <m:oMath>
        <m:r>
          <w:rPr>
            <w:rFonts w:ascii="Cambria Math" w:hAnsi="Cambria Math"/>
            <w:lang w:val="en-US"/>
          </w:rPr>
          <m:t>[0.1, 0.5, 0.9]</m:t>
        </m:r>
      </m:oMath>
      <w:r w:rsidR="00CE6BA2">
        <w:rPr>
          <w:lang w:val="en-US"/>
        </w:rPr>
        <w:t xml:space="preserve">, reflecting </w:t>
      </w:r>
      <w:r w:rsidR="00E95B0D">
        <w:rPr>
          <w:lang w:val="en-US"/>
        </w:rPr>
        <w:t xml:space="preserve">ambiguity </w:t>
      </w:r>
      <w:r w:rsidR="0083144B">
        <w:rPr>
          <w:lang w:val="en-US"/>
        </w:rPr>
        <w:t>loving</w:t>
      </w:r>
      <w:r w:rsidR="00E95B0D">
        <w:rPr>
          <w:lang w:val="en-US"/>
        </w:rPr>
        <w:t xml:space="preserve">, </w:t>
      </w:r>
      <w:r w:rsidR="0083144B">
        <w:rPr>
          <w:lang w:val="en-US"/>
        </w:rPr>
        <w:t>neutrality, and aversion respectively</w:t>
      </w:r>
      <w:r w:rsidR="001203BF">
        <w:rPr>
          <w:lang w:val="en-US"/>
        </w:rPr>
        <w:t xml:space="preserve"> </w:t>
      </w:r>
      <w:commentRangeStart w:id="18"/>
      <w:r w:rsidR="001203BF">
        <w:rPr>
          <w:lang w:val="en-US"/>
        </w:rPr>
        <w:fldChar w:fldCharType="begin"/>
      </w:r>
      <w:r w:rsidR="001203BF">
        <w:rPr>
          <w:lang w:val="en-US"/>
        </w:rPr>
        <w:instrText xml:space="preserve"> ADDIN ZOTERO_ITEM CSL_CITATION {"citationID":"L5R9XNPi","properties":{"formattedCitation":"(Couture et al., 2024)","plainCitation":"(Couture et al., 2024)","noteIndex":0},"citationItems":[{"id":128867,"uris":["http://zotero.org/users/14812719/items/4T5NG6ZT"],"itemData":{"id":128867,"type":"article-journal","abstract":"This article addresses the value of information that affects the ambiguity faced by a decision maker. Our analysis is applied to the case of a farmer whose production can be damaged by a pest attack with unknown probability, this damage being reduced if the farmer decides to use a pesticide. Early warning systems have precisely been implemented in many countries to help farmers avoid inappropriate decisions in terms of pesticide use. We investigate, both theoretically and experimentally, how farmers value these systems. We propose a two-state self-insurance model in which an $$\\alpha$$-MaxMin Expected Utility farmer may use pesticides that reduce the loss in the accident state while incurring a cost in both states. Her decision to self-insure or not depends on risk and ambiguity attitudes. We compile and compare the value of two types of information leading to a reduction of ambiguity and analyze their properties with respect to ambiguity attitude. Both types of information are valued positively if the farmer is ambiguity averse. We conduct a framed field experiment in which farmers and agricultural students have to decide whether or not to apply pesticides depending on risk, ambiguity and the associated monetary gains resulting from pesticide cost. The experimental findings support the theory. The average value of information among all participants is between €0.9/ha and €3.3/ha depending on the information gain.","container-title":"Theory and Decision","DOI":"10.1007/s11238-023-09942-y","ISSN":"1573-7187","issue":"1","journalAbbreviation":"Theory Decis","language":"en","page":"19-47","source":"Springer Link","title":"The value of information under ambiguity: a theoretical and experimental study on pest management in agriculture","title-short":"The value of information under ambiguity","volume":"96","author":[{"family":"Couture","given":"Stéphane"},{"family":"Lemarié","given":"Stéphane"},{"family":"Teyssier","given":"Sabrina"},{"family":"Toquebeuf","given":"Pascal"}],"issued":{"date-parts":[["2024",2,1]]}}}],"schema":"https://github.com/citation-style-language/schema/raw/master/csl-citation.json"} </w:instrText>
      </w:r>
      <w:r w:rsidR="001203BF">
        <w:rPr>
          <w:lang w:val="en-US"/>
        </w:rPr>
        <w:fldChar w:fldCharType="separate"/>
      </w:r>
      <w:r w:rsidR="001203BF" w:rsidRPr="001203BF">
        <w:t>(Couture et al., 2024)</w:t>
      </w:r>
      <w:r w:rsidR="001203BF">
        <w:rPr>
          <w:lang w:val="en-US"/>
        </w:rPr>
        <w:fldChar w:fldCharType="end"/>
      </w:r>
      <w:commentRangeEnd w:id="18"/>
      <w:r w:rsidR="00654393">
        <w:rPr>
          <w:rStyle w:val="CommentReference"/>
          <w:sz w:val="24"/>
          <w:szCs w:val="20"/>
          <w:lang w:val="en-US"/>
        </w:rPr>
        <w:commentReference w:id="18"/>
      </w:r>
      <w:r w:rsidR="00995ADF">
        <w:rPr>
          <w:lang w:val="en-US"/>
        </w:rPr>
        <w:t>.</w:t>
      </w:r>
    </w:p>
    <w:p w14:paraId="15830E34" w14:textId="4F594DC4" w:rsidR="000F34C3" w:rsidRDefault="005001EF" w:rsidP="00352C50">
      <w:pPr>
        <w:pStyle w:val="Heading1"/>
        <w:spacing w:line="360" w:lineRule="auto"/>
        <w:rPr>
          <w:lang w:val="en-US"/>
        </w:rPr>
      </w:pPr>
      <w:r>
        <w:rPr>
          <w:lang w:val="en-US"/>
        </w:rPr>
        <w:t>Data</w:t>
      </w:r>
    </w:p>
    <w:p w14:paraId="3A6D82B4" w14:textId="104C7DA7" w:rsidR="00B04C64" w:rsidRPr="00B04C64" w:rsidRDefault="00B107E8" w:rsidP="00EC4836">
      <w:pPr>
        <w:spacing w:line="360" w:lineRule="auto"/>
        <w:jc w:val="both"/>
        <w:rPr>
          <w:lang w:val="en-US"/>
        </w:rPr>
      </w:pPr>
      <w:r>
        <w:rPr>
          <w:lang w:val="en-US"/>
        </w:rPr>
        <w:t>In th</w:t>
      </w:r>
      <w:r w:rsidR="00E976B2">
        <w:rPr>
          <w:lang w:val="en-US"/>
        </w:rPr>
        <w:t xml:space="preserve">is </w:t>
      </w:r>
      <w:r>
        <w:rPr>
          <w:lang w:val="en-US"/>
        </w:rPr>
        <w:t xml:space="preserve">section </w:t>
      </w:r>
      <w:r w:rsidR="006C60AC">
        <w:rPr>
          <w:lang w:val="en-US"/>
        </w:rPr>
        <w:t>we present</w:t>
      </w:r>
      <w:r w:rsidR="00355C3B">
        <w:rPr>
          <w:lang w:val="en-US"/>
        </w:rPr>
        <w:t>:</w:t>
      </w:r>
      <w:r w:rsidR="0014718D">
        <w:rPr>
          <w:lang w:val="en-US"/>
        </w:rPr>
        <w:t xml:space="preserve"> </w:t>
      </w:r>
      <w:proofErr w:type="spellStart"/>
      <w:r w:rsidR="00355C3B">
        <w:rPr>
          <w:lang w:val="en-US"/>
        </w:rPr>
        <w:t>i</w:t>
      </w:r>
      <w:proofErr w:type="spellEnd"/>
      <w:r w:rsidR="00355C3B">
        <w:rPr>
          <w:lang w:val="en-US"/>
        </w:rPr>
        <w:t xml:space="preserve">) </w:t>
      </w:r>
      <w:r w:rsidR="0014718D">
        <w:rPr>
          <w:lang w:val="en-US"/>
        </w:rPr>
        <w:t>the data</w:t>
      </w:r>
      <w:r w:rsidR="00C81502">
        <w:rPr>
          <w:lang w:val="en-US"/>
        </w:rPr>
        <w:t xml:space="preserve">set </w:t>
      </w:r>
      <w:r w:rsidR="007C06FD">
        <w:rPr>
          <w:lang w:val="en-US"/>
        </w:rPr>
        <w:t xml:space="preserve">used to estimate the </w:t>
      </w:r>
      <w:r w:rsidR="0014718D">
        <w:rPr>
          <w:lang w:val="en-US"/>
        </w:rPr>
        <w:t>nitrogen-yield</w:t>
      </w:r>
      <w:r w:rsidR="00F12C4E">
        <w:rPr>
          <w:lang w:val="en-US"/>
        </w:rPr>
        <w:t xml:space="preserve"> relationship</w:t>
      </w:r>
      <w:r w:rsidR="00355C3B">
        <w:rPr>
          <w:lang w:val="en-US"/>
        </w:rPr>
        <w:t>,</w:t>
      </w:r>
      <w:r w:rsidR="00F12C4E">
        <w:rPr>
          <w:lang w:val="en-US"/>
        </w:rPr>
        <w:t xml:space="preserve"> </w:t>
      </w:r>
      <w:r w:rsidR="0014718D">
        <w:rPr>
          <w:lang w:val="en-US"/>
        </w:rPr>
        <w:t>and</w:t>
      </w:r>
      <w:r w:rsidR="00355C3B">
        <w:rPr>
          <w:lang w:val="en-US"/>
        </w:rPr>
        <w:t xml:space="preserve"> ii)</w:t>
      </w:r>
      <w:r w:rsidR="0014718D">
        <w:rPr>
          <w:lang w:val="en-US"/>
        </w:rPr>
        <w:t xml:space="preserve"> </w:t>
      </w:r>
      <w:r w:rsidR="007C06FD">
        <w:rPr>
          <w:lang w:val="en-US"/>
        </w:rPr>
        <w:t xml:space="preserve">the </w:t>
      </w:r>
      <w:r w:rsidR="0008218C">
        <w:rPr>
          <w:lang w:val="en-US"/>
        </w:rPr>
        <w:t>price</w:t>
      </w:r>
      <w:r w:rsidR="007C06FD">
        <w:rPr>
          <w:lang w:val="en-US"/>
        </w:rPr>
        <w:t xml:space="preserve"> data</w:t>
      </w:r>
      <w:r w:rsidR="00C81502">
        <w:rPr>
          <w:lang w:val="en-US"/>
        </w:rPr>
        <w:t>.</w:t>
      </w:r>
      <w:r w:rsidR="001857C1">
        <w:rPr>
          <w:lang w:val="en-US"/>
        </w:rPr>
        <w:t xml:space="preserve"> </w:t>
      </w:r>
      <w:r w:rsidR="00502C91">
        <w:rPr>
          <w:lang w:val="en-US"/>
        </w:rPr>
        <w:t>We</w:t>
      </w:r>
      <w:r w:rsidR="007A43F6">
        <w:rPr>
          <w:lang w:val="en-US"/>
        </w:rPr>
        <w:t xml:space="preserve"> </w:t>
      </w:r>
      <w:commentRangeStart w:id="19"/>
      <w:r w:rsidR="006032CD">
        <w:rPr>
          <w:lang w:val="en-US"/>
        </w:rPr>
        <w:t xml:space="preserve">obtained </w:t>
      </w:r>
      <w:r w:rsidR="00502C91">
        <w:rPr>
          <w:lang w:val="en-US"/>
        </w:rPr>
        <w:t>fertilizers and wheat prices</w:t>
      </w:r>
      <w:commentRangeEnd w:id="19"/>
      <w:r w:rsidR="00411427">
        <w:rPr>
          <w:rStyle w:val="CommentReference"/>
        </w:rPr>
        <w:commentReference w:id="19"/>
      </w:r>
      <w:r w:rsidR="00502C91">
        <w:rPr>
          <w:lang w:val="en-US"/>
        </w:rPr>
        <w:t xml:space="preserve"> farm level data </w:t>
      </w:r>
      <w:r w:rsidR="006032CD">
        <w:rPr>
          <w:lang w:val="en-US"/>
        </w:rPr>
        <w:t xml:space="preserve">for </w:t>
      </w:r>
      <w:r w:rsidR="00502C91">
        <w:rPr>
          <w:lang w:val="en-US"/>
        </w:rPr>
        <w:t xml:space="preserve">the </w:t>
      </w:r>
      <w:r w:rsidR="00002620">
        <w:rPr>
          <w:lang w:val="en-US"/>
        </w:rPr>
        <w:t>Cologne Lowland area, in the southwest of the German Federal state of North Rhine-Westphalia</w:t>
      </w:r>
      <w:r w:rsidR="00386193">
        <w:rPr>
          <w:lang w:val="en-US"/>
        </w:rPr>
        <w:t>.</w:t>
      </w:r>
      <w:r w:rsidR="005B0A7F">
        <w:rPr>
          <w:lang w:val="en-US"/>
        </w:rPr>
        <w:t xml:space="preserve"> We thus focus o</w:t>
      </w:r>
      <w:r w:rsidR="00517E91">
        <w:rPr>
          <w:lang w:val="en-US"/>
        </w:rPr>
        <w:t>ur analysis of fertilizer-yield relationship on the same geographic area.</w:t>
      </w:r>
    </w:p>
    <w:p w14:paraId="59E43193" w14:textId="7469295B" w:rsidR="006C60AC" w:rsidRDefault="006C60AC" w:rsidP="006C60AC">
      <w:pPr>
        <w:pStyle w:val="Heading2"/>
        <w:rPr>
          <w:lang w:val="en-US"/>
        </w:rPr>
      </w:pPr>
      <w:r>
        <w:rPr>
          <w:lang w:val="en-US"/>
        </w:rPr>
        <w:t xml:space="preserve">Yield data </w:t>
      </w:r>
    </w:p>
    <w:p w14:paraId="5CCD6F45" w14:textId="1E09CD55" w:rsidR="007B5745" w:rsidRDefault="00BA412F" w:rsidP="0058467F">
      <w:pPr>
        <w:spacing w:line="360" w:lineRule="auto"/>
        <w:jc w:val="both"/>
        <w:rPr>
          <w:lang w:val="en-US"/>
        </w:rPr>
      </w:pPr>
      <w:r>
        <w:rPr>
          <w:lang w:val="en-US"/>
        </w:rPr>
        <w:t xml:space="preserve">We use </w:t>
      </w:r>
      <w:r w:rsidR="004D7B41">
        <w:rPr>
          <w:lang w:val="en-US"/>
        </w:rPr>
        <w:t>d</w:t>
      </w:r>
      <w:r w:rsidR="00D5627B">
        <w:rPr>
          <w:lang w:val="en-US"/>
        </w:rPr>
        <w:t xml:space="preserve">ata </w:t>
      </w:r>
      <w:r w:rsidR="004D7B41">
        <w:rPr>
          <w:lang w:val="en-US"/>
        </w:rPr>
        <w:t xml:space="preserve">generated </w:t>
      </w:r>
      <w:r w:rsidR="00D5627B">
        <w:rPr>
          <w:lang w:val="en-US"/>
        </w:rPr>
        <w:t>fr</w:t>
      </w:r>
      <w:r w:rsidR="004D7B41">
        <w:rPr>
          <w:lang w:val="en-US"/>
        </w:rPr>
        <w:t>o</w:t>
      </w:r>
      <w:r w:rsidR="00D5627B">
        <w:rPr>
          <w:lang w:val="en-US"/>
        </w:rPr>
        <w:t xml:space="preserve">m </w:t>
      </w:r>
      <w:r w:rsidR="000C2608">
        <w:rPr>
          <w:lang w:val="en-US"/>
        </w:rPr>
        <w:t>t</w:t>
      </w:r>
      <w:r w:rsidR="000C2608" w:rsidRPr="000C2608">
        <w:rPr>
          <w:lang w:val="en-US"/>
        </w:rPr>
        <w:t>he</w:t>
      </w:r>
      <w:r w:rsidR="00D87DD9">
        <w:rPr>
          <w:lang w:val="en-US"/>
        </w:rPr>
        <w:t xml:space="preserve"> E</w:t>
      </w:r>
      <w:r w:rsidR="00A46E54">
        <w:rPr>
          <w:lang w:val="en-US"/>
        </w:rPr>
        <w:t>uropean implementation of the</w:t>
      </w:r>
      <w:r w:rsidR="000C2608" w:rsidRPr="000C2608">
        <w:rPr>
          <w:lang w:val="en-US"/>
        </w:rPr>
        <w:t xml:space="preserve"> </w:t>
      </w:r>
      <w:r w:rsidR="00341226">
        <w:rPr>
          <w:lang w:val="en-US"/>
        </w:rPr>
        <w:t xml:space="preserve">EPIC </w:t>
      </w:r>
      <w:r w:rsidR="000C2608" w:rsidRPr="000C2608">
        <w:rPr>
          <w:lang w:val="en-US"/>
        </w:rPr>
        <w:t>model</w:t>
      </w:r>
      <w:r w:rsidR="002404EF">
        <w:rPr>
          <w:lang w:val="en-US"/>
        </w:rPr>
        <w:t xml:space="preserve"> (EPIC-IIASA</w:t>
      </w:r>
      <w:r w:rsidR="00E40978">
        <w:rPr>
          <w:lang w:val="en-US"/>
        </w:rPr>
        <w:t xml:space="preserve">; </w:t>
      </w:r>
      <w:r w:rsidR="00E40978">
        <w:rPr>
          <w:lang w:val="en-US"/>
        </w:rPr>
        <w:fldChar w:fldCharType="begin"/>
      </w:r>
      <w:r w:rsidR="00517923">
        <w:rPr>
          <w:lang w:val="en-US"/>
        </w:rPr>
        <w:instrText xml:space="preserve"> ADDIN ZOTERO_ITEM CSL_CITATION {"citationID":"FkcwAiTb","properties":{"formattedCitation":"(Balkovi\\uc0\\u269{}, 2025; Balkovi\\uc0\\u269{} et al., 2013)","plainCitation":"(Balkovi</w:instrText>
      </w:r>
      <w:r w:rsidR="00517923">
        <w:rPr>
          <w:rFonts w:hint="eastAsia"/>
          <w:lang w:val="en-US"/>
        </w:rPr>
        <w:instrText>č</w:instrText>
      </w:r>
      <w:r w:rsidR="00517923">
        <w:rPr>
          <w:lang w:val="en-US"/>
        </w:rPr>
        <w:instrText>, 2025; Balkovi</w:instrText>
      </w:r>
      <w:r w:rsidR="00517923">
        <w:rPr>
          <w:rFonts w:hint="eastAsia"/>
          <w:lang w:val="en-US"/>
        </w:rPr>
        <w:instrText>č</w:instrText>
      </w:r>
      <w:r w:rsidR="00517923">
        <w:rPr>
          <w:lang w:val="en-US"/>
        </w:rPr>
        <w:instrText xml:space="preserve"> et al., 2013)","noteIndex":0},"citationItems":[{"id":127152,"uris":["http://zotero.org/users/14812719/items/UHY96SPK"],"itemData":{"id":127152,"type":"article-journal","abstract":"Justifiable usage of large-scale crop model simulations requires transparent, comprehensive and spatially extensive evaluations of their performance and associated accuracy. Simulated crop yields of a Pan-European implementation of the Environmental Policy Integrated Climate (EPIC) crop model were satisfactorily evaluated with reported regional yield data from EUROSTAT for four major crops, including winter wheat, rainfed and irrigated maize, spring barley and winter rye. European-wide land use, elevation, soil and daily meteorological gridded data were integrated in GIS and coupled with EPIC. Default EPIC crop and biophysical process parameter values were used with some minor adjustments according to suggestions from scientific literature. The model performance was improved by spatial calculations of crop sowing densities, potential heat units, operation schedules, and nutrient application rates. EPIC performed reasonable in the simulation of regional crop yields, with long-term averages predicted better than inter-annual variability: linear regression R2 ranged from 0.58 (maize) to 0.91 (spring barley) and relative estimation errors were between ±30% for most of the European regions. The modelled and reported crop yields demonstrated similar responses to driving meteorological variables. However, EPIC performed better in dry compared to wet years. A yield sensitivity analysis of crop nutrient and irrigation management factors and cultivar specific characteristics for contrasting regions in Europe revealed a range in model response and attainable yields. We also show that modelled crop yield is strongly dependent on the chosen PET method. The simulated crop yield variability was lower compared to reported crop yields. This assessment should contribute to the availability of harmonised and transparently evaluated agricultural modelling tools in the EU as well as the establishment of modelling benchmarks as a requirement for sound and ongoing policy evaluations in the agricultural and environmental domains.","container-title":"Agricultural Systems","DOI":"10.1016/j.agsy.2013.05.008","ISSN":"0308-521X","journalAbbreviation":"Agricultural Systems","page":"61-75","source":"ScienceDirect","title":"Pan-European crop modelling with EPIC: Implementation, up-scaling and regional crop yield validation","title-short":"Pan-European crop modelling with EPIC","volume":"120","author":[{"family":"Balkovi</w:instrText>
      </w:r>
      <w:r w:rsidR="00517923">
        <w:rPr>
          <w:rFonts w:hint="eastAsia"/>
          <w:lang w:val="en-US"/>
        </w:rPr>
        <w:instrText>č</w:instrText>
      </w:r>
      <w:r w:rsidR="00517923">
        <w:rPr>
          <w:lang w:val="en-US"/>
        </w:rPr>
        <w:instrText>","given":"Juraj"},{"family":"Velde","given":"Marijn","non-dropping-particle":"van der"},{"family":"Schmid","given":"Erwin"},{"family":"Skalský","given":"Rastislav"},{"family":"Khabarov","given":"Nikolay"},{"family":"Obersteiner","given":"Michael"},{"family":"Stürmer","given":"Bernhard"},{"family":"Xiong","given":"Wei"}],"issued":{"date-parts":[["2013",9,1]]}}},{"id":139038,"uris":["http://zotero.org/users/14812719/items/XBTQ24H5"],"itemData":{"id":139038,"type":"dataset","DOI":"10.5281/zenodo.17119992","publisher":"Zenodo","title":"LAMASUS - Simulated Crop Yields and Fertilizer Application Rates for Nine Crops under Six Management Intensity Scenarios in the EU","author":[{"family":"Balkovi</w:instrText>
      </w:r>
      <w:r w:rsidR="00517923">
        <w:rPr>
          <w:rFonts w:hint="eastAsia"/>
          <w:lang w:val="en-US"/>
        </w:rPr>
        <w:instrText>č</w:instrText>
      </w:r>
      <w:r w:rsidR="00517923">
        <w:rPr>
          <w:lang w:val="en-US"/>
        </w:rPr>
        <w:instrText xml:space="preserve">","given":"Juraj"}],"issued":{"date-parts":[["2025"]]}}}],"schema":"https://github.com/citation-style-language/schema/raw/master/csl-citation.json"} </w:instrText>
      </w:r>
      <w:r w:rsidR="00E40978">
        <w:rPr>
          <w:lang w:val="en-US"/>
        </w:rPr>
        <w:fldChar w:fldCharType="separate"/>
      </w:r>
      <w:r w:rsidR="002033FD" w:rsidRPr="00BE30DE">
        <w:rPr>
          <w:szCs w:val="24"/>
          <w:lang w:val="en-GB"/>
        </w:rPr>
        <w:t>(</w:t>
      </w:r>
      <w:proofErr w:type="spellStart"/>
      <w:r w:rsidR="002033FD" w:rsidRPr="00BE30DE">
        <w:rPr>
          <w:szCs w:val="24"/>
          <w:lang w:val="en-GB"/>
        </w:rPr>
        <w:t>Balkovič</w:t>
      </w:r>
      <w:proofErr w:type="spellEnd"/>
      <w:r w:rsidR="002033FD" w:rsidRPr="00BE30DE">
        <w:rPr>
          <w:szCs w:val="24"/>
          <w:lang w:val="en-GB"/>
        </w:rPr>
        <w:t xml:space="preserve">, 2025; </w:t>
      </w:r>
      <w:proofErr w:type="spellStart"/>
      <w:r w:rsidR="002033FD" w:rsidRPr="00BE30DE">
        <w:rPr>
          <w:szCs w:val="24"/>
          <w:lang w:val="en-GB"/>
        </w:rPr>
        <w:t>Balkovič</w:t>
      </w:r>
      <w:proofErr w:type="spellEnd"/>
      <w:r w:rsidR="002033FD" w:rsidRPr="00BE30DE">
        <w:rPr>
          <w:szCs w:val="24"/>
          <w:lang w:val="en-GB"/>
        </w:rPr>
        <w:t xml:space="preserve"> et al., 2013)</w:t>
      </w:r>
      <w:r w:rsidR="00E40978">
        <w:rPr>
          <w:lang w:val="en-US"/>
        </w:rPr>
        <w:fldChar w:fldCharType="end"/>
      </w:r>
      <w:r w:rsidR="00F03F57">
        <w:rPr>
          <w:lang w:val="en-US"/>
        </w:rPr>
        <w:t>.</w:t>
      </w:r>
      <w:r w:rsidR="00FF2893">
        <w:rPr>
          <w:lang w:val="en-US"/>
        </w:rPr>
        <w:t xml:space="preserve"> Simulation Units from the EPIC model</w:t>
      </w:r>
      <w:r w:rsidR="0071099F">
        <w:rPr>
          <w:lang w:val="en-US"/>
        </w:rPr>
        <w:t xml:space="preserve"> </w:t>
      </w:r>
      <w:r w:rsidR="00DE7FA6">
        <w:rPr>
          <w:lang w:val="en-US"/>
        </w:rPr>
        <w:t xml:space="preserve">(Fig. </w:t>
      </w:r>
      <w:proofErr w:type="spellStart"/>
      <w:r w:rsidR="00DE7FA6">
        <w:rPr>
          <w:lang w:val="en-US"/>
        </w:rPr>
        <w:t>Xa</w:t>
      </w:r>
      <w:proofErr w:type="spellEnd"/>
      <w:r w:rsidR="00DE7FA6">
        <w:rPr>
          <w:lang w:val="en-US"/>
        </w:rPr>
        <w:t xml:space="preserve">) </w:t>
      </w:r>
      <w:r w:rsidR="0071099F">
        <w:rPr>
          <w:lang w:val="en-US"/>
        </w:rPr>
        <w:t>were overlapped with</w:t>
      </w:r>
      <w:r w:rsidR="00412274">
        <w:rPr>
          <w:lang w:val="en-US"/>
        </w:rPr>
        <w:t xml:space="preserve"> winter wheat field </w:t>
      </w:r>
      <w:r w:rsidR="00067D36">
        <w:rPr>
          <w:lang w:val="en-US"/>
        </w:rPr>
        <w:t xml:space="preserve">(Fig. </w:t>
      </w:r>
      <w:proofErr w:type="spellStart"/>
      <w:r w:rsidR="00067D36">
        <w:rPr>
          <w:lang w:val="en-US"/>
        </w:rPr>
        <w:t>Xb</w:t>
      </w:r>
      <w:proofErr w:type="spellEnd"/>
      <w:r w:rsidR="00067D36">
        <w:rPr>
          <w:lang w:val="en-US"/>
        </w:rPr>
        <w:t>), obtained from</w:t>
      </w:r>
      <w:r w:rsidR="0071099F">
        <w:rPr>
          <w:lang w:val="en-US"/>
        </w:rPr>
        <w:t xml:space="preserve"> a </w:t>
      </w:r>
      <w:commentRangeStart w:id="20"/>
      <w:r w:rsidR="0071099F">
        <w:rPr>
          <w:lang w:val="en-US"/>
        </w:rPr>
        <w:t>crop type classification raster</w:t>
      </w:r>
      <w:r w:rsidR="006549B7">
        <w:rPr>
          <w:lang w:val="en-US"/>
        </w:rPr>
        <w:t xml:space="preserve"> </w:t>
      </w:r>
      <w:commentRangeEnd w:id="20"/>
      <w:r w:rsidR="00F96E3D">
        <w:rPr>
          <w:rStyle w:val="CommentReference"/>
        </w:rPr>
        <w:commentReference w:id="20"/>
      </w:r>
      <w:r w:rsidR="00BE3305">
        <w:rPr>
          <w:lang w:val="en-US"/>
        </w:rPr>
        <w:fldChar w:fldCharType="begin"/>
      </w:r>
      <w:r w:rsidR="00BE3305">
        <w:rPr>
          <w:lang w:val="en-US"/>
        </w:rPr>
        <w:instrText xml:space="preserve"> ADDIN ZOTERO_ITEM CSL_CITATION {"citationID":"5hMK5YwF","properties":{"formattedCitation":"(Asam et al., 2022; Gessner et al., 2025)","plainCitation":"(Asam et al., 2022; Gessner et al., 2025)","noteIndex":0},"citationItems":[{"id":139030,"uris":["http://zotero.org/users/14812719/items/G77DFVC4"],"itemData":{"id":139030,"type":"article-journal","abstract":"Nationwide and consistent information on agricultural land use forms an important basis for sustainable land management maintaining food security, (agro)biodiversity, and soil fertility, especially as German agriculture has shown high vulnerability to climate change. Sentinel-1 and Sentinel-2 satellite data of the Copernicus program offer time series with temporal, spatial, radiometric, and spectral characteristics that have great potential for mapping and monitoring agricultural crops. This paper presents an approach which synergistically uses these multispectral and Synthetic Aperture Radar (SAR) time series for the classification of 17 crop classes at 10 m spatial resolution for Germany in the year 2018. Input data for the Random Forest (RF) classification are monthly statistics of Sentinel-1 and Sentinel-2 time series. This approach reduces the amount of input data and pre-processing steps while retaining phenological information, which is crucial for crop type discrimination. For training and validation, Land Parcel Identification System (LPIS) data were available covering 15 of the 16 German Federal States. An overall map accuracy of 75.5% was achieved, with class-specific F1-scores above 80% for winter wheat, maize, sugar beet, and rapeseed. By combining optical and SAR data, overall accuracies could be increased by 6% and 9%, respectively, compared to single sensor approaches. While no increase in overall accuracy could be achieved by stratifying the classification in natural landscape regions, the class-wise accuracies for all but the cereal classes could be improved, on average, by 7%. In comparison to census data, the crop areas could be approximated well with, on average, only 1% of deviation in class-specific acreages. Using this streamlined approach, similar accuracies for the most widespread crop types as well as for smaller permanent crop classes were reached as in other Germany-wide crop type studies, indicating its potential for repeated nationwide crop type mapping.","container-title":"Remote Sensing","DOI":"10.3390/rs14132981","ISSN":"2072-4292","issue":"13","journalAbbreviation":"Remote Sensing","language":"en","page":"2981","source":"DOI.org (Crossref)","title":"Mapping Crop Types of Germany by Combining Temporal Statistical Metrics of Sentinel-1 and Sentinel-2 Time Series with LPIS Data","volume":"14","author":[{"family":"Asam","given":"Sarah"},{"family":"Gessner","given":"Ursula"},{"family":"Almengor González","given":"Roger"},{"family":"Wenzl","given":"Martina"},{"family":"Kriese","given":"Jennifer"},{"family":"Kuenzer","given":"Claudia"}],"issued":{"date-parts":[["2022",6,22]]}}},{"id":139029,"uris":["http://zotero.org/users/14812719/items/JTWAHZDX"],"itemData":{"id":139029,"type":"article-journal","container-title":"IEEE Geoscience and Remote Sensing Letters","DOI":"10.1109/LGRS.2025.3587517","ISSN":"1545-598X, 1558-0571","journalAbbreviation":"IEEE Geosci. Remote Sensing Lett.","license":"https://creativecommons.org/licenses/by/4.0/legalcode","page":"1-5","source":"DOI.org (Crossref)","title":"Combining Machine Learning and Spatiotemporal Filtering to Map Crop Types of Germany for Seven Years","volume":"22","author":[{"family":"Gessner","given":"Ursula"},{"family":"Hirner","given":"Andreas"},{"family":"Asam","given":"Sarah"},{"family":"Wenzl","given":"Martina"},{"family":"Kuenzer","given":"Claudia"}],"issued":{"date-parts":[["2025"]]}}}],"schema":"https://github.com/citation-style-language/schema/raw/master/csl-citation.json"} </w:instrText>
      </w:r>
      <w:r w:rsidR="00BE3305">
        <w:rPr>
          <w:lang w:val="en-US"/>
        </w:rPr>
        <w:fldChar w:fldCharType="separate"/>
      </w:r>
      <w:r w:rsidR="00BE3305" w:rsidRPr="00BE3305">
        <w:rPr>
          <w:lang w:val="en-GB"/>
        </w:rPr>
        <w:t>(</w:t>
      </w:r>
      <w:proofErr w:type="spellStart"/>
      <w:r w:rsidR="00BE3305" w:rsidRPr="00BE3305">
        <w:rPr>
          <w:lang w:val="en-GB"/>
        </w:rPr>
        <w:t>Asam</w:t>
      </w:r>
      <w:proofErr w:type="spellEnd"/>
      <w:r w:rsidR="00BE3305" w:rsidRPr="00BE3305">
        <w:rPr>
          <w:lang w:val="en-GB"/>
        </w:rPr>
        <w:t xml:space="preserve"> </w:t>
      </w:r>
      <w:r w:rsidR="00BE3305" w:rsidRPr="00BE3305">
        <w:rPr>
          <w:lang w:val="en-GB"/>
        </w:rPr>
        <w:lastRenderedPageBreak/>
        <w:t>et al., 2022; Gessner et al., 2025)</w:t>
      </w:r>
      <w:r w:rsidR="00BE3305">
        <w:rPr>
          <w:lang w:val="en-US"/>
        </w:rPr>
        <w:fldChar w:fldCharType="end"/>
      </w:r>
      <w:r w:rsidR="0071099F">
        <w:rPr>
          <w:lang w:val="en-US"/>
        </w:rPr>
        <w:t>, allowing us to retain</w:t>
      </w:r>
      <w:r w:rsidR="00067D36">
        <w:rPr>
          <w:lang w:val="en-US"/>
        </w:rPr>
        <w:t xml:space="preserve"> only Simulation Units</w:t>
      </w:r>
      <w:r w:rsidR="0071099F">
        <w:rPr>
          <w:lang w:val="en-US"/>
        </w:rPr>
        <w:t xml:space="preserve"> </w:t>
      </w:r>
      <w:r w:rsidR="00067D36">
        <w:rPr>
          <w:lang w:val="en-US"/>
        </w:rPr>
        <w:t xml:space="preserve">where </w:t>
      </w:r>
      <w:r w:rsidR="00032939">
        <w:rPr>
          <w:lang w:val="en-US"/>
        </w:rPr>
        <w:t xml:space="preserve">winter wheat </w:t>
      </w:r>
      <w:r w:rsidR="00067D36">
        <w:rPr>
          <w:lang w:val="en-US"/>
        </w:rPr>
        <w:t>was cultivated in 2024</w:t>
      </w:r>
      <w:r w:rsidR="00032939">
        <w:rPr>
          <w:lang w:val="en-US"/>
        </w:rPr>
        <w:t>.</w:t>
      </w:r>
      <w:r w:rsidR="008A4FD5">
        <w:rPr>
          <w:lang w:val="en-US"/>
        </w:rPr>
        <w:t xml:space="preserve"> </w:t>
      </w:r>
      <w:r w:rsidR="00253A81">
        <w:rPr>
          <w:lang w:val="en-US"/>
        </w:rPr>
        <w:t xml:space="preserve">Representative locations across Germany were </w:t>
      </w:r>
      <w:r w:rsidR="00032939">
        <w:rPr>
          <w:lang w:val="en-US"/>
        </w:rPr>
        <w:t>then randomly sampled</w:t>
      </w:r>
      <w:r w:rsidR="00AA36C9">
        <w:rPr>
          <w:lang w:val="en-US"/>
        </w:rPr>
        <w:t xml:space="preserve"> for rural counties (</w:t>
      </w:r>
      <w:proofErr w:type="spellStart"/>
      <w:r w:rsidR="00AA36C9">
        <w:rPr>
          <w:lang w:val="en-US"/>
        </w:rPr>
        <w:t>Kreise</w:t>
      </w:r>
      <w:proofErr w:type="spellEnd"/>
      <w:r w:rsidR="00AA36C9">
        <w:rPr>
          <w:lang w:val="en-US"/>
        </w:rPr>
        <w:t>/</w:t>
      </w:r>
      <w:proofErr w:type="spellStart"/>
      <w:r w:rsidR="00AA36C9">
        <w:rPr>
          <w:lang w:val="en-US"/>
        </w:rPr>
        <w:t>Landkreise</w:t>
      </w:r>
      <w:proofErr w:type="spellEnd"/>
      <w:r w:rsidR="00AA36C9">
        <w:rPr>
          <w:lang w:val="en-US"/>
        </w:rPr>
        <w:t>)</w:t>
      </w:r>
      <w:r w:rsidR="00676381">
        <w:rPr>
          <w:rStyle w:val="FootnoteReference"/>
          <w:lang w:val="en-US"/>
        </w:rPr>
        <w:footnoteReference w:id="8"/>
      </w:r>
      <w:r w:rsidR="005B5D73">
        <w:rPr>
          <w:lang w:val="en-US"/>
        </w:rPr>
        <w:t xml:space="preserve"> were winter wheat is one of the top 3 cultivated crop</w:t>
      </w:r>
      <w:r w:rsidR="005E3EFA">
        <w:rPr>
          <w:lang w:val="en-US"/>
        </w:rPr>
        <w:t>. For each of these counties</w:t>
      </w:r>
      <w:r w:rsidR="00032939">
        <w:rPr>
          <w:lang w:val="en-US"/>
        </w:rPr>
        <w:t xml:space="preserve"> </w:t>
      </w:r>
      <w:r w:rsidR="005E3EFA">
        <w:rPr>
          <w:lang w:val="en-US"/>
        </w:rPr>
        <w:t xml:space="preserve">the number of sampled locations </w:t>
      </w:r>
      <w:r w:rsidR="00946120">
        <w:rPr>
          <w:lang w:val="en-US"/>
        </w:rPr>
        <w:t xml:space="preserve">is </w:t>
      </w:r>
      <w:r w:rsidR="000E546E">
        <w:rPr>
          <w:lang w:val="en-US"/>
        </w:rPr>
        <w:t>weight</w:t>
      </w:r>
      <w:r w:rsidR="00946120">
        <w:rPr>
          <w:lang w:val="en-US"/>
        </w:rPr>
        <w:t>ed by</w:t>
      </w:r>
      <w:r w:rsidR="000E546E">
        <w:rPr>
          <w:lang w:val="en-US"/>
        </w:rPr>
        <w:t xml:space="preserve"> winter wheat share among the total cultivated area </w:t>
      </w:r>
      <w:r w:rsidR="009C7CAA">
        <w:rPr>
          <w:lang w:val="en-US"/>
        </w:rPr>
        <w:t xml:space="preserve">(Fig. </w:t>
      </w:r>
      <w:proofErr w:type="spellStart"/>
      <w:r w:rsidR="009C7CAA">
        <w:rPr>
          <w:lang w:val="en-US"/>
        </w:rPr>
        <w:t>Xc</w:t>
      </w:r>
      <w:proofErr w:type="spellEnd"/>
      <w:r w:rsidR="009C7CAA">
        <w:rPr>
          <w:lang w:val="en-US"/>
        </w:rPr>
        <w:t>)</w:t>
      </w:r>
      <w:r w:rsidR="000E546E">
        <w:rPr>
          <w:lang w:val="en-US"/>
        </w:rPr>
        <w:t>.</w:t>
      </w:r>
      <w:r w:rsidR="00CE1B23">
        <w:rPr>
          <w:lang w:val="en-US"/>
        </w:rPr>
        <w:t xml:space="preserve"> </w:t>
      </w:r>
      <w:r w:rsidR="00946120">
        <w:rPr>
          <w:lang w:val="en-US"/>
        </w:rPr>
        <w:t xml:space="preserve">Final sampled locations are </w:t>
      </w:r>
      <w:r w:rsidR="00676381">
        <w:rPr>
          <w:lang w:val="en-US"/>
        </w:rPr>
        <w:t xml:space="preserve">displayed in Figure </w:t>
      </w:r>
      <w:proofErr w:type="spellStart"/>
      <w:r w:rsidR="00676381">
        <w:rPr>
          <w:lang w:val="en-US"/>
        </w:rPr>
        <w:t>Xd</w:t>
      </w:r>
      <w:proofErr w:type="spellEnd"/>
      <w:r w:rsidR="00676381">
        <w:rPr>
          <w:lang w:val="en-US"/>
        </w:rPr>
        <w:t>.</w:t>
      </w:r>
    </w:p>
    <w:p w14:paraId="0BCD3CEB" w14:textId="32E9CC7F" w:rsidR="00B82F9E" w:rsidRDefault="008172AE" w:rsidP="0058467F">
      <w:pPr>
        <w:spacing w:line="360" w:lineRule="auto"/>
        <w:jc w:val="both"/>
        <w:rPr>
          <w:lang w:val="en-US"/>
        </w:rPr>
      </w:pPr>
      <w:r>
        <w:rPr>
          <w:noProof/>
          <w:lang w:val="en-US"/>
        </w:rPr>
        <w:drawing>
          <wp:inline distT="0" distB="0" distL="0" distR="0" wp14:anchorId="37E4479B" wp14:editId="354CD896">
            <wp:extent cx="5934974" cy="44448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56941" cy="4461342"/>
                    </a:xfrm>
                    <a:prstGeom prst="rect">
                      <a:avLst/>
                    </a:prstGeom>
                    <a:noFill/>
                    <a:ln>
                      <a:noFill/>
                    </a:ln>
                  </pic:spPr>
                </pic:pic>
              </a:graphicData>
            </a:graphic>
          </wp:inline>
        </w:drawing>
      </w:r>
    </w:p>
    <w:p w14:paraId="5741F2A0" w14:textId="1661933D" w:rsidR="00167B80" w:rsidRDefault="00167B80" w:rsidP="0058467F">
      <w:pPr>
        <w:spacing w:line="360" w:lineRule="auto"/>
        <w:jc w:val="both"/>
        <w:rPr>
          <w:lang w:val="en-US"/>
        </w:rPr>
      </w:pPr>
      <w:r>
        <w:rPr>
          <w:lang w:val="en-US"/>
        </w:rPr>
        <w:t xml:space="preserve">Figure X. </w:t>
      </w:r>
    </w:p>
    <w:p w14:paraId="420CEA43" w14:textId="4739EB29" w:rsidR="00676381" w:rsidRPr="00DC33FE" w:rsidRDefault="00686944" w:rsidP="00DC33FE">
      <w:pPr>
        <w:spacing w:line="360" w:lineRule="auto"/>
        <w:jc w:val="both"/>
        <w:rPr>
          <w:lang w:val="en-US"/>
        </w:rPr>
      </w:pPr>
      <w:r>
        <w:rPr>
          <w:lang w:val="en-US"/>
        </w:rPr>
        <w:t>The dataset</w:t>
      </w:r>
      <w:r w:rsidR="00B26B35">
        <w:rPr>
          <w:lang w:val="en-US"/>
        </w:rPr>
        <w:t xml:space="preserve"> </w:t>
      </w:r>
      <w:r w:rsidR="00E336C2">
        <w:rPr>
          <w:lang w:val="en-US"/>
        </w:rPr>
        <w:t>includes</w:t>
      </w:r>
      <w:r w:rsidR="009C4339">
        <w:rPr>
          <w:lang w:val="en-US"/>
        </w:rPr>
        <w:t>, for each sampled location,</w:t>
      </w:r>
      <w:r w:rsidR="00E336C2">
        <w:rPr>
          <w:lang w:val="en-US"/>
        </w:rPr>
        <w:t xml:space="preserve"> winter wheat yield</w:t>
      </w:r>
      <w:r w:rsidR="005B04EC">
        <w:rPr>
          <w:lang w:val="en-US"/>
        </w:rPr>
        <w:t>s</w:t>
      </w:r>
      <w:r w:rsidR="00E336C2">
        <w:rPr>
          <w:lang w:val="en-US"/>
        </w:rPr>
        <w:t xml:space="preserve"> </w:t>
      </w:r>
      <w:r w:rsidR="005B04EC">
        <w:rPr>
          <w:lang w:val="en-US"/>
        </w:rPr>
        <w:t>for different levels of N application</w:t>
      </w:r>
      <w:r w:rsidR="00507164">
        <w:rPr>
          <w:lang w:val="en-US"/>
        </w:rPr>
        <w:t>s</w:t>
      </w:r>
      <w:r w:rsidR="009C02A0">
        <w:rPr>
          <w:lang w:val="en-US"/>
        </w:rPr>
        <w:t>,</w:t>
      </w:r>
      <w:r w:rsidR="00CD1E58">
        <w:rPr>
          <w:lang w:val="en-US"/>
        </w:rPr>
        <w:t xml:space="preserve"> management practices</w:t>
      </w:r>
      <w:r w:rsidR="00507164">
        <w:rPr>
          <w:lang w:val="en-US"/>
        </w:rPr>
        <w:t xml:space="preserve"> </w:t>
      </w:r>
      <w:r w:rsidR="009C02A0">
        <w:rPr>
          <w:lang w:val="en-US"/>
        </w:rPr>
        <w:t>and weather scenarios.</w:t>
      </w:r>
      <w:r w:rsidR="004B2508" w:rsidRPr="004B2508">
        <w:rPr>
          <w:lang w:val="en-US"/>
        </w:rPr>
        <w:t xml:space="preserve"> </w:t>
      </w:r>
      <w:r w:rsidR="004B2508" w:rsidRPr="008443BF">
        <w:rPr>
          <w:lang w:val="en-US"/>
        </w:rPr>
        <w:fldChar w:fldCharType="begin"/>
      </w:r>
      <w:r w:rsidR="004B2508" w:rsidRPr="008443BF">
        <w:rPr>
          <w:lang w:val="en-US"/>
        </w:rPr>
        <w:instrText xml:space="preserve"> REF _Ref212044160 \h  \* MERGEFORMAT </w:instrText>
      </w:r>
      <w:r w:rsidR="004B2508" w:rsidRPr="008443BF">
        <w:rPr>
          <w:lang w:val="en-US"/>
        </w:rPr>
      </w:r>
      <w:r w:rsidR="004B2508" w:rsidRPr="008443BF">
        <w:rPr>
          <w:lang w:val="en-US"/>
        </w:rPr>
        <w:fldChar w:fldCharType="separate"/>
      </w:r>
      <w:r w:rsidR="004B2508" w:rsidRPr="008443BF">
        <w:rPr>
          <w:lang w:val="en-US"/>
        </w:rPr>
        <w:t>Table 2</w:t>
      </w:r>
      <w:r w:rsidR="004B2508" w:rsidRPr="008443BF">
        <w:rPr>
          <w:lang w:val="en-US"/>
        </w:rPr>
        <w:fldChar w:fldCharType="end"/>
      </w:r>
      <w:r w:rsidR="004B2508">
        <w:rPr>
          <w:lang w:val="en-US"/>
        </w:rPr>
        <w:t xml:space="preserve"> presents summary statistics of generated yield levels for different N application rates. It shows a linear relationship between N </w:t>
      </w:r>
      <w:r w:rsidR="004B2508">
        <w:rPr>
          <w:lang w:val="en-US"/>
        </w:rPr>
        <w:lastRenderedPageBreak/>
        <w:t xml:space="preserve">application rates and the level of wheat yield. </w:t>
      </w:r>
      <w:r w:rsidR="00DC1A47" w:rsidRPr="00122506">
        <w:rPr>
          <w:lang w:val="en-US"/>
        </w:rPr>
        <w:t>Table</w:t>
      </w:r>
      <w:r w:rsidR="00463A2D" w:rsidRPr="00122506">
        <w:rPr>
          <w:lang w:val="en-US"/>
        </w:rPr>
        <w:t xml:space="preserve"> </w:t>
      </w:r>
      <w:r w:rsidR="00122506" w:rsidRPr="00122506">
        <w:rPr>
          <w:lang w:val="en-US"/>
        </w:rPr>
        <w:t xml:space="preserve">A1 </w:t>
      </w:r>
      <w:r w:rsidR="00463A2D" w:rsidRPr="00122506">
        <w:rPr>
          <w:lang w:val="en-US"/>
        </w:rPr>
        <w:t>in the appendix</w:t>
      </w:r>
      <w:r w:rsidR="00DC1A47">
        <w:rPr>
          <w:lang w:val="en-US"/>
        </w:rPr>
        <w:t xml:space="preserve"> shows </w:t>
      </w:r>
      <w:r w:rsidR="004B2508">
        <w:rPr>
          <w:lang w:val="en-US"/>
        </w:rPr>
        <w:t xml:space="preserve">complete </w:t>
      </w:r>
      <w:r w:rsidR="00DC1A47">
        <w:rPr>
          <w:lang w:val="en-US"/>
        </w:rPr>
        <w:t>descriptive statistics</w:t>
      </w:r>
      <w:r w:rsidR="00335226">
        <w:rPr>
          <w:lang w:val="en-US"/>
        </w:rPr>
        <w:t xml:space="preserve"> for the</w:t>
      </w:r>
      <w:r w:rsidR="00A50823">
        <w:rPr>
          <w:lang w:val="en-US"/>
        </w:rPr>
        <w:t xml:space="preserve"> (EPIC-IIASA)</w:t>
      </w:r>
      <w:r w:rsidR="00335226">
        <w:rPr>
          <w:lang w:val="en-US"/>
        </w:rPr>
        <w:t xml:space="preserve"> simulated data</w:t>
      </w:r>
      <w:r w:rsidR="00DC1A47">
        <w:rPr>
          <w:lang w:val="en-US"/>
        </w:rPr>
        <w:t>.</w:t>
      </w:r>
      <w:r w:rsidR="00DC33FE">
        <w:rPr>
          <w:rStyle w:val="FootnoteReference"/>
          <w:lang w:val="en-US"/>
        </w:rPr>
        <w:footnoteReference w:id="9"/>
      </w:r>
      <w:r w:rsidR="00DC1A47">
        <w:rPr>
          <w:lang w:val="en-US"/>
        </w:rPr>
        <w:t xml:space="preserve"> </w:t>
      </w:r>
      <w:bookmarkStart w:id="21" w:name="_Ref212044160"/>
    </w:p>
    <w:p w14:paraId="53B25677" w14:textId="2972D4B2" w:rsidR="001632F3" w:rsidRPr="005A16D5" w:rsidRDefault="008443BF" w:rsidP="005A16D5">
      <w:pPr>
        <w:spacing w:after="0" w:line="360" w:lineRule="auto"/>
        <w:rPr>
          <w:lang w:val="en-US"/>
        </w:rPr>
      </w:pPr>
      <w:r w:rsidRPr="00E65F7C">
        <w:rPr>
          <w:i/>
          <w:iCs/>
          <w:lang w:val="en-US"/>
        </w:rPr>
        <w:t xml:space="preserve">Table </w:t>
      </w:r>
      <w:r w:rsidRPr="00E65F7C">
        <w:rPr>
          <w:i/>
          <w:iCs/>
          <w:lang w:val="en-US"/>
        </w:rPr>
        <w:fldChar w:fldCharType="begin"/>
      </w:r>
      <w:r w:rsidRPr="00E65F7C">
        <w:rPr>
          <w:i/>
          <w:iCs/>
          <w:lang w:val="en-US"/>
        </w:rPr>
        <w:instrText xml:space="preserve"> SEQ Table \* ARABIC </w:instrText>
      </w:r>
      <w:r w:rsidRPr="00E65F7C">
        <w:rPr>
          <w:i/>
          <w:iCs/>
          <w:lang w:val="en-US"/>
        </w:rPr>
        <w:fldChar w:fldCharType="separate"/>
      </w:r>
      <w:r w:rsidR="00F7102A">
        <w:rPr>
          <w:i/>
          <w:iCs/>
          <w:noProof/>
          <w:lang w:val="en-US"/>
        </w:rPr>
        <w:t>2</w:t>
      </w:r>
      <w:r w:rsidRPr="00E65F7C">
        <w:rPr>
          <w:i/>
          <w:iCs/>
          <w:lang w:val="en-US"/>
        </w:rPr>
        <w:fldChar w:fldCharType="end"/>
      </w:r>
      <w:bookmarkEnd w:id="21"/>
      <w:r w:rsidRPr="00E65F7C">
        <w:rPr>
          <w:i/>
          <w:iCs/>
          <w:lang w:val="en-US"/>
        </w:rPr>
        <w:t>.</w:t>
      </w:r>
      <w:r w:rsidRPr="008443BF">
        <w:rPr>
          <w:lang w:val="en-US"/>
        </w:rPr>
        <w:t xml:space="preserve"> </w:t>
      </w:r>
      <w:r w:rsidR="000C750C">
        <w:rPr>
          <w:i/>
          <w:iCs/>
          <w:lang w:val="en-US"/>
        </w:rPr>
        <w:t>Summary</w:t>
      </w:r>
      <w:r w:rsidRPr="008443BF">
        <w:rPr>
          <w:i/>
          <w:iCs/>
          <w:lang w:val="en-US"/>
        </w:rPr>
        <w:t xml:space="preserve"> statistics of simulated </w:t>
      </w:r>
      <w:r w:rsidR="00B130A0">
        <w:rPr>
          <w:i/>
          <w:iCs/>
          <w:lang w:val="en-US"/>
        </w:rPr>
        <w:t xml:space="preserve">wheat </w:t>
      </w:r>
      <w:r w:rsidRPr="008443BF">
        <w:rPr>
          <w:i/>
          <w:iCs/>
          <w:lang w:val="en-US"/>
        </w:rPr>
        <w:t>yield</w:t>
      </w:r>
      <w:r w:rsidR="00A50574">
        <w:rPr>
          <w:i/>
          <w:iCs/>
          <w:lang w:val="en-US"/>
        </w:rPr>
        <w:t xml:space="preserve"> (t//ha)</w:t>
      </w:r>
      <w:r w:rsidR="00642173">
        <w:rPr>
          <w:i/>
          <w:iCs/>
          <w:lang w:val="en-US"/>
        </w:rPr>
        <w:t xml:space="preserve"> </w:t>
      </w:r>
      <w:r w:rsidR="00FE7238">
        <w:rPr>
          <w:i/>
          <w:iCs/>
          <w:lang w:val="en-US"/>
        </w:rPr>
        <w:t>from the EPIC-IIASA crop model</w:t>
      </w:r>
    </w:p>
    <w:tbl>
      <w:tblPr>
        <w:tblStyle w:val="TableGrid"/>
        <w:tblW w:w="0" w:type="auto"/>
        <w:tblLook w:val="04A0" w:firstRow="1" w:lastRow="0" w:firstColumn="1" w:lastColumn="0" w:noHBand="0" w:noVBand="1"/>
      </w:tblPr>
      <w:tblGrid>
        <w:gridCol w:w="1761"/>
        <w:gridCol w:w="872"/>
        <w:gridCol w:w="1894"/>
        <w:gridCol w:w="572"/>
        <w:gridCol w:w="666"/>
        <w:gridCol w:w="1350"/>
      </w:tblGrid>
      <w:tr w:rsidR="005E3CAD" w:rsidRPr="00FD4D5C" w14:paraId="336D78A5" w14:textId="77777777" w:rsidTr="00006403">
        <w:trPr>
          <w:cantSplit/>
        </w:trPr>
        <w:tc>
          <w:tcPr>
            <w:tcW w:w="0" w:type="auto"/>
            <w:tcBorders>
              <w:top w:val="single" w:sz="4" w:space="0" w:color="auto"/>
              <w:bottom w:val="single" w:sz="4" w:space="0" w:color="auto"/>
            </w:tcBorders>
          </w:tcPr>
          <w:p w14:paraId="66CA9542" w14:textId="77777777" w:rsidR="005E3CAD" w:rsidRDefault="005E3CAD" w:rsidP="00ED3046">
            <w:pPr>
              <w:spacing w:after="0" w:line="276" w:lineRule="auto"/>
              <w:rPr>
                <w:b/>
                <w:bCs/>
                <w:sz w:val="20"/>
                <w:lang w:val="en-US"/>
              </w:rPr>
            </w:pPr>
            <w:r w:rsidRPr="00D0012A">
              <w:rPr>
                <w:b/>
                <w:bCs/>
                <w:sz w:val="20"/>
                <w:lang w:val="en-US"/>
              </w:rPr>
              <w:t>N</w:t>
            </w:r>
            <w:r>
              <w:rPr>
                <w:b/>
                <w:bCs/>
                <w:sz w:val="20"/>
                <w:lang w:val="en-US"/>
              </w:rPr>
              <w:t xml:space="preserve"> application rate</w:t>
            </w:r>
          </w:p>
          <w:p w14:paraId="1228DD72" w14:textId="04CCE530" w:rsidR="005E3CAD" w:rsidRPr="00FD4D5C" w:rsidRDefault="005E3CAD" w:rsidP="00ED3046">
            <w:pPr>
              <w:spacing w:after="0" w:line="276" w:lineRule="auto"/>
              <w:rPr>
                <w:b/>
                <w:bCs/>
                <w:sz w:val="20"/>
                <w:lang w:val="en-US"/>
              </w:rPr>
            </w:pPr>
            <w:r w:rsidRPr="00D0012A">
              <w:rPr>
                <w:b/>
                <w:bCs/>
                <w:sz w:val="20"/>
                <w:lang w:val="en-US"/>
              </w:rPr>
              <w:t>(</w:t>
            </w:r>
            <w:proofErr w:type="spellStart"/>
            <w:r w:rsidRPr="00D0012A">
              <w:rPr>
                <w:b/>
                <w:bCs/>
                <w:sz w:val="20"/>
                <w:lang w:val="en-US"/>
              </w:rPr>
              <w:t>kg</w:t>
            </w:r>
            <w:r>
              <w:rPr>
                <w:b/>
                <w:bCs/>
                <w:sz w:val="20"/>
                <w:lang w:val="en-US"/>
              </w:rPr>
              <w:t>N</w:t>
            </w:r>
            <w:proofErr w:type="spellEnd"/>
            <w:r w:rsidRPr="00D0012A">
              <w:rPr>
                <w:b/>
                <w:bCs/>
                <w:sz w:val="20"/>
                <w:lang w:val="en-US"/>
              </w:rPr>
              <w:t>/ha)</w:t>
            </w:r>
          </w:p>
        </w:tc>
        <w:tc>
          <w:tcPr>
            <w:tcW w:w="0" w:type="auto"/>
            <w:tcBorders>
              <w:top w:val="single" w:sz="4" w:space="0" w:color="auto"/>
              <w:bottom w:val="single" w:sz="4" w:space="0" w:color="auto"/>
            </w:tcBorders>
          </w:tcPr>
          <w:p w14:paraId="6DBF7F7C" w14:textId="29E8418E" w:rsidR="005E3CAD" w:rsidRPr="00FD4D5C" w:rsidRDefault="005E3CAD" w:rsidP="00ED3046">
            <w:pPr>
              <w:spacing w:after="0" w:line="276" w:lineRule="auto"/>
              <w:jc w:val="center"/>
              <w:rPr>
                <w:b/>
                <w:bCs/>
                <w:sz w:val="20"/>
                <w:lang w:val="en-US"/>
              </w:rPr>
            </w:pPr>
            <w:r>
              <w:rPr>
                <w:b/>
                <w:bCs/>
                <w:sz w:val="20"/>
                <w:lang w:val="en-US"/>
              </w:rPr>
              <w:t>Median</w:t>
            </w:r>
          </w:p>
        </w:tc>
        <w:tc>
          <w:tcPr>
            <w:tcW w:w="0" w:type="auto"/>
            <w:tcBorders>
              <w:top w:val="single" w:sz="4" w:space="0" w:color="auto"/>
              <w:bottom w:val="single" w:sz="4" w:space="0" w:color="auto"/>
            </w:tcBorders>
          </w:tcPr>
          <w:p w14:paraId="3E72EA64" w14:textId="77777777" w:rsidR="00D63177" w:rsidRDefault="005E3CAD" w:rsidP="00ED3046">
            <w:pPr>
              <w:spacing w:after="0" w:line="276" w:lineRule="auto"/>
              <w:jc w:val="center"/>
              <w:rPr>
                <w:b/>
                <w:bCs/>
                <w:sz w:val="20"/>
                <w:lang w:val="en-US"/>
              </w:rPr>
            </w:pPr>
            <w:r>
              <w:rPr>
                <w:b/>
                <w:bCs/>
                <w:sz w:val="20"/>
                <w:lang w:val="en-US"/>
              </w:rPr>
              <w:t xml:space="preserve">Median of Absolute </w:t>
            </w:r>
          </w:p>
          <w:p w14:paraId="668AA67D" w14:textId="1D5F9B44" w:rsidR="005E3CAD" w:rsidRPr="00732F70" w:rsidRDefault="005E3CAD" w:rsidP="00ED3046">
            <w:pPr>
              <w:spacing w:after="0" w:line="276" w:lineRule="auto"/>
              <w:jc w:val="center"/>
              <w:rPr>
                <w:b/>
                <w:bCs/>
                <w:sz w:val="20"/>
                <w:vertAlign w:val="superscript"/>
                <w:lang w:val="en-US"/>
              </w:rPr>
            </w:pPr>
            <w:r>
              <w:rPr>
                <w:b/>
                <w:bCs/>
                <w:sz w:val="20"/>
                <w:lang w:val="en-US"/>
              </w:rPr>
              <w:t>Deviation</w:t>
            </w:r>
            <w:r w:rsidR="00D63177">
              <w:rPr>
                <w:b/>
                <w:bCs/>
                <w:sz w:val="20"/>
                <w:lang w:val="en-US"/>
              </w:rPr>
              <w:t xml:space="preserve"> </w:t>
            </w:r>
            <w:r>
              <w:rPr>
                <w:b/>
                <w:bCs/>
                <w:sz w:val="20"/>
                <w:lang w:val="en-US"/>
              </w:rPr>
              <w:t>(</w:t>
            </w:r>
            <w:r w:rsidRPr="00FD4D5C">
              <w:rPr>
                <w:b/>
                <w:bCs/>
                <w:sz w:val="20"/>
                <w:lang w:val="en-US"/>
              </w:rPr>
              <w:t>MAD</w:t>
            </w:r>
            <w:r>
              <w:rPr>
                <w:b/>
                <w:bCs/>
                <w:sz w:val="20"/>
                <w:lang w:val="en-US"/>
              </w:rPr>
              <w:t>)</w:t>
            </w:r>
            <w:r w:rsidR="00732F70">
              <w:rPr>
                <w:b/>
                <w:bCs/>
                <w:sz w:val="20"/>
                <w:vertAlign w:val="superscript"/>
                <w:lang w:val="en-US"/>
              </w:rPr>
              <w:t>a</w:t>
            </w:r>
          </w:p>
        </w:tc>
        <w:tc>
          <w:tcPr>
            <w:tcW w:w="0" w:type="auto"/>
            <w:tcBorders>
              <w:top w:val="single" w:sz="4" w:space="0" w:color="auto"/>
              <w:bottom w:val="single" w:sz="4" w:space="0" w:color="auto"/>
            </w:tcBorders>
          </w:tcPr>
          <w:p w14:paraId="7021FFB8" w14:textId="61BEFB70" w:rsidR="005E3CAD" w:rsidRPr="00FD4D5C" w:rsidRDefault="005E3CAD" w:rsidP="00ED3046">
            <w:pPr>
              <w:spacing w:after="0" w:line="276" w:lineRule="auto"/>
              <w:jc w:val="center"/>
              <w:rPr>
                <w:b/>
                <w:bCs/>
                <w:sz w:val="20"/>
                <w:lang w:val="en-US"/>
              </w:rPr>
            </w:pPr>
            <w:r>
              <w:rPr>
                <w:b/>
                <w:bCs/>
                <w:sz w:val="20"/>
                <w:lang w:val="en-US"/>
              </w:rPr>
              <w:t>Min</w:t>
            </w:r>
          </w:p>
        </w:tc>
        <w:tc>
          <w:tcPr>
            <w:tcW w:w="0" w:type="auto"/>
            <w:tcBorders>
              <w:top w:val="single" w:sz="4" w:space="0" w:color="auto"/>
              <w:bottom w:val="single" w:sz="4" w:space="0" w:color="auto"/>
            </w:tcBorders>
          </w:tcPr>
          <w:p w14:paraId="635C2EC7" w14:textId="2D64A3A4" w:rsidR="005E3CAD" w:rsidRPr="00FD4D5C" w:rsidRDefault="00A50574" w:rsidP="00ED3046">
            <w:pPr>
              <w:spacing w:after="0" w:line="276" w:lineRule="auto"/>
              <w:jc w:val="center"/>
              <w:rPr>
                <w:b/>
                <w:bCs/>
                <w:sz w:val="20"/>
                <w:lang w:val="en-US"/>
              </w:rPr>
            </w:pPr>
            <w:r>
              <w:rPr>
                <w:b/>
                <w:bCs/>
                <w:sz w:val="20"/>
                <w:lang w:val="en-US"/>
              </w:rPr>
              <w:t>M</w:t>
            </w:r>
            <w:r w:rsidR="005E3CAD" w:rsidRPr="00FD4D5C">
              <w:rPr>
                <w:b/>
                <w:bCs/>
                <w:sz w:val="20"/>
                <w:lang w:val="en-US"/>
              </w:rPr>
              <w:t>ax</w:t>
            </w:r>
          </w:p>
        </w:tc>
        <w:tc>
          <w:tcPr>
            <w:tcW w:w="0" w:type="auto"/>
            <w:tcBorders>
              <w:top w:val="single" w:sz="4" w:space="0" w:color="auto"/>
              <w:bottom w:val="single" w:sz="4" w:space="0" w:color="auto"/>
            </w:tcBorders>
          </w:tcPr>
          <w:p w14:paraId="627B68B9" w14:textId="5AD2692E" w:rsidR="005E3CAD" w:rsidRPr="00FD4D5C" w:rsidRDefault="00A50574" w:rsidP="00ED3046">
            <w:pPr>
              <w:spacing w:after="0" w:line="276" w:lineRule="auto"/>
              <w:jc w:val="center"/>
              <w:rPr>
                <w:b/>
                <w:bCs/>
                <w:sz w:val="20"/>
                <w:lang w:val="en-US"/>
              </w:rPr>
            </w:pPr>
            <w:r>
              <w:rPr>
                <w:b/>
                <w:bCs/>
                <w:sz w:val="20"/>
                <w:lang w:val="en-US"/>
              </w:rPr>
              <w:t>Obs</w:t>
            </w:r>
            <w:r w:rsidR="00FA1642">
              <w:rPr>
                <w:b/>
                <w:bCs/>
                <w:sz w:val="20"/>
                <w:lang w:val="en-US"/>
              </w:rPr>
              <w:t>ervations</w:t>
            </w:r>
          </w:p>
        </w:tc>
      </w:tr>
      <w:tr w:rsidR="005E3CAD" w:rsidRPr="00FD4D5C" w14:paraId="5509EBFE" w14:textId="77777777" w:rsidTr="00006403">
        <w:trPr>
          <w:cantSplit/>
        </w:trPr>
        <w:tc>
          <w:tcPr>
            <w:tcW w:w="0" w:type="auto"/>
            <w:tcBorders>
              <w:top w:val="single" w:sz="4" w:space="0" w:color="auto"/>
            </w:tcBorders>
            <w:vAlign w:val="center"/>
          </w:tcPr>
          <w:p w14:paraId="09BA19F3" w14:textId="77777777" w:rsidR="005E3CAD" w:rsidRPr="00FD4D5C" w:rsidRDefault="005E3CAD" w:rsidP="00ED3046">
            <w:pPr>
              <w:spacing w:after="0" w:line="276" w:lineRule="auto"/>
              <w:rPr>
                <w:sz w:val="20"/>
                <w:lang w:val="en-US"/>
              </w:rPr>
            </w:pPr>
            <w:r w:rsidRPr="00FD4D5C">
              <w:rPr>
                <w:sz w:val="20"/>
                <w:lang w:val="en-US"/>
              </w:rPr>
              <w:t>10</w:t>
            </w:r>
          </w:p>
        </w:tc>
        <w:tc>
          <w:tcPr>
            <w:tcW w:w="0" w:type="auto"/>
            <w:tcBorders>
              <w:top w:val="single" w:sz="4" w:space="0" w:color="auto"/>
            </w:tcBorders>
            <w:vAlign w:val="center"/>
          </w:tcPr>
          <w:p w14:paraId="5DE9C63F" w14:textId="77777777" w:rsidR="005E3CAD" w:rsidRPr="00FD4D5C" w:rsidRDefault="005E3CAD" w:rsidP="00ED3046">
            <w:pPr>
              <w:spacing w:after="0" w:line="276" w:lineRule="auto"/>
              <w:jc w:val="center"/>
              <w:rPr>
                <w:sz w:val="20"/>
                <w:lang w:val="en-US"/>
              </w:rPr>
            </w:pPr>
            <w:r w:rsidRPr="00FD4D5C">
              <w:rPr>
                <w:sz w:val="20"/>
                <w:lang w:val="en-US"/>
              </w:rPr>
              <w:t>1.6</w:t>
            </w:r>
          </w:p>
        </w:tc>
        <w:tc>
          <w:tcPr>
            <w:tcW w:w="0" w:type="auto"/>
            <w:tcBorders>
              <w:top w:val="single" w:sz="4" w:space="0" w:color="auto"/>
            </w:tcBorders>
            <w:vAlign w:val="center"/>
          </w:tcPr>
          <w:p w14:paraId="6C674B4E" w14:textId="77777777" w:rsidR="005E3CAD" w:rsidRPr="00FD4D5C" w:rsidRDefault="005E3CAD" w:rsidP="00ED3046">
            <w:pPr>
              <w:spacing w:after="0" w:line="276" w:lineRule="auto"/>
              <w:jc w:val="center"/>
              <w:rPr>
                <w:sz w:val="20"/>
                <w:lang w:val="en-US"/>
              </w:rPr>
            </w:pPr>
            <w:r w:rsidRPr="00FD4D5C">
              <w:rPr>
                <w:sz w:val="20"/>
                <w:lang w:val="en-US"/>
              </w:rPr>
              <w:t>0.18</w:t>
            </w:r>
          </w:p>
        </w:tc>
        <w:tc>
          <w:tcPr>
            <w:tcW w:w="0" w:type="auto"/>
            <w:tcBorders>
              <w:top w:val="single" w:sz="4" w:space="0" w:color="auto"/>
            </w:tcBorders>
            <w:vAlign w:val="center"/>
          </w:tcPr>
          <w:p w14:paraId="51C0E92B" w14:textId="77777777" w:rsidR="005E3CAD" w:rsidRPr="00FD4D5C" w:rsidRDefault="005E3CAD" w:rsidP="00ED3046">
            <w:pPr>
              <w:spacing w:after="0" w:line="276" w:lineRule="auto"/>
              <w:jc w:val="center"/>
              <w:rPr>
                <w:sz w:val="20"/>
                <w:lang w:val="en-US"/>
              </w:rPr>
            </w:pPr>
            <w:r w:rsidRPr="00FD4D5C">
              <w:rPr>
                <w:sz w:val="20"/>
                <w:lang w:val="en-US"/>
              </w:rPr>
              <w:t>1.16</w:t>
            </w:r>
          </w:p>
        </w:tc>
        <w:tc>
          <w:tcPr>
            <w:tcW w:w="0" w:type="auto"/>
            <w:tcBorders>
              <w:top w:val="single" w:sz="4" w:space="0" w:color="auto"/>
            </w:tcBorders>
            <w:vAlign w:val="center"/>
          </w:tcPr>
          <w:p w14:paraId="70BDFDF2" w14:textId="77777777" w:rsidR="005E3CAD" w:rsidRPr="00FD4D5C" w:rsidRDefault="005E3CAD" w:rsidP="00ED3046">
            <w:pPr>
              <w:spacing w:after="0" w:line="276" w:lineRule="auto"/>
              <w:jc w:val="center"/>
              <w:rPr>
                <w:sz w:val="20"/>
                <w:lang w:val="en-US"/>
              </w:rPr>
            </w:pPr>
            <w:r w:rsidRPr="00FD4D5C">
              <w:rPr>
                <w:sz w:val="20"/>
                <w:lang w:val="en-US"/>
              </w:rPr>
              <w:t>2.31</w:t>
            </w:r>
          </w:p>
        </w:tc>
        <w:tc>
          <w:tcPr>
            <w:tcW w:w="0" w:type="auto"/>
            <w:tcBorders>
              <w:top w:val="single" w:sz="4" w:space="0" w:color="auto"/>
            </w:tcBorders>
            <w:vAlign w:val="center"/>
          </w:tcPr>
          <w:p w14:paraId="43C41943" w14:textId="77777777" w:rsidR="005E3CAD" w:rsidRPr="00FD4D5C" w:rsidRDefault="005E3CAD" w:rsidP="00ED3046">
            <w:pPr>
              <w:spacing w:after="0" w:line="276" w:lineRule="auto"/>
              <w:jc w:val="center"/>
              <w:rPr>
                <w:sz w:val="20"/>
                <w:lang w:val="en-US"/>
              </w:rPr>
            </w:pPr>
            <w:r w:rsidRPr="00FD4D5C">
              <w:rPr>
                <w:sz w:val="20"/>
                <w:lang w:val="en-US"/>
              </w:rPr>
              <w:t>35</w:t>
            </w:r>
          </w:p>
        </w:tc>
      </w:tr>
      <w:tr w:rsidR="005E3CAD" w:rsidRPr="00FD4D5C" w14:paraId="11C8BF87" w14:textId="77777777" w:rsidTr="00006403">
        <w:trPr>
          <w:cantSplit/>
        </w:trPr>
        <w:tc>
          <w:tcPr>
            <w:tcW w:w="0" w:type="auto"/>
            <w:vAlign w:val="center"/>
          </w:tcPr>
          <w:p w14:paraId="78AF4224" w14:textId="77777777" w:rsidR="005E3CAD" w:rsidRPr="00FD4D5C" w:rsidRDefault="005E3CAD" w:rsidP="00ED3046">
            <w:pPr>
              <w:spacing w:after="0" w:line="276" w:lineRule="auto"/>
              <w:rPr>
                <w:sz w:val="20"/>
                <w:lang w:val="en-US"/>
              </w:rPr>
            </w:pPr>
            <w:r w:rsidRPr="00FD4D5C">
              <w:rPr>
                <w:sz w:val="20"/>
                <w:lang w:val="en-US"/>
              </w:rPr>
              <w:t>50</w:t>
            </w:r>
          </w:p>
        </w:tc>
        <w:tc>
          <w:tcPr>
            <w:tcW w:w="0" w:type="auto"/>
            <w:vAlign w:val="center"/>
          </w:tcPr>
          <w:p w14:paraId="0EE90E42" w14:textId="786B00F4" w:rsidR="005E3CAD" w:rsidRPr="00FD4D5C" w:rsidRDefault="005E3CAD" w:rsidP="00ED3046">
            <w:pPr>
              <w:spacing w:after="0" w:line="276" w:lineRule="auto"/>
              <w:jc w:val="center"/>
              <w:rPr>
                <w:sz w:val="20"/>
                <w:lang w:val="en-US"/>
              </w:rPr>
            </w:pPr>
            <w:r w:rsidRPr="00FD4D5C">
              <w:rPr>
                <w:sz w:val="20"/>
                <w:lang w:val="en-US"/>
              </w:rPr>
              <w:t>3.6</w:t>
            </w:r>
            <w:r w:rsidR="00026D5D">
              <w:rPr>
                <w:sz w:val="20"/>
                <w:lang w:val="en-US"/>
              </w:rPr>
              <w:t>5</w:t>
            </w:r>
          </w:p>
        </w:tc>
        <w:tc>
          <w:tcPr>
            <w:tcW w:w="0" w:type="auto"/>
            <w:vAlign w:val="center"/>
          </w:tcPr>
          <w:p w14:paraId="1DD4B6D2" w14:textId="77777777" w:rsidR="005E3CAD" w:rsidRPr="00FD4D5C" w:rsidRDefault="005E3CAD" w:rsidP="00ED3046">
            <w:pPr>
              <w:spacing w:after="0" w:line="276" w:lineRule="auto"/>
              <w:jc w:val="center"/>
              <w:rPr>
                <w:sz w:val="20"/>
                <w:lang w:val="en-US"/>
              </w:rPr>
            </w:pPr>
            <w:r w:rsidRPr="00FD4D5C">
              <w:rPr>
                <w:sz w:val="20"/>
                <w:lang w:val="en-US"/>
              </w:rPr>
              <w:t>0.69</w:t>
            </w:r>
          </w:p>
        </w:tc>
        <w:tc>
          <w:tcPr>
            <w:tcW w:w="0" w:type="auto"/>
            <w:vAlign w:val="center"/>
          </w:tcPr>
          <w:p w14:paraId="04765CA7" w14:textId="77777777" w:rsidR="005E3CAD" w:rsidRPr="00FD4D5C" w:rsidRDefault="005E3CAD" w:rsidP="00ED3046">
            <w:pPr>
              <w:spacing w:after="0" w:line="276" w:lineRule="auto"/>
              <w:jc w:val="center"/>
              <w:rPr>
                <w:sz w:val="20"/>
                <w:lang w:val="en-US"/>
              </w:rPr>
            </w:pPr>
            <w:r w:rsidRPr="00FD4D5C">
              <w:rPr>
                <w:sz w:val="20"/>
                <w:lang w:val="en-US"/>
              </w:rPr>
              <w:t>2.02</w:t>
            </w:r>
          </w:p>
        </w:tc>
        <w:tc>
          <w:tcPr>
            <w:tcW w:w="0" w:type="auto"/>
            <w:vAlign w:val="center"/>
          </w:tcPr>
          <w:p w14:paraId="4BCD1549" w14:textId="77777777" w:rsidR="005E3CAD" w:rsidRPr="00FD4D5C" w:rsidRDefault="005E3CAD" w:rsidP="00ED3046">
            <w:pPr>
              <w:spacing w:after="0" w:line="276" w:lineRule="auto"/>
              <w:jc w:val="center"/>
              <w:rPr>
                <w:sz w:val="20"/>
                <w:lang w:val="en-US"/>
              </w:rPr>
            </w:pPr>
            <w:r w:rsidRPr="00FD4D5C">
              <w:rPr>
                <w:sz w:val="20"/>
                <w:lang w:val="en-US"/>
              </w:rPr>
              <w:t>4.65</w:t>
            </w:r>
          </w:p>
        </w:tc>
        <w:tc>
          <w:tcPr>
            <w:tcW w:w="0" w:type="auto"/>
            <w:vAlign w:val="center"/>
          </w:tcPr>
          <w:p w14:paraId="15B66837" w14:textId="77777777" w:rsidR="005E3CAD" w:rsidRPr="00FD4D5C" w:rsidRDefault="005E3CAD" w:rsidP="00ED3046">
            <w:pPr>
              <w:spacing w:after="0" w:line="276" w:lineRule="auto"/>
              <w:jc w:val="center"/>
              <w:rPr>
                <w:sz w:val="20"/>
                <w:lang w:val="en-US"/>
              </w:rPr>
            </w:pPr>
            <w:r w:rsidRPr="00FD4D5C">
              <w:rPr>
                <w:sz w:val="20"/>
                <w:lang w:val="en-US"/>
              </w:rPr>
              <w:t>140</w:t>
            </w:r>
          </w:p>
        </w:tc>
      </w:tr>
      <w:tr w:rsidR="005E3CAD" w:rsidRPr="00FD4D5C" w14:paraId="00910D51" w14:textId="77777777" w:rsidTr="00006403">
        <w:trPr>
          <w:cantSplit/>
        </w:trPr>
        <w:tc>
          <w:tcPr>
            <w:tcW w:w="0" w:type="auto"/>
            <w:vAlign w:val="center"/>
          </w:tcPr>
          <w:p w14:paraId="5D6864B3" w14:textId="77777777" w:rsidR="005E3CAD" w:rsidRPr="00FD4D5C" w:rsidRDefault="005E3CAD" w:rsidP="00ED3046">
            <w:pPr>
              <w:spacing w:after="0" w:line="276" w:lineRule="auto"/>
              <w:rPr>
                <w:sz w:val="20"/>
                <w:lang w:val="en-US"/>
              </w:rPr>
            </w:pPr>
            <w:r w:rsidRPr="00FD4D5C">
              <w:rPr>
                <w:sz w:val="20"/>
                <w:lang w:val="en-US"/>
              </w:rPr>
              <w:t>100</w:t>
            </w:r>
          </w:p>
        </w:tc>
        <w:tc>
          <w:tcPr>
            <w:tcW w:w="0" w:type="auto"/>
            <w:vAlign w:val="center"/>
          </w:tcPr>
          <w:p w14:paraId="61D5EF1B" w14:textId="77777777" w:rsidR="005E3CAD" w:rsidRPr="00FD4D5C" w:rsidRDefault="005E3CAD" w:rsidP="00ED3046">
            <w:pPr>
              <w:spacing w:after="0" w:line="276" w:lineRule="auto"/>
              <w:jc w:val="center"/>
              <w:rPr>
                <w:sz w:val="20"/>
                <w:lang w:val="en-US"/>
              </w:rPr>
            </w:pPr>
            <w:r w:rsidRPr="00FD4D5C">
              <w:rPr>
                <w:sz w:val="20"/>
                <w:lang w:val="en-US"/>
              </w:rPr>
              <w:t>5.76</w:t>
            </w:r>
          </w:p>
        </w:tc>
        <w:tc>
          <w:tcPr>
            <w:tcW w:w="0" w:type="auto"/>
            <w:vAlign w:val="center"/>
          </w:tcPr>
          <w:p w14:paraId="6742BDBE" w14:textId="77777777" w:rsidR="005E3CAD" w:rsidRPr="00FD4D5C" w:rsidRDefault="005E3CAD" w:rsidP="00ED3046">
            <w:pPr>
              <w:spacing w:after="0" w:line="276" w:lineRule="auto"/>
              <w:jc w:val="center"/>
              <w:rPr>
                <w:sz w:val="20"/>
                <w:lang w:val="en-US"/>
              </w:rPr>
            </w:pPr>
            <w:r w:rsidRPr="00FD4D5C">
              <w:rPr>
                <w:sz w:val="20"/>
                <w:lang w:val="en-US"/>
              </w:rPr>
              <w:t>0.87</w:t>
            </w:r>
          </w:p>
        </w:tc>
        <w:tc>
          <w:tcPr>
            <w:tcW w:w="0" w:type="auto"/>
            <w:vAlign w:val="center"/>
          </w:tcPr>
          <w:p w14:paraId="06760130" w14:textId="77777777" w:rsidR="005E3CAD" w:rsidRPr="00FD4D5C" w:rsidRDefault="005E3CAD" w:rsidP="00ED3046">
            <w:pPr>
              <w:spacing w:after="0" w:line="276" w:lineRule="auto"/>
              <w:jc w:val="center"/>
              <w:rPr>
                <w:sz w:val="20"/>
                <w:lang w:val="en-US"/>
              </w:rPr>
            </w:pPr>
            <w:r w:rsidRPr="00FD4D5C">
              <w:rPr>
                <w:sz w:val="20"/>
                <w:lang w:val="en-US"/>
              </w:rPr>
              <w:t>3.05</w:t>
            </w:r>
          </w:p>
        </w:tc>
        <w:tc>
          <w:tcPr>
            <w:tcW w:w="0" w:type="auto"/>
            <w:vAlign w:val="center"/>
          </w:tcPr>
          <w:p w14:paraId="781835C6" w14:textId="77777777" w:rsidR="005E3CAD" w:rsidRPr="00FD4D5C" w:rsidRDefault="005E3CAD" w:rsidP="00ED3046">
            <w:pPr>
              <w:spacing w:after="0" w:line="276" w:lineRule="auto"/>
              <w:jc w:val="center"/>
              <w:rPr>
                <w:sz w:val="20"/>
                <w:lang w:val="en-US"/>
              </w:rPr>
            </w:pPr>
            <w:r w:rsidRPr="00FD4D5C">
              <w:rPr>
                <w:sz w:val="20"/>
                <w:lang w:val="en-US"/>
              </w:rPr>
              <w:t>7.15</w:t>
            </w:r>
          </w:p>
        </w:tc>
        <w:tc>
          <w:tcPr>
            <w:tcW w:w="0" w:type="auto"/>
            <w:vAlign w:val="center"/>
          </w:tcPr>
          <w:p w14:paraId="53D3D4A1" w14:textId="77777777" w:rsidR="005E3CAD" w:rsidRPr="00FD4D5C" w:rsidRDefault="005E3CAD" w:rsidP="00ED3046">
            <w:pPr>
              <w:spacing w:after="0" w:line="276" w:lineRule="auto"/>
              <w:jc w:val="center"/>
              <w:rPr>
                <w:sz w:val="20"/>
                <w:lang w:val="en-US"/>
              </w:rPr>
            </w:pPr>
            <w:r w:rsidRPr="00FD4D5C">
              <w:rPr>
                <w:sz w:val="20"/>
                <w:lang w:val="en-US"/>
              </w:rPr>
              <w:t>140</w:t>
            </w:r>
          </w:p>
        </w:tc>
      </w:tr>
      <w:tr w:rsidR="005E3CAD" w:rsidRPr="00FD4D5C" w14:paraId="02F34A9D" w14:textId="77777777" w:rsidTr="00006403">
        <w:trPr>
          <w:cantSplit/>
        </w:trPr>
        <w:tc>
          <w:tcPr>
            <w:tcW w:w="0" w:type="auto"/>
            <w:vAlign w:val="center"/>
          </w:tcPr>
          <w:p w14:paraId="57B89452" w14:textId="77777777" w:rsidR="005E3CAD" w:rsidRPr="00FD4D5C" w:rsidRDefault="005E3CAD" w:rsidP="00ED3046">
            <w:pPr>
              <w:spacing w:after="0" w:line="276" w:lineRule="auto"/>
              <w:rPr>
                <w:sz w:val="20"/>
                <w:lang w:val="en-US"/>
              </w:rPr>
            </w:pPr>
            <w:r w:rsidRPr="00FD4D5C">
              <w:rPr>
                <w:sz w:val="20"/>
                <w:lang w:val="en-US"/>
              </w:rPr>
              <w:t>180</w:t>
            </w:r>
          </w:p>
        </w:tc>
        <w:tc>
          <w:tcPr>
            <w:tcW w:w="0" w:type="auto"/>
            <w:vAlign w:val="center"/>
          </w:tcPr>
          <w:p w14:paraId="70E7CB49" w14:textId="77777777" w:rsidR="005E3CAD" w:rsidRPr="00FD4D5C" w:rsidRDefault="005E3CAD" w:rsidP="00ED3046">
            <w:pPr>
              <w:spacing w:after="0" w:line="276" w:lineRule="auto"/>
              <w:jc w:val="center"/>
              <w:rPr>
                <w:sz w:val="20"/>
                <w:lang w:val="en-US"/>
              </w:rPr>
            </w:pPr>
            <w:r w:rsidRPr="00FD4D5C">
              <w:rPr>
                <w:sz w:val="20"/>
                <w:lang w:val="en-US"/>
              </w:rPr>
              <w:t>7.83</w:t>
            </w:r>
          </w:p>
        </w:tc>
        <w:tc>
          <w:tcPr>
            <w:tcW w:w="0" w:type="auto"/>
            <w:vAlign w:val="center"/>
          </w:tcPr>
          <w:p w14:paraId="076EA755" w14:textId="77777777" w:rsidR="005E3CAD" w:rsidRPr="00FD4D5C" w:rsidRDefault="005E3CAD" w:rsidP="00ED3046">
            <w:pPr>
              <w:spacing w:after="0" w:line="276" w:lineRule="auto"/>
              <w:jc w:val="center"/>
              <w:rPr>
                <w:sz w:val="20"/>
                <w:lang w:val="en-US"/>
              </w:rPr>
            </w:pPr>
            <w:r w:rsidRPr="00FD4D5C">
              <w:rPr>
                <w:sz w:val="20"/>
                <w:lang w:val="en-US"/>
              </w:rPr>
              <w:t>1.01</w:t>
            </w:r>
          </w:p>
        </w:tc>
        <w:tc>
          <w:tcPr>
            <w:tcW w:w="0" w:type="auto"/>
            <w:vAlign w:val="center"/>
          </w:tcPr>
          <w:p w14:paraId="3B162C70" w14:textId="51BED0B7" w:rsidR="005E3CAD" w:rsidRPr="00FD4D5C" w:rsidRDefault="005E3CAD" w:rsidP="00ED3046">
            <w:pPr>
              <w:spacing w:after="0" w:line="276" w:lineRule="auto"/>
              <w:jc w:val="center"/>
              <w:rPr>
                <w:sz w:val="20"/>
                <w:lang w:val="en-US"/>
              </w:rPr>
            </w:pPr>
            <w:r w:rsidRPr="00FD4D5C">
              <w:rPr>
                <w:sz w:val="20"/>
                <w:lang w:val="en-US"/>
              </w:rPr>
              <w:t>4.3</w:t>
            </w:r>
            <w:r w:rsidR="000A4D51">
              <w:rPr>
                <w:sz w:val="20"/>
                <w:lang w:val="en-US"/>
              </w:rPr>
              <w:t>0</w:t>
            </w:r>
          </w:p>
        </w:tc>
        <w:tc>
          <w:tcPr>
            <w:tcW w:w="0" w:type="auto"/>
            <w:vAlign w:val="center"/>
          </w:tcPr>
          <w:p w14:paraId="5CB3A63E" w14:textId="77777777" w:rsidR="005E3CAD" w:rsidRPr="00FD4D5C" w:rsidRDefault="005E3CAD" w:rsidP="00ED3046">
            <w:pPr>
              <w:spacing w:after="0" w:line="276" w:lineRule="auto"/>
              <w:jc w:val="center"/>
              <w:rPr>
                <w:sz w:val="20"/>
                <w:lang w:val="en-US"/>
              </w:rPr>
            </w:pPr>
            <w:r w:rsidRPr="00FD4D5C">
              <w:rPr>
                <w:sz w:val="20"/>
                <w:lang w:val="en-US"/>
              </w:rPr>
              <w:t>14.01</w:t>
            </w:r>
          </w:p>
        </w:tc>
        <w:tc>
          <w:tcPr>
            <w:tcW w:w="0" w:type="auto"/>
            <w:vAlign w:val="center"/>
          </w:tcPr>
          <w:p w14:paraId="72FD8564" w14:textId="77777777" w:rsidR="005E3CAD" w:rsidRPr="00FD4D5C" w:rsidRDefault="005E3CAD" w:rsidP="00ED3046">
            <w:pPr>
              <w:spacing w:after="0" w:line="276" w:lineRule="auto"/>
              <w:jc w:val="center"/>
              <w:rPr>
                <w:sz w:val="20"/>
                <w:lang w:val="en-US"/>
              </w:rPr>
            </w:pPr>
            <w:commentRangeStart w:id="22"/>
            <w:r w:rsidRPr="00FD4D5C">
              <w:rPr>
                <w:sz w:val="20"/>
                <w:lang w:val="en-US"/>
              </w:rPr>
              <w:t>1084</w:t>
            </w:r>
            <w:commentRangeEnd w:id="22"/>
            <w:r w:rsidR="00490FCD" w:rsidRPr="00FD4D5C">
              <w:rPr>
                <w:rStyle w:val="CommentReference"/>
                <w:sz w:val="20"/>
                <w:szCs w:val="20"/>
                <w:lang w:val="en-US"/>
              </w:rPr>
              <w:commentReference w:id="22"/>
            </w:r>
          </w:p>
        </w:tc>
      </w:tr>
      <w:tr w:rsidR="005E3CAD" w:rsidRPr="00FD4D5C" w14:paraId="7B32446C" w14:textId="77777777" w:rsidTr="00006403">
        <w:trPr>
          <w:cantSplit/>
        </w:trPr>
        <w:tc>
          <w:tcPr>
            <w:tcW w:w="0" w:type="auto"/>
            <w:tcBorders>
              <w:bottom w:val="single" w:sz="4" w:space="0" w:color="auto"/>
            </w:tcBorders>
            <w:vAlign w:val="center"/>
          </w:tcPr>
          <w:p w14:paraId="4A82111F" w14:textId="77777777" w:rsidR="005E3CAD" w:rsidRPr="00FD4D5C" w:rsidRDefault="005E3CAD" w:rsidP="00ED3046">
            <w:pPr>
              <w:spacing w:after="0" w:line="276" w:lineRule="auto"/>
              <w:rPr>
                <w:sz w:val="20"/>
                <w:lang w:val="en-US"/>
              </w:rPr>
            </w:pPr>
            <w:r w:rsidRPr="00FD4D5C">
              <w:rPr>
                <w:sz w:val="20"/>
                <w:lang w:val="en-US"/>
              </w:rPr>
              <w:t>250</w:t>
            </w:r>
          </w:p>
        </w:tc>
        <w:tc>
          <w:tcPr>
            <w:tcW w:w="0" w:type="auto"/>
            <w:tcBorders>
              <w:bottom w:val="single" w:sz="4" w:space="0" w:color="auto"/>
            </w:tcBorders>
            <w:vAlign w:val="center"/>
          </w:tcPr>
          <w:p w14:paraId="2319FBA3" w14:textId="77777777" w:rsidR="005E3CAD" w:rsidRPr="00FD4D5C" w:rsidRDefault="005E3CAD" w:rsidP="00ED3046">
            <w:pPr>
              <w:spacing w:after="0" w:line="276" w:lineRule="auto"/>
              <w:jc w:val="center"/>
              <w:rPr>
                <w:sz w:val="20"/>
                <w:lang w:val="en-US"/>
              </w:rPr>
            </w:pPr>
            <w:r w:rsidRPr="00FD4D5C">
              <w:rPr>
                <w:sz w:val="20"/>
                <w:lang w:val="en-US"/>
              </w:rPr>
              <w:t>11.23</w:t>
            </w:r>
          </w:p>
        </w:tc>
        <w:tc>
          <w:tcPr>
            <w:tcW w:w="0" w:type="auto"/>
            <w:tcBorders>
              <w:bottom w:val="single" w:sz="4" w:space="0" w:color="auto"/>
            </w:tcBorders>
            <w:vAlign w:val="center"/>
          </w:tcPr>
          <w:p w14:paraId="36D766FF" w14:textId="77777777" w:rsidR="005E3CAD" w:rsidRPr="00FD4D5C" w:rsidRDefault="005E3CAD" w:rsidP="00ED3046">
            <w:pPr>
              <w:spacing w:after="0" w:line="276" w:lineRule="auto"/>
              <w:jc w:val="center"/>
              <w:rPr>
                <w:sz w:val="20"/>
                <w:lang w:val="en-US"/>
              </w:rPr>
            </w:pPr>
            <w:r w:rsidRPr="00FD4D5C">
              <w:rPr>
                <w:sz w:val="20"/>
                <w:lang w:val="en-US"/>
              </w:rPr>
              <w:t>0.86</w:t>
            </w:r>
          </w:p>
        </w:tc>
        <w:tc>
          <w:tcPr>
            <w:tcW w:w="0" w:type="auto"/>
            <w:tcBorders>
              <w:bottom w:val="single" w:sz="4" w:space="0" w:color="auto"/>
            </w:tcBorders>
            <w:vAlign w:val="center"/>
          </w:tcPr>
          <w:p w14:paraId="009702C2" w14:textId="77777777" w:rsidR="005E3CAD" w:rsidRPr="00FD4D5C" w:rsidRDefault="005E3CAD" w:rsidP="00ED3046">
            <w:pPr>
              <w:spacing w:after="0" w:line="276" w:lineRule="auto"/>
              <w:jc w:val="center"/>
              <w:rPr>
                <w:sz w:val="20"/>
                <w:lang w:val="en-US"/>
              </w:rPr>
            </w:pPr>
            <w:r w:rsidRPr="00FD4D5C">
              <w:rPr>
                <w:sz w:val="20"/>
                <w:lang w:val="en-US"/>
              </w:rPr>
              <w:t>4.68</w:t>
            </w:r>
          </w:p>
        </w:tc>
        <w:tc>
          <w:tcPr>
            <w:tcW w:w="0" w:type="auto"/>
            <w:tcBorders>
              <w:bottom w:val="single" w:sz="4" w:space="0" w:color="auto"/>
            </w:tcBorders>
            <w:vAlign w:val="center"/>
          </w:tcPr>
          <w:p w14:paraId="3C516FD8" w14:textId="77777777" w:rsidR="005E3CAD" w:rsidRPr="00FD4D5C" w:rsidRDefault="005E3CAD" w:rsidP="00ED3046">
            <w:pPr>
              <w:spacing w:after="0" w:line="276" w:lineRule="auto"/>
              <w:jc w:val="center"/>
              <w:rPr>
                <w:sz w:val="20"/>
                <w:lang w:val="en-US"/>
              </w:rPr>
            </w:pPr>
            <w:r w:rsidRPr="00FD4D5C">
              <w:rPr>
                <w:sz w:val="20"/>
                <w:lang w:val="en-US"/>
              </w:rPr>
              <w:t>13.32</w:t>
            </w:r>
          </w:p>
        </w:tc>
        <w:tc>
          <w:tcPr>
            <w:tcW w:w="0" w:type="auto"/>
            <w:tcBorders>
              <w:bottom w:val="single" w:sz="4" w:space="0" w:color="auto"/>
            </w:tcBorders>
            <w:vAlign w:val="center"/>
          </w:tcPr>
          <w:p w14:paraId="1B3C811F" w14:textId="77777777" w:rsidR="005E3CAD" w:rsidRPr="00FD4D5C" w:rsidRDefault="005E3CAD" w:rsidP="00ED3046">
            <w:pPr>
              <w:spacing w:after="0" w:line="276" w:lineRule="auto"/>
              <w:jc w:val="center"/>
              <w:rPr>
                <w:sz w:val="20"/>
                <w:lang w:val="en-US"/>
              </w:rPr>
            </w:pPr>
            <w:r w:rsidRPr="00FD4D5C">
              <w:rPr>
                <w:sz w:val="20"/>
                <w:lang w:val="en-US"/>
              </w:rPr>
              <w:t>210</w:t>
            </w:r>
          </w:p>
        </w:tc>
      </w:tr>
    </w:tbl>
    <w:p w14:paraId="2C9075BA" w14:textId="32F73E2F" w:rsidR="00FD4D5C" w:rsidRPr="00732F70" w:rsidRDefault="00732F70" w:rsidP="00076AAF">
      <w:pPr>
        <w:spacing w:line="360" w:lineRule="auto"/>
        <w:rPr>
          <w:sz w:val="20"/>
          <w:szCs w:val="16"/>
          <w:lang w:val="en-US"/>
        </w:rPr>
      </w:pPr>
      <w:r w:rsidRPr="00732F70">
        <w:rPr>
          <w:sz w:val="20"/>
          <w:szCs w:val="16"/>
          <w:vertAlign w:val="superscript"/>
          <w:lang w:val="en-US"/>
        </w:rPr>
        <w:t>a</w:t>
      </w:r>
      <w:r>
        <w:rPr>
          <w:sz w:val="20"/>
          <w:szCs w:val="16"/>
          <w:vertAlign w:val="superscript"/>
          <w:lang w:val="en-US"/>
        </w:rPr>
        <w:t xml:space="preserve"> </w:t>
      </w:r>
      <w:r>
        <w:rPr>
          <w:sz w:val="20"/>
          <w:szCs w:val="16"/>
          <w:lang w:val="en-US"/>
        </w:rPr>
        <w:t xml:space="preserve">scaled by a </w:t>
      </w:r>
      <w:r w:rsidR="00F21909">
        <w:rPr>
          <w:sz w:val="20"/>
          <w:szCs w:val="16"/>
          <w:lang w:val="en-US"/>
        </w:rPr>
        <w:t>correction factor of 1.4826</w:t>
      </w:r>
    </w:p>
    <w:p w14:paraId="0E43FC8E" w14:textId="40D2A72A" w:rsidR="00715771" w:rsidRDefault="00C87F97" w:rsidP="00715771">
      <w:pPr>
        <w:pStyle w:val="Heading2"/>
        <w:rPr>
          <w:lang w:val="en-US"/>
        </w:rPr>
      </w:pPr>
      <w:r>
        <w:rPr>
          <w:lang w:val="en-US"/>
        </w:rPr>
        <w:t>Price</w:t>
      </w:r>
      <w:r w:rsidR="00715771">
        <w:rPr>
          <w:lang w:val="en-US"/>
        </w:rPr>
        <w:t xml:space="preserve"> data</w:t>
      </w:r>
    </w:p>
    <w:p w14:paraId="5013A860" w14:textId="2EF436B5" w:rsidR="000B73EF" w:rsidRDefault="004A2EBD" w:rsidP="005F6E7E">
      <w:pPr>
        <w:spacing w:line="360" w:lineRule="auto"/>
        <w:jc w:val="both"/>
        <w:rPr>
          <w:lang w:val="en-US"/>
        </w:rPr>
      </w:pPr>
      <w:r>
        <w:rPr>
          <w:lang w:val="en-US"/>
        </w:rPr>
        <w:t>We use</w:t>
      </w:r>
      <w:r w:rsidR="00EE563F">
        <w:rPr>
          <w:lang w:val="en-US"/>
        </w:rPr>
        <w:t xml:space="preserve"> farm-level</w:t>
      </w:r>
      <w:r>
        <w:rPr>
          <w:lang w:val="en-US"/>
        </w:rPr>
        <w:t xml:space="preserve"> </w:t>
      </w:r>
      <w:r w:rsidR="00A57B23">
        <w:rPr>
          <w:lang w:val="en-US"/>
        </w:rPr>
        <w:t xml:space="preserve">fertilizer and wheat prices </w:t>
      </w:r>
      <w:r w:rsidR="00C64DB9">
        <w:rPr>
          <w:lang w:val="en-US"/>
        </w:rPr>
        <w:t xml:space="preserve">data </w:t>
      </w:r>
      <w:r w:rsidR="00464575">
        <w:rPr>
          <w:lang w:val="en-US"/>
        </w:rPr>
        <w:t>obtained from</w:t>
      </w:r>
      <w:r w:rsidR="000F49EC">
        <w:rPr>
          <w:lang w:val="en-US"/>
        </w:rPr>
        <w:t xml:space="preserve"> the Chamber of Agriculture of North Rhine-Westphalia</w:t>
      </w:r>
      <w:r w:rsidR="000D2F4D">
        <w:rPr>
          <w:lang w:val="en-US"/>
        </w:rPr>
        <w:t>.</w:t>
      </w:r>
      <w:r w:rsidR="00464575">
        <w:rPr>
          <w:lang w:val="en-US"/>
        </w:rPr>
        <w:t xml:space="preserve"> </w:t>
      </w:r>
      <w:r w:rsidR="000F49EC">
        <w:rPr>
          <w:lang w:val="en-US"/>
        </w:rPr>
        <w:t xml:space="preserve">We use </w:t>
      </w:r>
      <w:r w:rsidR="00175BF8">
        <w:rPr>
          <w:lang w:val="en-US"/>
        </w:rPr>
        <w:t>Calcium Ammonium Nitrate (CAN)</w:t>
      </w:r>
      <w:r w:rsidR="00AB1B4F">
        <w:rPr>
          <w:lang w:val="en-US"/>
        </w:rPr>
        <w:t xml:space="preserve"> </w:t>
      </w:r>
      <w:r w:rsidR="000F49EC">
        <w:rPr>
          <w:lang w:val="en-US"/>
        </w:rPr>
        <w:t>as representative N-fertilizer that is widely applied and for which data is most complete.</w:t>
      </w:r>
      <w:r w:rsidR="00175BF8">
        <w:rPr>
          <w:lang w:val="en-US"/>
        </w:rPr>
        <w:t xml:space="preserve"> </w:t>
      </w:r>
      <w:r w:rsidR="00AB1B4F">
        <w:rPr>
          <w:lang w:val="en-US"/>
        </w:rPr>
        <w:t>P</w:t>
      </w:r>
      <w:r w:rsidR="00DA2E65">
        <w:rPr>
          <w:lang w:val="en-US"/>
        </w:rPr>
        <w:t xml:space="preserve">rices </w:t>
      </w:r>
      <w:r w:rsidR="00AB1B4F">
        <w:rPr>
          <w:lang w:val="en-US"/>
        </w:rPr>
        <w:t xml:space="preserve">for CAN </w:t>
      </w:r>
      <w:r w:rsidR="00DA2E65">
        <w:rPr>
          <w:lang w:val="en-US"/>
        </w:rPr>
        <w:t xml:space="preserve">are recorded </w:t>
      </w:r>
      <w:r w:rsidR="00FA73E7">
        <w:rPr>
          <w:lang w:val="en-US"/>
        </w:rPr>
        <w:t>twice a month</w:t>
      </w:r>
      <w:r w:rsidR="00DA2E65">
        <w:rPr>
          <w:lang w:val="en-US"/>
        </w:rPr>
        <w:t xml:space="preserve"> (1</w:t>
      </w:r>
      <w:r w:rsidR="00DA2E65" w:rsidRPr="00516B12">
        <w:rPr>
          <w:vertAlign w:val="superscript"/>
          <w:lang w:val="en-US"/>
        </w:rPr>
        <w:t>st</w:t>
      </w:r>
      <w:r w:rsidR="00DA2E65">
        <w:rPr>
          <w:lang w:val="en-US"/>
        </w:rPr>
        <w:t xml:space="preserve"> and 3</w:t>
      </w:r>
      <w:r w:rsidR="00DA2E65" w:rsidRPr="00516B12">
        <w:rPr>
          <w:vertAlign w:val="superscript"/>
          <w:lang w:val="en-US"/>
        </w:rPr>
        <w:t>rd</w:t>
      </w:r>
      <w:r w:rsidR="00DA2E65">
        <w:rPr>
          <w:lang w:val="en-US"/>
        </w:rPr>
        <w:t xml:space="preserve"> Monday of the month)</w:t>
      </w:r>
      <w:r w:rsidR="00BC4ACD">
        <w:rPr>
          <w:rStyle w:val="FootnoteReference"/>
          <w:lang w:val="en-US"/>
        </w:rPr>
        <w:footnoteReference w:id="10"/>
      </w:r>
      <w:r w:rsidR="00DA2E65">
        <w:rPr>
          <w:lang w:val="en-US"/>
        </w:rPr>
        <w:t xml:space="preserve">, while </w:t>
      </w:r>
      <w:r w:rsidR="000F49EC">
        <w:rPr>
          <w:lang w:val="en-US"/>
        </w:rPr>
        <w:t xml:space="preserve">the </w:t>
      </w:r>
      <w:r w:rsidR="00DA2E65">
        <w:rPr>
          <w:lang w:val="en-US"/>
        </w:rPr>
        <w:t>wheat price</w:t>
      </w:r>
      <w:r w:rsidR="000F49EC">
        <w:rPr>
          <w:lang w:val="en-US"/>
        </w:rPr>
        <w:t xml:space="preserve"> time series contains </w:t>
      </w:r>
      <w:r w:rsidR="00DA2E65">
        <w:rPr>
          <w:lang w:val="en-US"/>
        </w:rPr>
        <w:t xml:space="preserve">weekly observations. </w:t>
      </w:r>
      <w:r w:rsidR="00C86E49">
        <w:rPr>
          <w:lang w:val="en-GB"/>
        </w:rPr>
        <w:t>W</w:t>
      </w:r>
      <w:r w:rsidR="00C86E49" w:rsidRPr="00C86E49">
        <w:rPr>
          <w:lang w:val="en-GB"/>
        </w:rPr>
        <w:t xml:space="preserve">e </w:t>
      </w:r>
      <w:r w:rsidR="00840892">
        <w:rPr>
          <w:lang w:val="en-GB"/>
        </w:rPr>
        <w:t xml:space="preserve">thus </w:t>
      </w:r>
      <w:r w:rsidR="000F49EC">
        <w:rPr>
          <w:lang w:val="en-GB"/>
        </w:rPr>
        <w:t>only use</w:t>
      </w:r>
      <w:r w:rsidR="000F49EC" w:rsidRPr="00C86E49">
        <w:rPr>
          <w:lang w:val="en-GB"/>
        </w:rPr>
        <w:t xml:space="preserve"> </w:t>
      </w:r>
      <w:r w:rsidR="00C86E49" w:rsidRPr="00C86E49">
        <w:rPr>
          <w:lang w:val="en-GB"/>
        </w:rPr>
        <w:t xml:space="preserve">wheat price observations </w:t>
      </w:r>
      <w:r w:rsidR="000F49EC">
        <w:rPr>
          <w:lang w:val="en-GB"/>
        </w:rPr>
        <w:t xml:space="preserve">in weeks for which we have also </w:t>
      </w:r>
      <w:r w:rsidR="00C86E49" w:rsidRPr="00C86E49">
        <w:rPr>
          <w:lang w:val="en-GB"/>
        </w:rPr>
        <w:t>fertilizer price recordings</w:t>
      </w:r>
      <w:r w:rsidR="009C0099">
        <w:rPr>
          <w:lang w:val="en-GB"/>
        </w:rPr>
        <w:t>.</w:t>
      </w:r>
      <w:r w:rsidR="00C37E20">
        <w:rPr>
          <w:lang w:val="en-GB"/>
        </w:rPr>
        <w:t xml:space="preserve"> We </w:t>
      </w:r>
      <w:r w:rsidR="00B642FD">
        <w:rPr>
          <w:lang w:val="en-GB"/>
        </w:rPr>
        <w:t>detected</w:t>
      </w:r>
      <w:r w:rsidR="00D90493">
        <w:rPr>
          <w:lang w:val="en-GB"/>
        </w:rPr>
        <w:t xml:space="preserve"> </w:t>
      </w:r>
      <w:r w:rsidR="00C37E20">
        <w:rPr>
          <w:lang w:val="en-GB"/>
        </w:rPr>
        <w:t>outlier</w:t>
      </w:r>
      <w:r w:rsidR="00A42C4E">
        <w:rPr>
          <w:lang w:val="en-GB"/>
        </w:rPr>
        <w:t>s</w:t>
      </w:r>
      <w:r w:rsidR="00C37E20">
        <w:rPr>
          <w:lang w:val="en-GB"/>
        </w:rPr>
        <w:t xml:space="preserve"> following</w:t>
      </w:r>
      <w:r w:rsidR="00D90493">
        <w:rPr>
          <w:lang w:val="en-GB"/>
        </w:rPr>
        <w:t xml:space="preserve"> the</w:t>
      </w:r>
      <w:r w:rsidR="00C37E20">
        <w:rPr>
          <w:lang w:val="en-GB"/>
        </w:rPr>
        <w:t xml:space="preserve"> </w:t>
      </w:r>
      <w:r w:rsidR="00C37E20">
        <w:rPr>
          <w:lang w:val="en-GB"/>
        </w:rPr>
        <w:fldChar w:fldCharType="begin"/>
      </w:r>
      <w:r w:rsidR="00C93915">
        <w:rPr>
          <w:lang w:val="en-GB"/>
        </w:rPr>
        <w:instrText xml:space="preserve"> ADDIN ZOTERO_ITEM CSL_CITATION {"citationID":"eBtimp8a","properties":{"formattedCitation":"(Chen &amp; Liu, 1993)","plainCitation":"(Chen &amp; Liu, 1993)","dontUpdate":true,"noteIndex":0},"citationItems":[{"id":139040,"uris":["http://zotero.org/users/14812719/items/TLRPH3ED"],"itemData":{"id":139040,"type":"article-journal","abstract":"Time series data are often subject to uncontrolled or unexpected interventions, from which various types of outlying observations are produced. Outliers in time series, depending on their nature, may have a moderate to significant impact on the effectiveness of the Standard methodology for time series analysis with respect to model identification, estimation, and forecasting. In this article we use an iterative outlier detection and adjustment procedure to obtain joint estimates of model parameters and outlier effects. Four types of outliers are considered, and the issues of spurious and masking effects are discussed. The major differences between this procedure and those proposed in earlier literature include (a) the types and effects of outliers are obtained based on less contaminated estimates of model parameters, (b) the outlier effects are estimated simultaneously using multiple regression, and (c) the model parameters and the outlier effects are estimated jointly. The sampling behavior of the test statistics for cases of small to large sample sizes is investigated through a Simulation study. The performance of the procedure is examined over a representative set of outlier cases. We find that the proposed procedure performs well in terms of detecting outliers and obtaining unbiased Parameter estimates. An example is used to illustrate the application of the proposed procedure. It is demonstrated that this procedure performs effectively in avoiding spurious outliers and masking effects. The model parameter estimates obtained from the proposed procedure are typically very close to those estimated by the exact maximum likelihood method using an intervention model to incorporate the outliers.","container-title":"Journal of the American Statistical Association","DOI":"10.1080/01621459.1993.10594321","ISSN":"0162-1459","issue":"421","note":"publisher: Taylor &amp; Francis\n_eprint: https://doi.org/10.1080/01621459.1993.10594321","page":"284-297","source":"Taylor and Francis+NEJM","title":"Joint Estimation of Model Parameters and Outlier Effects in Time Series","volume":"88","author":[{"family":"Chen","given":"Chung"},{"family":"Liu","given":"Lon-Mu"}],"issued":{"date-parts":[["1993",3,1]]}}}],"schema":"https://github.com/citation-style-language/schema/raw/master/csl-citation.json"} </w:instrText>
      </w:r>
      <w:r w:rsidR="00C37E20">
        <w:rPr>
          <w:lang w:val="en-GB"/>
        </w:rPr>
        <w:fldChar w:fldCharType="separate"/>
      </w:r>
      <w:r w:rsidR="00C37E20" w:rsidRPr="00576758">
        <w:rPr>
          <w:lang w:val="en-GB"/>
        </w:rPr>
        <w:t xml:space="preserve">Chen &amp; Liu </w:t>
      </w:r>
      <w:r w:rsidR="00D90493">
        <w:rPr>
          <w:lang w:val="en-GB"/>
        </w:rPr>
        <w:t>(</w:t>
      </w:r>
      <w:r w:rsidR="00C37E20" w:rsidRPr="00576758">
        <w:rPr>
          <w:lang w:val="en-GB"/>
        </w:rPr>
        <w:t>1993)</w:t>
      </w:r>
      <w:r w:rsidR="00C37E20">
        <w:rPr>
          <w:lang w:val="en-GB"/>
        </w:rPr>
        <w:fldChar w:fldCharType="end"/>
      </w:r>
      <w:r w:rsidR="00C86E49" w:rsidRPr="00C86E49">
        <w:rPr>
          <w:lang w:val="en-GB"/>
        </w:rPr>
        <w:t xml:space="preserve"> </w:t>
      </w:r>
      <w:r w:rsidR="00D90493">
        <w:rPr>
          <w:lang w:val="en-GB"/>
        </w:rPr>
        <w:t>procedure</w:t>
      </w:r>
      <w:r w:rsidR="007D51EC">
        <w:rPr>
          <w:lang w:val="en-GB"/>
        </w:rPr>
        <w:t xml:space="preserve"> (see </w:t>
      </w:r>
      <w:r w:rsidR="00052B83">
        <w:rPr>
          <w:lang w:val="en-GB"/>
        </w:rPr>
        <w:t xml:space="preserve">Figure A1 </w:t>
      </w:r>
      <w:r w:rsidR="003E002F">
        <w:rPr>
          <w:lang w:val="en-GB"/>
        </w:rPr>
        <w:t xml:space="preserve">in the </w:t>
      </w:r>
      <w:r w:rsidR="007D51EC">
        <w:rPr>
          <w:lang w:val="en-GB"/>
        </w:rPr>
        <w:t>appendix)</w:t>
      </w:r>
      <w:r w:rsidR="00D90493">
        <w:rPr>
          <w:lang w:val="en-GB"/>
        </w:rPr>
        <w:t xml:space="preserve">. </w:t>
      </w:r>
      <w:r w:rsidR="005C69A2">
        <w:rPr>
          <w:lang w:val="en-US"/>
        </w:rPr>
        <w:t xml:space="preserve">The </w:t>
      </w:r>
      <w:r w:rsidR="009C0099">
        <w:rPr>
          <w:lang w:val="en-US"/>
        </w:rPr>
        <w:t xml:space="preserve">final </w:t>
      </w:r>
      <w:r w:rsidR="005C69A2">
        <w:rPr>
          <w:lang w:val="en-US"/>
        </w:rPr>
        <w:t>dataset consists of 40</w:t>
      </w:r>
      <w:r w:rsidR="009A03AC">
        <w:rPr>
          <w:lang w:val="en-US"/>
        </w:rPr>
        <w:t>1</w:t>
      </w:r>
      <w:r w:rsidR="005C69A2">
        <w:rPr>
          <w:lang w:val="en-US"/>
        </w:rPr>
        <w:t xml:space="preserve"> </w:t>
      </w:r>
      <w:r w:rsidR="0050717E">
        <w:rPr>
          <w:lang w:val="en-US"/>
        </w:rPr>
        <w:t xml:space="preserve">biweekly (twice per month) </w:t>
      </w:r>
      <w:r w:rsidR="005C69A2">
        <w:rPr>
          <w:lang w:val="en-US"/>
        </w:rPr>
        <w:t>observations of CAN and wheat prices from January 2009 to November 2025</w:t>
      </w:r>
      <w:r w:rsidR="00F1306D">
        <w:rPr>
          <w:lang w:val="en-US"/>
        </w:rPr>
        <w:t xml:space="preserve"> (</w:t>
      </w:r>
      <w:r w:rsidR="00F1306D" w:rsidRPr="003620A5">
        <w:rPr>
          <w:lang w:val="en-US"/>
        </w:rPr>
        <w:fldChar w:fldCharType="begin"/>
      </w:r>
      <w:r w:rsidR="00F1306D" w:rsidRPr="003620A5">
        <w:rPr>
          <w:lang w:val="en-US"/>
        </w:rPr>
        <w:instrText xml:space="preserve"> REF _Ref213337244 \h  \* MERGEFORMAT </w:instrText>
      </w:r>
      <w:r w:rsidR="00F1306D" w:rsidRPr="003620A5">
        <w:rPr>
          <w:lang w:val="en-US"/>
        </w:rPr>
      </w:r>
      <w:r w:rsidR="00F1306D" w:rsidRPr="003620A5">
        <w:rPr>
          <w:lang w:val="en-US"/>
        </w:rPr>
        <w:fldChar w:fldCharType="separate"/>
      </w:r>
      <w:r w:rsidR="00F1306D" w:rsidRPr="003620A5">
        <w:rPr>
          <w:rFonts w:ascii="Times New Roman" w:hAnsi="Times New Roman"/>
          <w:szCs w:val="24"/>
          <w:lang w:val="en-GB"/>
        </w:rPr>
        <w:t>Figure 2</w:t>
      </w:r>
      <w:r w:rsidR="00F1306D" w:rsidRPr="003620A5">
        <w:rPr>
          <w:lang w:val="en-US"/>
        </w:rPr>
        <w:fldChar w:fldCharType="end"/>
      </w:r>
      <w:r w:rsidR="00F1306D">
        <w:rPr>
          <w:lang w:val="en-US"/>
        </w:rPr>
        <w:t>).</w:t>
      </w:r>
      <w:r w:rsidR="001E6CDC">
        <w:rPr>
          <w:lang w:val="en-US"/>
        </w:rPr>
        <w:t xml:space="preserve"> For </w:t>
      </w:r>
      <w:r w:rsidR="003E002F">
        <w:rPr>
          <w:lang w:val="en-US"/>
        </w:rPr>
        <w:t>the</w:t>
      </w:r>
      <w:r w:rsidR="001E6CDC">
        <w:rPr>
          <w:lang w:val="en-US"/>
        </w:rPr>
        <w:t xml:space="preserve"> analysis we use the first difference as both CAN and </w:t>
      </w:r>
      <w:r w:rsidR="00BD1FA7">
        <w:rPr>
          <w:lang w:val="en-US"/>
        </w:rPr>
        <w:t>w</w:t>
      </w:r>
      <w:r w:rsidR="001E6CDC">
        <w:rPr>
          <w:lang w:val="en-US"/>
        </w:rPr>
        <w:t>heat time series are not stationary</w:t>
      </w:r>
      <w:r w:rsidR="00A85BB9">
        <w:rPr>
          <w:rStyle w:val="FootnoteReference"/>
          <w:lang w:val="en-US"/>
        </w:rPr>
        <w:footnoteReference w:id="11"/>
      </w:r>
      <w:r w:rsidR="00F1306D">
        <w:rPr>
          <w:lang w:val="en-US"/>
        </w:rPr>
        <w:t xml:space="preserve"> (</w:t>
      </w:r>
      <w:r w:rsidR="00E3370D" w:rsidRPr="00FB7A85">
        <w:rPr>
          <w:lang w:val="en-US"/>
        </w:rPr>
        <w:t xml:space="preserve">see </w:t>
      </w:r>
      <w:r w:rsidR="00845088" w:rsidRPr="00FB7A85">
        <w:rPr>
          <w:lang w:val="en-US"/>
        </w:rPr>
        <w:t>Table</w:t>
      </w:r>
      <w:r w:rsidR="00A55C69" w:rsidRPr="00FB7A85">
        <w:rPr>
          <w:lang w:val="en-US"/>
        </w:rPr>
        <w:t xml:space="preserve"> A2</w:t>
      </w:r>
      <w:r w:rsidR="00845088" w:rsidRPr="00FB7A85">
        <w:rPr>
          <w:lang w:val="en-US"/>
        </w:rPr>
        <w:t xml:space="preserve"> in </w:t>
      </w:r>
      <w:r w:rsidR="003E002F">
        <w:rPr>
          <w:lang w:val="en-US"/>
        </w:rPr>
        <w:t xml:space="preserve">the </w:t>
      </w:r>
      <w:r w:rsidR="00845088" w:rsidRPr="00FB7A85">
        <w:rPr>
          <w:lang w:val="en-US"/>
        </w:rPr>
        <w:t>appendix</w:t>
      </w:r>
      <w:r w:rsidR="00845088">
        <w:rPr>
          <w:lang w:val="en-US"/>
        </w:rPr>
        <w:t>)</w:t>
      </w:r>
      <w:r w:rsidR="00F1306D">
        <w:rPr>
          <w:lang w:val="en-US"/>
        </w:rPr>
        <w:t>.</w:t>
      </w:r>
      <w:r w:rsidR="001E6CDC">
        <w:rPr>
          <w:lang w:val="en-US"/>
        </w:rPr>
        <w:t xml:space="preserve"> </w:t>
      </w:r>
    </w:p>
    <w:p w14:paraId="42B76E51" w14:textId="7D944743" w:rsidR="00390191" w:rsidRDefault="009A038A" w:rsidP="005F6E7E">
      <w:pPr>
        <w:spacing w:line="360" w:lineRule="auto"/>
        <w:jc w:val="both"/>
        <w:rPr>
          <w:lang w:val="en-US"/>
        </w:rPr>
      </w:pPr>
      <w:r w:rsidRPr="009A038A">
        <w:rPr>
          <w:noProof/>
          <w:lang w:val="en-US"/>
        </w:rPr>
        <w:lastRenderedPageBreak/>
        <w:drawing>
          <wp:inline distT="0" distB="0" distL="0" distR="0" wp14:anchorId="3C7EC489" wp14:editId="2A0C996B">
            <wp:extent cx="5943600" cy="37966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796665"/>
                    </a:xfrm>
                    <a:prstGeom prst="rect">
                      <a:avLst/>
                    </a:prstGeom>
                  </pic:spPr>
                </pic:pic>
              </a:graphicData>
            </a:graphic>
          </wp:inline>
        </w:drawing>
      </w:r>
    </w:p>
    <w:p w14:paraId="0EA8ACF6" w14:textId="6D6A687A" w:rsidR="00677426" w:rsidRDefault="00E96780" w:rsidP="003D0E5C">
      <w:pPr>
        <w:pStyle w:val="Caption"/>
        <w:jc w:val="both"/>
        <w:rPr>
          <w:rFonts w:ascii="Times New Roman" w:hAnsi="Times New Roman"/>
          <w:i/>
          <w:iCs w:val="0"/>
          <w:color w:val="auto"/>
          <w:sz w:val="24"/>
          <w:szCs w:val="24"/>
          <w:lang w:val="en-GB"/>
        </w:rPr>
      </w:pPr>
      <w:bookmarkStart w:id="23" w:name="_Ref213337244"/>
      <w:r w:rsidRPr="00E65F7C">
        <w:rPr>
          <w:rFonts w:ascii="Times New Roman" w:hAnsi="Times New Roman"/>
          <w:i/>
          <w:iCs w:val="0"/>
          <w:color w:val="auto"/>
          <w:sz w:val="24"/>
          <w:szCs w:val="24"/>
          <w:lang w:val="en-GB"/>
        </w:rPr>
        <w:t xml:space="preserve">Figure </w:t>
      </w:r>
      <w:r w:rsidRPr="00E65F7C">
        <w:rPr>
          <w:rFonts w:ascii="Times New Roman" w:hAnsi="Times New Roman"/>
          <w:i/>
          <w:iCs w:val="0"/>
          <w:color w:val="auto"/>
          <w:sz w:val="24"/>
          <w:szCs w:val="24"/>
          <w:lang w:val="en-GB"/>
        </w:rPr>
        <w:fldChar w:fldCharType="begin"/>
      </w:r>
      <w:r w:rsidRPr="00E65F7C">
        <w:rPr>
          <w:rFonts w:ascii="Times New Roman" w:hAnsi="Times New Roman"/>
          <w:i/>
          <w:iCs w:val="0"/>
          <w:color w:val="auto"/>
          <w:sz w:val="24"/>
          <w:szCs w:val="24"/>
          <w:lang w:val="en-GB"/>
        </w:rPr>
        <w:instrText xml:space="preserve"> SEQ Figure \* ARABIC </w:instrText>
      </w:r>
      <w:r w:rsidRPr="00E65F7C">
        <w:rPr>
          <w:rFonts w:ascii="Times New Roman" w:hAnsi="Times New Roman"/>
          <w:i/>
          <w:iCs w:val="0"/>
          <w:color w:val="auto"/>
          <w:sz w:val="24"/>
          <w:szCs w:val="24"/>
          <w:lang w:val="en-GB"/>
        </w:rPr>
        <w:fldChar w:fldCharType="separate"/>
      </w:r>
      <w:r w:rsidR="008B6C44" w:rsidRPr="00E65F7C">
        <w:rPr>
          <w:rFonts w:ascii="Times New Roman" w:hAnsi="Times New Roman"/>
          <w:i/>
          <w:iCs w:val="0"/>
          <w:noProof/>
          <w:color w:val="auto"/>
          <w:sz w:val="24"/>
          <w:szCs w:val="24"/>
          <w:lang w:val="en-GB"/>
        </w:rPr>
        <w:t>2</w:t>
      </w:r>
      <w:r w:rsidRPr="00E65F7C">
        <w:rPr>
          <w:rFonts w:ascii="Times New Roman" w:hAnsi="Times New Roman"/>
          <w:i/>
          <w:iCs w:val="0"/>
          <w:color w:val="auto"/>
          <w:sz w:val="24"/>
          <w:szCs w:val="24"/>
          <w:lang w:val="en-GB"/>
        </w:rPr>
        <w:fldChar w:fldCharType="end"/>
      </w:r>
      <w:bookmarkEnd w:id="23"/>
      <w:r w:rsidRPr="00E65F7C">
        <w:rPr>
          <w:rFonts w:ascii="Times New Roman" w:hAnsi="Times New Roman"/>
          <w:i/>
          <w:iCs w:val="0"/>
          <w:color w:val="auto"/>
          <w:sz w:val="24"/>
          <w:szCs w:val="24"/>
          <w:lang w:val="en-GB"/>
        </w:rPr>
        <w:t>.</w:t>
      </w:r>
      <w:r>
        <w:rPr>
          <w:rFonts w:ascii="Times New Roman" w:hAnsi="Times New Roman"/>
          <w:b/>
          <w:bCs/>
          <w:i/>
          <w:iCs w:val="0"/>
          <w:color w:val="auto"/>
          <w:sz w:val="24"/>
          <w:szCs w:val="24"/>
          <w:lang w:val="en-GB"/>
        </w:rPr>
        <w:t xml:space="preserve"> </w:t>
      </w:r>
      <w:r>
        <w:rPr>
          <w:rFonts w:ascii="Times New Roman" w:hAnsi="Times New Roman"/>
          <w:i/>
          <w:iCs w:val="0"/>
          <w:color w:val="auto"/>
          <w:sz w:val="24"/>
          <w:szCs w:val="24"/>
          <w:lang w:val="en-GB"/>
        </w:rPr>
        <w:t xml:space="preserve">Calcium Ammonium Nitrate (CAN) and </w:t>
      </w:r>
      <w:r w:rsidR="00BD1FA7">
        <w:rPr>
          <w:rFonts w:ascii="Times New Roman" w:hAnsi="Times New Roman"/>
          <w:i/>
          <w:iCs w:val="0"/>
          <w:color w:val="auto"/>
          <w:sz w:val="24"/>
          <w:szCs w:val="24"/>
          <w:lang w:val="en-GB"/>
        </w:rPr>
        <w:t>w</w:t>
      </w:r>
      <w:r>
        <w:rPr>
          <w:rFonts w:ascii="Times New Roman" w:hAnsi="Times New Roman"/>
          <w:i/>
          <w:iCs w:val="0"/>
          <w:color w:val="auto"/>
          <w:sz w:val="24"/>
          <w:szCs w:val="24"/>
          <w:lang w:val="en-GB"/>
        </w:rPr>
        <w:t>heat</w:t>
      </w:r>
      <w:r w:rsidR="00D57BF9">
        <w:rPr>
          <w:rFonts w:ascii="Times New Roman" w:hAnsi="Times New Roman"/>
          <w:i/>
          <w:iCs w:val="0"/>
          <w:color w:val="auto"/>
          <w:sz w:val="24"/>
          <w:szCs w:val="24"/>
          <w:lang w:val="en-GB"/>
        </w:rPr>
        <w:t xml:space="preserve"> </w:t>
      </w:r>
      <w:r w:rsidR="004E77E0">
        <w:rPr>
          <w:rFonts w:ascii="Times New Roman" w:hAnsi="Times New Roman"/>
          <w:i/>
          <w:iCs w:val="0"/>
          <w:color w:val="auto"/>
          <w:sz w:val="24"/>
          <w:szCs w:val="24"/>
          <w:lang w:val="en-GB"/>
        </w:rPr>
        <w:t xml:space="preserve">log of </w:t>
      </w:r>
      <w:r>
        <w:rPr>
          <w:rFonts w:ascii="Times New Roman" w:hAnsi="Times New Roman"/>
          <w:i/>
          <w:iCs w:val="0"/>
          <w:color w:val="auto"/>
          <w:sz w:val="24"/>
          <w:szCs w:val="24"/>
          <w:lang w:val="en-GB"/>
        </w:rPr>
        <w:t>prices</w:t>
      </w:r>
      <w:r w:rsidR="00872955">
        <w:rPr>
          <w:rFonts w:ascii="Times New Roman" w:hAnsi="Times New Roman"/>
          <w:i/>
          <w:iCs w:val="0"/>
          <w:color w:val="auto"/>
          <w:sz w:val="24"/>
          <w:szCs w:val="24"/>
          <w:lang w:val="en-GB"/>
        </w:rPr>
        <w:t xml:space="preserve"> (€/kg; </w:t>
      </w:r>
      <w:r w:rsidR="003620A5">
        <w:rPr>
          <w:rFonts w:ascii="Times New Roman" w:hAnsi="Times New Roman"/>
          <w:i/>
          <w:iCs w:val="0"/>
          <w:color w:val="auto"/>
          <w:sz w:val="24"/>
          <w:szCs w:val="24"/>
          <w:lang w:val="en-GB"/>
        </w:rPr>
        <w:t>Jan</w:t>
      </w:r>
      <w:r>
        <w:rPr>
          <w:rFonts w:ascii="Times New Roman" w:hAnsi="Times New Roman"/>
          <w:i/>
          <w:iCs w:val="0"/>
          <w:color w:val="auto"/>
          <w:sz w:val="24"/>
          <w:szCs w:val="24"/>
          <w:lang w:val="en-GB"/>
        </w:rPr>
        <w:t xml:space="preserve"> 200</w:t>
      </w:r>
      <w:r w:rsidR="003620A5">
        <w:rPr>
          <w:rFonts w:ascii="Times New Roman" w:hAnsi="Times New Roman"/>
          <w:i/>
          <w:iCs w:val="0"/>
          <w:color w:val="auto"/>
          <w:sz w:val="24"/>
          <w:szCs w:val="24"/>
          <w:lang w:val="en-GB"/>
        </w:rPr>
        <w:t>9</w:t>
      </w:r>
      <w:r>
        <w:rPr>
          <w:rFonts w:ascii="Times New Roman" w:hAnsi="Times New Roman"/>
          <w:i/>
          <w:iCs w:val="0"/>
          <w:color w:val="auto"/>
          <w:sz w:val="24"/>
          <w:szCs w:val="24"/>
          <w:lang w:val="en-GB"/>
        </w:rPr>
        <w:t>-</w:t>
      </w:r>
      <w:r w:rsidR="003620A5">
        <w:rPr>
          <w:rFonts w:ascii="Times New Roman" w:hAnsi="Times New Roman"/>
          <w:i/>
          <w:iCs w:val="0"/>
          <w:color w:val="auto"/>
          <w:sz w:val="24"/>
          <w:szCs w:val="24"/>
          <w:lang w:val="en-GB"/>
        </w:rPr>
        <w:t>Nov</w:t>
      </w:r>
      <w:r>
        <w:rPr>
          <w:rFonts w:ascii="Times New Roman" w:hAnsi="Times New Roman"/>
          <w:i/>
          <w:iCs w:val="0"/>
          <w:color w:val="auto"/>
          <w:sz w:val="24"/>
          <w:szCs w:val="24"/>
          <w:lang w:val="en-GB"/>
        </w:rPr>
        <w:t xml:space="preserve"> 2025)</w:t>
      </w:r>
      <w:r w:rsidR="005E33F3">
        <w:rPr>
          <w:rFonts w:ascii="Times New Roman" w:hAnsi="Times New Roman"/>
          <w:i/>
          <w:iCs w:val="0"/>
          <w:color w:val="auto"/>
          <w:sz w:val="24"/>
          <w:szCs w:val="24"/>
          <w:lang w:val="en-GB"/>
        </w:rPr>
        <w:t>.</w:t>
      </w:r>
    </w:p>
    <w:p w14:paraId="1A0112C8" w14:textId="7A29B4AF" w:rsidR="00C3306E" w:rsidRPr="00BA427B" w:rsidRDefault="00C3306E" w:rsidP="00BA427B">
      <w:pPr>
        <w:rPr>
          <w:lang w:val="en-US"/>
        </w:rPr>
      </w:pPr>
    </w:p>
    <w:p w14:paraId="1B6A948A" w14:textId="77777777" w:rsidR="00EB7A69" w:rsidRDefault="00EB7A69">
      <w:pPr>
        <w:spacing w:after="160" w:line="259" w:lineRule="auto"/>
        <w:rPr>
          <w:rFonts w:eastAsiaTheme="majorEastAsia" w:cstheme="majorBidi"/>
          <w:b/>
          <w:szCs w:val="32"/>
          <w:lang w:val="en-US"/>
        </w:rPr>
      </w:pPr>
      <w:r>
        <w:rPr>
          <w:lang w:val="en-US"/>
        </w:rPr>
        <w:br w:type="page"/>
      </w:r>
    </w:p>
    <w:p w14:paraId="01EAEAA3" w14:textId="5ACF1D9D" w:rsidR="00FD2C73" w:rsidRDefault="0061397B" w:rsidP="00FD2C73">
      <w:pPr>
        <w:pStyle w:val="Heading1"/>
        <w:spacing w:line="360" w:lineRule="auto"/>
        <w:rPr>
          <w:lang w:val="en-US"/>
        </w:rPr>
      </w:pPr>
      <w:del w:id="24" w:author="Spada, Riccardo" w:date="2026-04-30T17:34:00Z">
        <w:r w:rsidDel="00DB2715">
          <w:rPr>
            <w:lang w:val="en-US"/>
          </w:rPr>
          <w:lastRenderedPageBreak/>
          <w:delText>Results</w:delText>
        </w:r>
      </w:del>
      <w:ins w:id="25" w:author="Spada, Riccardo" w:date="2026-04-30T17:34:00Z">
        <w:r w:rsidR="00DB2715">
          <w:rPr>
            <w:lang w:val="en-US"/>
          </w:rPr>
          <w:t>Econometric estimation</w:t>
        </w:r>
      </w:ins>
    </w:p>
    <w:p w14:paraId="69AB3670" w14:textId="25FEC6A1" w:rsidR="00ED3046" w:rsidRDefault="006D3270" w:rsidP="00ED3046">
      <w:pPr>
        <w:pStyle w:val="Heading2"/>
        <w:rPr>
          <w:lang w:val="en-US"/>
        </w:rPr>
      </w:pPr>
      <w:r>
        <w:rPr>
          <w:lang w:val="en-US"/>
        </w:rPr>
        <w:t xml:space="preserve">Production </w:t>
      </w:r>
      <w:r w:rsidR="00ED3046">
        <w:rPr>
          <w:lang w:val="en-US"/>
        </w:rPr>
        <w:t xml:space="preserve">and </w:t>
      </w:r>
      <w:r w:rsidR="0024278D">
        <w:rPr>
          <w:lang w:val="en-US"/>
        </w:rPr>
        <w:t xml:space="preserve">yield </w:t>
      </w:r>
      <w:r w:rsidR="00ED3046">
        <w:rPr>
          <w:lang w:val="en-US"/>
        </w:rPr>
        <w:t xml:space="preserve">variation </w:t>
      </w:r>
      <w:r>
        <w:rPr>
          <w:lang w:val="en-US"/>
        </w:rPr>
        <w:t>function</w:t>
      </w:r>
      <w:r w:rsidR="00ED3046">
        <w:rPr>
          <w:lang w:val="en-US"/>
        </w:rPr>
        <w:t>s</w:t>
      </w:r>
    </w:p>
    <w:p w14:paraId="4491C5FA" w14:textId="2688492D" w:rsidR="009D0343" w:rsidRPr="00DB03E1" w:rsidRDefault="00ED3046" w:rsidP="00726D43">
      <w:pPr>
        <w:spacing w:line="360" w:lineRule="auto"/>
        <w:jc w:val="both"/>
        <w:rPr>
          <w:lang w:val="en-US"/>
        </w:rPr>
      </w:pPr>
      <w:r>
        <w:rPr>
          <w:lang w:val="en-US"/>
        </w:rPr>
        <w:t xml:space="preserve">The estimations of the production and yield variation functions are presented in </w:t>
      </w:r>
      <w:r w:rsidRPr="00ED3046">
        <w:rPr>
          <w:lang w:val="en-US"/>
        </w:rPr>
        <w:fldChar w:fldCharType="begin"/>
      </w:r>
      <w:r w:rsidRPr="00ED3046">
        <w:rPr>
          <w:lang w:val="en-US"/>
        </w:rPr>
        <w:instrText xml:space="preserve"> REF _Ref214287463 \h  \* MERGEFORMAT </w:instrText>
      </w:r>
      <w:r w:rsidRPr="00ED3046">
        <w:rPr>
          <w:lang w:val="en-US"/>
        </w:rPr>
      </w:r>
      <w:r w:rsidRPr="00ED3046">
        <w:rPr>
          <w:lang w:val="en-US"/>
        </w:rPr>
        <w:fldChar w:fldCharType="separate"/>
      </w:r>
      <w:r w:rsidRPr="00ED3046">
        <w:rPr>
          <w:lang w:val="en-US"/>
        </w:rPr>
        <w:t>Table 3</w:t>
      </w:r>
      <w:r w:rsidRPr="00ED3046">
        <w:rPr>
          <w:lang w:val="en-US"/>
        </w:rPr>
        <w:fldChar w:fldCharType="end"/>
      </w:r>
      <w:r>
        <w:rPr>
          <w:lang w:val="en-US"/>
        </w:rPr>
        <w:t>.</w:t>
      </w:r>
      <w:r w:rsidR="009F2A4E">
        <w:rPr>
          <w:lang w:val="en-US"/>
        </w:rPr>
        <w:t xml:space="preserve"> Variables to control for </w:t>
      </w:r>
      <w:r>
        <w:rPr>
          <w:lang w:val="en-US"/>
        </w:rPr>
        <w:t>land and water management are included. Coefficient estimates of the production function indicate that N application does not display diminishing marginal productivity</w:t>
      </w:r>
      <w:r w:rsidR="00431763">
        <w:rPr>
          <w:lang w:val="en-US"/>
        </w:rPr>
        <w:t xml:space="preserve"> </w:t>
      </w:r>
      <w:r w:rsidR="00274E18">
        <w:rPr>
          <w:lang w:val="en-US"/>
        </w:rPr>
        <w:t>(</w:t>
      </w:r>
      <m:oMath>
        <m:sSub>
          <m:sSubPr>
            <m:ctrlPr>
              <w:rPr>
                <w:rFonts w:ascii="Cambria Math" w:hAnsi="Cambria Math"/>
                <w:lang w:val="en-US"/>
              </w:rPr>
            </m:ctrlPr>
          </m:sSubPr>
          <m:e>
            <m:r>
              <m:rPr>
                <m:sty m:val="p"/>
              </m:rPr>
              <w:rPr>
                <w:rFonts w:ascii="Cambria Math" w:hAnsi="Cambria Math"/>
                <w:lang w:val="en-US"/>
              </w:rPr>
              <m:t>β</m:t>
            </m:r>
          </m:e>
          <m:sub>
            <m:r>
              <m:rPr>
                <m:sty m:val="p"/>
              </m:rPr>
              <w:rPr>
                <w:rFonts w:ascii="Cambria Math" w:hAnsi="Cambria Math"/>
                <w:lang w:val="en-US"/>
              </w:rPr>
              <m:t>N</m:t>
            </m:r>
          </m:sub>
        </m:sSub>
        <m:r>
          <w:rPr>
            <w:rFonts w:ascii="Cambria Math" w:hAnsi="Cambria Math"/>
            <w:lang w:val="en-US"/>
          </w:rPr>
          <m:t>&gt;0</m:t>
        </m:r>
      </m:oMath>
      <w:r>
        <w:rPr>
          <w:lang w:val="en-US"/>
        </w:rPr>
        <w:t xml:space="preserve"> </w:t>
      </w:r>
      <w:r w:rsidRPr="00ED3046">
        <w:rPr>
          <w:lang w:val="en-GB"/>
        </w:rPr>
        <w:t>within the observed application range</w:t>
      </w:r>
      <w:r w:rsidR="00274E18">
        <w:rPr>
          <w:lang w:val="en-GB"/>
        </w:rPr>
        <w:t>)</w:t>
      </w:r>
      <w:r w:rsidR="00904986">
        <w:rPr>
          <w:lang w:val="en-GB"/>
        </w:rPr>
        <w:t xml:space="preserve"> and might</w:t>
      </w:r>
      <w:r>
        <w:rPr>
          <w:lang w:val="en-US"/>
        </w:rPr>
        <w:t xml:space="preserve"> be due to the model simulating only optimal nitrogen application levels. The variation function shows that yield variability (i.e. production risk) increases with higher nitrogen applications.</w:t>
      </w:r>
      <w:r w:rsidR="000656A9">
        <w:rPr>
          <w:lang w:val="en-US"/>
        </w:rPr>
        <w:t xml:space="preserve"> S</w:t>
      </w:r>
      <w:r w:rsidR="000656A9" w:rsidRPr="00CF63D0">
        <w:rPr>
          <w:lang w:val="en-US"/>
        </w:rPr>
        <w:t xml:space="preserve">tochastic yield </w:t>
      </w:r>
      <w:r w:rsidR="000656A9">
        <w:rPr>
          <w:lang w:val="en-US"/>
        </w:rPr>
        <w:t xml:space="preserve">for our representative </w:t>
      </w:r>
      <w:r w:rsidR="000656A9" w:rsidRPr="00DB03E1">
        <w:rPr>
          <w:lang w:val="en-US"/>
        </w:rPr>
        <w:t>winter wheat farmer in the study</w:t>
      </w:r>
      <w:r w:rsidR="000656A9">
        <w:rPr>
          <w:lang w:val="en-US"/>
        </w:rPr>
        <w:t xml:space="preserve"> region </w:t>
      </w:r>
      <w:r w:rsidR="00726D43">
        <w:rPr>
          <w:lang w:val="en-US"/>
        </w:rPr>
        <w:t xml:space="preserve">are simulated </w:t>
      </w:r>
      <w:r w:rsidR="00B443BF">
        <w:rPr>
          <w:lang w:val="en-US"/>
        </w:rPr>
        <w:t>b</w:t>
      </w:r>
      <w:r w:rsidR="00726D43">
        <w:rPr>
          <w:lang w:val="en-US"/>
        </w:rPr>
        <w:t xml:space="preserve">ased on the estimated </w:t>
      </w:r>
      <w:r w:rsidR="00755DE5">
        <w:rPr>
          <w:lang w:val="en-US"/>
        </w:rPr>
        <w:t>coefficients</w:t>
      </w:r>
      <w:r w:rsidR="00726D43">
        <w:rPr>
          <w:lang w:val="en-US"/>
        </w:rPr>
        <w:t xml:space="preserve">, </w:t>
      </w:r>
      <w:r w:rsidR="00B443BF">
        <w:rPr>
          <w:lang w:val="en-US"/>
        </w:rPr>
        <w:t>assuming</w:t>
      </w:r>
      <w:r w:rsidR="00726D43" w:rsidRPr="00CF63D0">
        <w:rPr>
          <w:lang w:val="en-US"/>
        </w:rPr>
        <w:t xml:space="preserve"> rainfed wheat</w:t>
      </w:r>
      <w:r w:rsidR="00726D43" w:rsidRPr="00DB03E1">
        <w:rPr>
          <w:lang w:val="en-US"/>
        </w:rPr>
        <w:t xml:space="preserve"> </w:t>
      </w:r>
      <w:r w:rsidR="001E274B">
        <w:rPr>
          <w:lang w:val="en-US"/>
        </w:rPr>
        <w:t xml:space="preserve">and </w:t>
      </w:r>
      <w:r w:rsidR="00726D43" w:rsidRPr="00DB03E1">
        <w:rPr>
          <w:lang w:val="en-US"/>
        </w:rPr>
        <w:t>conventional tillage</w:t>
      </w:r>
      <w:r w:rsidR="00726D43">
        <w:rPr>
          <w:lang w:val="en-US"/>
        </w:rPr>
        <w:t>.</w:t>
      </w:r>
    </w:p>
    <w:p w14:paraId="62B584AA" w14:textId="3F5919DB" w:rsidR="00ED3046" w:rsidRPr="00ED3046" w:rsidRDefault="00ED3046" w:rsidP="00ED3046">
      <w:pPr>
        <w:spacing w:after="0" w:line="360" w:lineRule="auto"/>
        <w:rPr>
          <w:i/>
          <w:iCs/>
          <w:lang w:val="en-US"/>
        </w:rPr>
      </w:pPr>
      <w:bookmarkStart w:id="26" w:name="_Ref214287463"/>
      <w:r w:rsidRPr="00E65F7C">
        <w:rPr>
          <w:i/>
          <w:iCs/>
          <w:lang w:val="en-US"/>
        </w:rPr>
        <w:t xml:space="preserve">Table </w:t>
      </w:r>
      <w:r w:rsidRPr="00E65F7C">
        <w:rPr>
          <w:i/>
          <w:iCs/>
          <w:lang w:val="en-US"/>
        </w:rPr>
        <w:fldChar w:fldCharType="begin"/>
      </w:r>
      <w:r w:rsidRPr="00E65F7C">
        <w:rPr>
          <w:i/>
          <w:iCs/>
          <w:lang w:val="en-US"/>
        </w:rPr>
        <w:instrText xml:space="preserve"> SEQ Table \* ARABIC </w:instrText>
      </w:r>
      <w:r w:rsidRPr="00E65F7C">
        <w:rPr>
          <w:i/>
          <w:iCs/>
          <w:lang w:val="en-US"/>
        </w:rPr>
        <w:fldChar w:fldCharType="separate"/>
      </w:r>
      <w:r w:rsidR="00F7102A">
        <w:rPr>
          <w:i/>
          <w:iCs/>
          <w:noProof/>
          <w:lang w:val="en-US"/>
        </w:rPr>
        <w:t>3</w:t>
      </w:r>
      <w:r w:rsidRPr="00E65F7C">
        <w:rPr>
          <w:i/>
          <w:iCs/>
          <w:lang w:val="en-US"/>
        </w:rPr>
        <w:fldChar w:fldCharType="end"/>
      </w:r>
      <w:bookmarkEnd w:id="26"/>
      <w:r w:rsidRPr="00E65F7C">
        <w:rPr>
          <w:i/>
          <w:iCs/>
          <w:lang w:val="en-US"/>
        </w:rPr>
        <w:t>.</w:t>
      </w:r>
      <w:r>
        <w:rPr>
          <w:b/>
          <w:bCs/>
          <w:lang w:val="en-US"/>
        </w:rPr>
        <w:t xml:space="preserve"> </w:t>
      </w:r>
      <w:r>
        <w:rPr>
          <w:i/>
          <w:iCs/>
          <w:lang w:val="en-US"/>
        </w:rPr>
        <w:t>Estimation of production (</w:t>
      </w:r>
      <w:proofErr w:type="spellStart"/>
      <w:r>
        <w:rPr>
          <w:i/>
          <w:iCs/>
          <w:lang w:val="en-US"/>
        </w:rPr>
        <w:t>Eqs</w:t>
      </w:r>
      <w:proofErr w:type="spellEnd"/>
      <w:r>
        <w:rPr>
          <w:i/>
          <w:iCs/>
          <w:lang w:val="en-US"/>
        </w:rPr>
        <w:t>. 17) and variation (</w:t>
      </w:r>
      <w:proofErr w:type="spellStart"/>
      <w:r>
        <w:rPr>
          <w:i/>
          <w:iCs/>
          <w:lang w:val="en-US"/>
        </w:rPr>
        <w:t>Eqs</w:t>
      </w:r>
      <w:proofErr w:type="spellEnd"/>
      <w:r>
        <w:rPr>
          <w:i/>
          <w:iCs/>
          <w:lang w:val="en-US"/>
        </w:rPr>
        <w:t xml:space="preserve">. 18) functions </w:t>
      </w:r>
    </w:p>
    <w:tbl>
      <w:tblPr>
        <w:tblStyle w:val="TableGrid"/>
        <w:tblW w:w="5000" w:type="pct"/>
        <w:tblLook w:val="04A0" w:firstRow="1" w:lastRow="0" w:firstColumn="1" w:lastColumn="0" w:noHBand="0" w:noVBand="1"/>
      </w:tblPr>
      <w:tblGrid>
        <w:gridCol w:w="2501"/>
        <w:gridCol w:w="3551"/>
        <w:gridCol w:w="3308"/>
      </w:tblGrid>
      <w:tr w:rsidR="00ED3046" w:rsidRPr="00ED3046" w14:paraId="05A96500" w14:textId="77777777" w:rsidTr="00AB2783">
        <w:tc>
          <w:tcPr>
            <w:tcW w:w="1336" w:type="pct"/>
            <w:tcBorders>
              <w:top w:val="single" w:sz="4" w:space="0" w:color="auto"/>
              <w:bottom w:val="single" w:sz="4" w:space="0" w:color="auto"/>
            </w:tcBorders>
          </w:tcPr>
          <w:p w14:paraId="6FFC19F3" w14:textId="589AA672" w:rsidR="00ED3046" w:rsidRPr="00ED3046" w:rsidRDefault="00ED3046" w:rsidP="00F53462">
            <w:pPr>
              <w:spacing w:before="60" w:after="60"/>
              <w:jc w:val="both"/>
              <w:rPr>
                <w:sz w:val="20"/>
                <w:lang w:val="en-US"/>
              </w:rPr>
            </w:pPr>
          </w:p>
        </w:tc>
        <w:tc>
          <w:tcPr>
            <w:tcW w:w="1897" w:type="pct"/>
            <w:tcBorders>
              <w:top w:val="single" w:sz="4" w:space="0" w:color="auto"/>
              <w:bottom w:val="single" w:sz="4" w:space="0" w:color="auto"/>
            </w:tcBorders>
          </w:tcPr>
          <w:p w14:paraId="02FCF167" w14:textId="1C658403" w:rsidR="00ED3046" w:rsidRPr="00ED3046" w:rsidRDefault="00ED3046" w:rsidP="00F53462">
            <w:pPr>
              <w:spacing w:before="60" w:after="60"/>
              <w:jc w:val="both"/>
              <w:rPr>
                <w:b/>
                <w:bCs/>
                <w:sz w:val="20"/>
                <w:lang w:val="en-US"/>
              </w:rPr>
            </w:pPr>
            <w:r>
              <w:rPr>
                <w:b/>
                <w:bCs/>
                <w:sz w:val="20"/>
                <w:lang w:val="en-US"/>
              </w:rPr>
              <w:t>Production</w:t>
            </w:r>
            <w:r w:rsidRPr="00ED3046">
              <w:rPr>
                <w:b/>
                <w:bCs/>
                <w:sz w:val="20"/>
                <w:lang w:val="en-US"/>
              </w:rPr>
              <w:t xml:space="preserve"> function</w:t>
            </w:r>
          </w:p>
        </w:tc>
        <w:tc>
          <w:tcPr>
            <w:tcW w:w="1767" w:type="pct"/>
            <w:tcBorders>
              <w:top w:val="single" w:sz="4" w:space="0" w:color="auto"/>
              <w:bottom w:val="single" w:sz="4" w:space="0" w:color="auto"/>
            </w:tcBorders>
          </w:tcPr>
          <w:p w14:paraId="3CC5A721" w14:textId="46B05D3A" w:rsidR="00ED3046" w:rsidRPr="00ED3046" w:rsidRDefault="00ED3046" w:rsidP="00F53462">
            <w:pPr>
              <w:spacing w:before="60" w:after="60"/>
              <w:jc w:val="both"/>
              <w:rPr>
                <w:b/>
                <w:bCs/>
                <w:sz w:val="20"/>
                <w:lang w:val="en-US"/>
              </w:rPr>
            </w:pPr>
            <w:r w:rsidRPr="00ED3046">
              <w:rPr>
                <w:b/>
                <w:bCs/>
                <w:sz w:val="20"/>
                <w:lang w:val="en-US"/>
              </w:rPr>
              <w:t>Variation function</w:t>
            </w:r>
          </w:p>
        </w:tc>
      </w:tr>
      <w:tr w:rsidR="00ED3046" w:rsidRPr="00ED3046" w14:paraId="7B677A76" w14:textId="77777777" w:rsidTr="00AB2783">
        <w:tc>
          <w:tcPr>
            <w:tcW w:w="1336" w:type="pct"/>
            <w:tcBorders>
              <w:top w:val="single" w:sz="4" w:space="0" w:color="auto"/>
            </w:tcBorders>
          </w:tcPr>
          <w:p w14:paraId="2EC563A6" w14:textId="4AD58878" w:rsidR="00ED3046" w:rsidRPr="00ED3046" w:rsidRDefault="00ED3046" w:rsidP="00ED3046">
            <w:pPr>
              <w:spacing w:after="0" w:line="276" w:lineRule="auto"/>
              <w:jc w:val="both"/>
              <w:rPr>
                <w:sz w:val="20"/>
                <w:lang w:val="en-US"/>
              </w:rPr>
            </w:pPr>
            <w:r w:rsidRPr="00ED3046">
              <w:rPr>
                <w:sz w:val="20"/>
                <w:lang w:val="en-US"/>
              </w:rPr>
              <w:t>Intercept</w:t>
            </w:r>
          </w:p>
        </w:tc>
        <w:tc>
          <w:tcPr>
            <w:tcW w:w="1897" w:type="pct"/>
            <w:tcBorders>
              <w:top w:val="single" w:sz="4" w:space="0" w:color="auto"/>
            </w:tcBorders>
          </w:tcPr>
          <w:p w14:paraId="5DF99234" w14:textId="1D965A37" w:rsidR="00ED3046" w:rsidRPr="00ED3046" w:rsidRDefault="00ED3046" w:rsidP="00ED3046">
            <w:pPr>
              <w:spacing w:after="0" w:line="276" w:lineRule="auto"/>
              <w:jc w:val="both"/>
              <w:rPr>
                <w:sz w:val="20"/>
                <w:lang w:val="en-US"/>
              </w:rPr>
            </w:pPr>
            <w:r w:rsidRPr="00ED3046">
              <w:rPr>
                <w:sz w:val="20"/>
                <w:lang w:val="en-US"/>
              </w:rPr>
              <w:t>-0.464**</w:t>
            </w:r>
          </w:p>
        </w:tc>
        <w:tc>
          <w:tcPr>
            <w:tcW w:w="1767" w:type="pct"/>
            <w:tcBorders>
              <w:top w:val="single" w:sz="4" w:space="0" w:color="auto"/>
            </w:tcBorders>
          </w:tcPr>
          <w:p w14:paraId="4A6AB9D2" w14:textId="6F045C6B" w:rsidR="00ED3046" w:rsidRPr="00ED3046" w:rsidRDefault="00ED3046" w:rsidP="00ED3046">
            <w:pPr>
              <w:spacing w:after="0" w:line="276" w:lineRule="auto"/>
              <w:jc w:val="both"/>
              <w:rPr>
                <w:sz w:val="20"/>
                <w:lang w:val="en-US"/>
              </w:rPr>
            </w:pPr>
            <w:r w:rsidRPr="00ED3046">
              <w:rPr>
                <w:sz w:val="20"/>
                <w:lang w:val="en-US"/>
              </w:rPr>
              <w:t>0.087</w:t>
            </w:r>
          </w:p>
        </w:tc>
      </w:tr>
      <w:tr w:rsidR="00ED3046" w:rsidRPr="00ED3046" w14:paraId="1CCD07BD" w14:textId="77777777" w:rsidTr="00AB2783">
        <w:tc>
          <w:tcPr>
            <w:tcW w:w="1336" w:type="pct"/>
          </w:tcPr>
          <w:p w14:paraId="53041B56" w14:textId="2A5728F9" w:rsidR="00ED3046" w:rsidRPr="00ED3046" w:rsidRDefault="00ED3046" w:rsidP="00ED3046">
            <w:pPr>
              <w:spacing w:after="0" w:line="276" w:lineRule="auto"/>
              <w:jc w:val="both"/>
              <w:rPr>
                <w:sz w:val="20"/>
                <w:lang w:val="en-US"/>
              </w:rPr>
            </w:pPr>
          </w:p>
        </w:tc>
        <w:tc>
          <w:tcPr>
            <w:tcW w:w="1897" w:type="pct"/>
          </w:tcPr>
          <w:p w14:paraId="21F0242C" w14:textId="220D7C1D" w:rsidR="00ED3046" w:rsidRPr="00ED3046" w:rsidRDefault="00ED3046" w:rsidP="00ED3046">
            <w:pPr>
              <w:spacing w:after="0" w:line="276" w:lineRule="auto"/>
              <w:jc w:val="both"/>
              <w:rPr>
                <w:sz w:val="20"/>
                <w:lang w:val="en-US"/>
              </w:rPr>
            </w:pPr>
            <w:r w:rsidRPr="00ED3046">
              <w:rPr>
                <w:sz w:val="20"/>
                <w:lang w:val="en-US"/>
              </w:rPr>
              <w:t>(0.205)</w:t>
            </w:r>
          </w:p>
        </w:tc>
        <w:tc>
          <w:tcPr>
            <w:tcW w:w="1767" w:type="pct"/>
          </w:tcPr>
          <w:p w14:paraId="14A86F93" w14:textId="2F2B859D" w:rsidR="00ED3046" w:rsidRPr="00ED3046" w:rsidRDefault="00ED3046" w:rsidP="00ED3046">
            <w:pPr>
              <w:spacing w:after="0" w:line="276" w:lineRule="auto"/>
              <w:jc w:val="both"/>
              <w:rPr>
                <w:sz w:val="20"/>
                <w:lang w:val="en-US"/>
              </w:rPr>
            </w:pPr>
            <w:r w:rsidRPr="00ED3046">
              <w:rPr>
                <w:sz w:val="20"/>
                <w:lang w:val="en-US"/>
              </w:rPr>
              <w:t>(0.116)</w:t>
            </w:r>
          </w:p>
        </w:tc>
      </w:tr>
      <w:tr w:rsidR="00ED3046" w:rsidRPr="00ED3046" w14:paraId="1474EFD4" w14:textId="77777777" w:rsidTr="00AB2783">
        <w:tc>
          <w:tcPr>
            <w:tcW w:w="1336" w:type="pct"/>
          </w:tcPr>
          <w:p w14:paraId="4364A480" w14:textId="23915360" w:rsidR="00ED3046" w:rsidRPr="000F5267" w:rsidRDefault="00ED3046" w:rsidP="00ED3046">
            <w:pPr>
              <w:spacing w:after="0" w:line="276" w:lineRule="auto"/>
              <w:jc w:val="both"/>
              <w:rPr>
                <w:sz w:val="20"/>
                <w:vertAlign w:val="superscript"/>
                <w:lang w:val="en-US"/>
              </w:rPr>
            </w:pPr>
            <w:r w:rsidRPr="00ED3046">
              <w:rPr>
                <w:sz w:val="20"/>
                <w:lang w:val="en-US"/>
              </w:rPr>
              <w:t>N</w:t>
            </w:r>
            <w:r w:rsidR="000F5267">
              <w:rPr>
                <w:sz w:val="20"/>
                <w:vertAlign w:val="superscript"/>
                <w:lang w:val="en-US"/>
              </w:rPr>
              <w:t>0.5</w:t>
            </w:r>
          </w:p>
        </w:tc>
        <w:tc>
          <w:tcPr>
            <w:tcW w:w="1897" w:type="pct"/>
          </w:tcPr>
          <w:p w14:paraId="496D3998" w14:textId="34DE7C3D" w:rsidR="00ED3046" w:rsidRPr="00ED3046" w:rsidRDefault="00ED3046" w:rsidP="00ED3046">
            <w:pPr>
              <w:spacing w:after="0" w:line="276" w:lineRule="auto"/>
              <w:jc w:val="both"/>
              <w:rPr>
                <w:sz w:val="20"/>
                <w:lang w:val="en-US"/>
              </w:rPr>
            </w:pPr>
            <w:r w:rsidRPr="00ED3046">
              <w:rPr>
                <w:sz w:val="20"/>
                <w:lang w:val="en-US"/>
              </w:rPr>
              <w:t>0.284***</w:t>
            </w:r>
          </w:p>
        </w:tc>
        <w:tc>
          <w:tcPr>
            <w:tcW w:w="1767" w:type="pct"/>
          </w:tcPr>
          <w:p w14:paraId="7E476830" w14:textId="7D023ECA" w:rsidR="00ED3046" w:rsidRPr="00ED3046" w:rsidRDefault="00ED3046" w:rsidP="00ED3046">
            <w:pPr>
              <w:spacing w:after="0" w:line="276" w:lineRule="auto"/>
              <w:jc w:val="both"/>
              <w:rPr>
                <w:sz w:val="20"/>
                <w:lang w:val="en-US"/>
              </w:rPr>
            </w:pPr>
            <w:r w:rsidRPr="00ED3046">
              <w:rPr>
                <w:sz w:val="20"/>
                <w:lang w:val="en-US"/>
              </w:rPr>
              <w:t>0.081***</w:t>
            </w:r>
          </w:p>
        </w:tc>
      </w:tr>
      <w:tr w:rsidR="00ED3046" w:rsidRPr="00ED3046" w14:paraId="1CAA5508" w14:textId="77777777" w:rsidTr="00AB2783">
        <w:tc>
          <w:tcPr>
            <w:tcW w:w="1336" w:type="pct"/>
          </w:tcPr>
          <w:p w14:paraId="494E72F6" w14:textId="6CCB9A2B" w:rsidR="00ED3046" w:rsidRPr="00ED3046" w:rsidRDefault="00ED3046" w:rsidP="00ED3046">
            <w:pPr>
              <w:spacing w:after="0" w:line="276" w:lineRule="auto"/>
              <w:jc w:val="both"/>
              <w:rPr>
                <w:sz w:val="20"/>
                <w:lang w:val="en-US"/>
              </w:rPr>
            </w:pPr>
          </w:p>
        </w:tc>
        <w:tc>
          <w:tcPr>
            <w:tcW w:w="1897" w:type="pct"/>
          </w:tcPr>
          <w:p w14:paraId="6676E43F" w14:textId="31A62718" w:rsidR="00ED3046" w:rsidRPr="00ED3046" w:rsidRDefault="00ED3046" w:rsidP="00ED3046">
            <w:pPr>
              <w:spacing w:after="0" w:line="276" w:lineRule="auto"/>
              <w:jc w:val="both"/>
              <w:rPr>
                <w:sz w:val="20"/>
                <w:lang w:val="en-US"/>
              </w:rPr>
            </w:pPr>
            <w:r w:rsidRPr="00ED3046">
              <w:rPr>
                <w:sz w:val="20"/>
                <w:lang w:val="en-US"/>
              </w:rPr>
              <w:t>(0.049)</w:t>
            </w:r>
          </w:p>
        </w:tc>
        <w:tc>
          <w:tcPr>
            <w:tcW w:w="1767" w:type="pct"/>
          </w:tcPr>
          <w:p w14:paraId="7A1F4516" w14:textId="1C95932C" w:rsidR="00ED3046" w:rsidRPr="00ED3046" w:rsidRDefault="00ED3046" w:rsidP="00ED3046">
            <w:pPr>
              <w:spacing w:after="0" w:line="276" w:lineRule="auto"/>
              <w:jc w:val="both"/>
              <w:rPr>
                <w:sz w:val="20"/>
                <w:lang w:val="en-US"/>
              </w:rPr>
            </w:pPr>
            <w:r w:rsidRPr="00ED3046">
              <w:rPr>
                <w:sz w:val="20"/>
                <w:lang w:val="en-US"/>
              </w:rPr>
              <w:t>(0.025)</w:t>
            </w:r>
          </w:p>
        </w:tc>
      </w:tr>
      <w:tr w:rsidR="00ED3046" w:rsidRPr="00ED3046" w14:paraId="501F771B" w14:textId="77777777" w:rsidTr="00AB2783">
        <w:tc>
          <w:tcPr>
            <w:tcW w:w="1336" w:type="pct"/>
          </w:tcPr>
          <w:p w14:paraId="2CBE4CCB" w14:textId="1DB8F5D1" w:rsidR="00ED3046" w:rsidRPr="00ED3046" w:rsidRDefault="00ED3046" w:rsidP="00ED3046">
            <w:pPr>
              <w:spacing w:after="0" w:line="276" w:lineRule="auto"/>
              <w:jc w:val="both"/>
              <w:rPr>
                <w:sz w:val="20"/>
                <w:lang w:val="en-US"/>
              </w:rPr>
            </w:pPr>
            <w:r w:rsidRPr="00ED3046">
              <w:rPr>
                <w:sz w:val="20"/>
                <w:lang w:val="en-US"/>
              </w:rPr>
              <w:t>N</w:t>
            </w:r>
          </w:p>
        </w:tc>
        <w:tc>
          <w:tcPr>
            <w:tcW w:w="1897" w:type="pct"/>
          </w:tcPr>
          <w:p w14:paraId="36466FB4" w14:textId="3C66DA2C" w:rsidR="00ED3046" w:rsidRPr="00ED3046" w:rsidRDefault="00ED3046" w:rsidP="00ED3046">
            <w:pPr>
              <w:spacing w:after="0" w:line="276" w:lineRule="auto"/>
              <w:jc w:val="both"/>
              <w:rPr>
                <w:sz w:val="20"/>
                <w:lang w:val="en-US"/>
              </w:rPr>
            </w:pPr>
            <w:r w:rsidRPr="00ED3046">
              <w:rPr>
                <w:sz w:val="20"/>
                <w:lang w:val="en-US"/>
              </w:rPr>
              <w:t>0.026***</w:t>
            </w:r>
          </w:p>
        </w:tc>
        <w:tc>
          <w:tcPr>
            <w:tcW w:w="1767" w:type="pct"/>
          </w:tcPr>
          <w:p w14:paraId="4738263B" w14:textId="5664FF6F" w:rsidR="00ED3046" w:rsidRPr="00ED3046" w:rsidRDefault="00ED3046" w:rsidP="00ED3046">
            <w:pPr>
              <w:spacing w:after="0" w:line="276" w:lineRule="auto"/>
              <w:jc w:val="both"/>
              <w:rPr>
                <w:sz w:val="20"/>
                <w:lang w:val="en-US"/>
              </w:rPr>
            </w:pPr>
            <w:r w:rsidRPr="00ED3046">
              <w:rPr>
                <w:sz w:val="20"/>
                <w:lang w:val="en-US"/>
              </w:rPr>
              <w:t>-0.003**</w:t>
            </w:r>
          </w:p>
        </w:tc>
      </w:tr>
      <w:tr w:rsidR="00ED3046" w:rsidRPr="00ED3046" w14:paraId="15D78553" w14:textId="77777777" w:rsidTr="00AB2783">
        <w:tc>
          <w:tcPr>
            <w:tcW w:w="1336" w:type="pct"/>
          </w:tcPr>
          <w:p w14:paraId="5EC512C0" w14:textId="59E648EC" w:rsidR="00ED3046" w:rsidRPr="00ED3046" w:rsidRDefault="00ED3046" w:rsidP="00ED3046">
            <w:pPr>
              <w:spacing w:after="0" w:line="276" w:lineRule="auto"/>
              <w:jc w:val="both"/>
              <w:rPr>
                <w:sz w:val="20"/>
                <w:lang w:val="en-US"/>
              </w:rPr>
            </w:pPr>
          </w:p>
        </w:tc>
        <w:tc>
          <w:tcPr>
            <w:tcW w:w="1897" w:type="pct"/>
          </w:tcPr>
          <w:p w14:paraId="7F84AD9F" w14:textId="1FE96496" w:rsidR="00ED3046" w:rsidRPr="00ED3046" w:rsidRDefault="00ED3046" w:rsidP="00ED3046">
            <w:pPr>
              <w:spacing w:after="0" w:line="276" w:lineRule="auto"/>
              <w:jc w:val="both"/>
              <w:rPr>
                <w:sz w:val="20"/>
                <w:lang w:val="en-US"/>
              </w:rPr>
            </w:pPr>
            <w:r w:rsidRPr="00ED3046">
              <w:rPr>
                <w:sz w:val="20"/>
                <w:lang w:val="en-US"/>
              </w:rPr>
              <w:t>(0.003)</w:t>
            </w:r>
          </w:p>
        </w:tc>
        <w:tc>
          <w:tcPr>
            <w:tcW w:w="1767" w:type="pct"/>
          </w:tcPr>
          <w:p w14:paraId="2005B402" w14:textId="2A16A91E" w:rsidR="00ED3046" w:rsidRPr="00ED3046" w:rsidRDefault="00ED3046" w:rsidP="00ED3046">
            <w:pPr>
              <w:spacing w:after="0" w:line="276" w:lineRule="auto"/>
              <w:jc w:val="both"/>
              <w:rPr>
                <w:sz w:val="20"/>
                <w:lang w:val="en-US"/>
              </w:rPr>
            </w:pPr>
            <w:r w:rsidRPr="00ED3046">
              <w:rPr>
                <w:sz w:val="20"/>
                <w:lang w:val="en-US"/>
              </w:rPr>
              <w:t>(0.001)</w:t>
            </w:r>
          </w:p>
        </w:tc>
      </w:tr>
      <w:tr w:rsidR="00ED3046" w:rsidRPr="00ED3046" w14:paraId="501DD598" w14:textId="77777777" w:rsidTr="00AB2783">
        <w:tc>
          <w:tcPr>
            <w:tcW w:w="1336" w:type="pct"/>
          </w:tcPr>
          <w:p w14:paraId="2D4B7160" w14:textId="3B317078" w:rsidR="00ED3046" w:rsidRPr="00ED3046" w:rsidRDefault="000F5267" w:rsidP="00ED3046">
            <w:pPr>
              <w:spacing w:after="0" w:line="276" w:lineRule="auto"/>
              <w:jc w:val="both"/>
              <w:rPr>
                <w:sz w:val="20"/>
                <w:lang w:val="en-US"/>
              </w:rPr>
            </w:pPr>
            <w:r>
              <w:rPr>
                <w:sz w:val="20"/>
                <w:lang w:val="en-US"/>
              </w:rPr>
              <w:t>irr</w:t>
            </w:r>
            <w:r w:rsidR="00F53462">
              <w:rPr>
                <w:sz w:val="20"/>
                <w:lang w:val="en-US"/>
              </w:rPr>
              <w:t>igation</w:t>
            </w:r>
          </w:p>
        </w:tc>
        <w:tc>
          <w:tcPr>
            <w:tcW w:w="1897" w:type="pct"/>
          </w:tcPr>
          <w:p w14:paraId="10B1E240" w14:textId="74A00746" w:rsidR="00ED3046" w:rsidRPr="00ED3046" w:rsidRDefault="00ED3046" w:rsidP="00ED3046">
            <w:pPr>
              <w:spacing w:after="0" w:line="276" w:lineRule="auto"/>
              <w:jc w:val="both"/>
              <w:rPr>
                <w:sz w:val="20"/>
                <w:lang w:val="en-US"/>
              </w:rPr>
            </w:pPr>
            <w:r w:rsidRPr="00ED3046">
              <w:rPr>
                <w:sz w:val="20"/>
                <w:lang w:val="en-US"/>
              </w:rPr>
              <w:t>0.118*</w:t>
            </w:r>
          </w:p>
        </w:tc>
        <w:tc>
          <w:tcPr>
            <w:tcW w:w="1767" w:type="pct"/>
          </w:tcPr>
          <w:p w14:paraId="13416DCC" w14:textId="5F95FA64" w:rsidR="00ED3046" w:rsidRPr="00ED3046" w:rsidRDefault="00ED3046" w:rsidP="00ED3046">
            <w:pPr>
              <w:spacing w:after="0" w:line="276" w:lineRule="auto"/>
              <w:jc w:val="both"/>
              <w:rPr>
                <w:sz w:val="20"/>
                <w:lang w:val="en-US"/>
              </w:rPr>
            </w:pPr>
            <w:r w:rsidRPr="00ED3046">
              <w:rPr>
                <w:sz w:val="20"/>
                <w:lang w:val="en-US"/>
              </w:rPr>
              <w:t>-0.053</w:t>
            </w:r>
          </w:p>
        </w:tc>
      </w:tr>
      <w:tr w:rsidR="00ED3046" w:rsidRPr="00ED3046" w14:paraId="3DCB925C" w14:textId="77777777" w:rsidTr="00AB2783">
        <w:tc>
          <w:tcPr>
            <w:tcW w:w="1336" w:type="pct"/>
          </w:tcPr>
          <w:p w14:paraId="19856BC5" w14:textId="728875C0" w:rsidR="00ED3046" w:rsidRPr="00ED3046" w:rsidRDefault="00ED3046" w:rsidP="00ED3046">
            <w:pPr>
              <w:spacing w:after="0" w:line="276" w:lineRule="auto"/>
              <w:jc w:val="both"/>
              <w:rPr>
                <w:sz w:val="20"/>
                <w:lang w:val="en-US"/>
              </w:rPr>
            </w:pPr>
          </w:p>
        </w:tc>
        <w:tc>
          <w:tcPr>
            <w:tcW w:w="1897" w:type="pct"/>
          </w:tcPr>
          <w:p w14:paraId="1FA06CE2" w14:textId="5E984DDC" w:rsidR="00ED3046" w:rsidRPr="00ED3046" w:rsidRDefault="00ED3046" w:rsidP="00ED3046">
            <w:pPr>
              <w:spacing w:after="0" w:line="276" w:lineRule="auto"/>
              <w:jc w:val="both"/>
              <w:rPr>
                <w:sz w:val="20"/>
                <w:lang w:val="en-US"/>
              </w:rPr>
            </w:pPr>
            <w:r w:rsidRPr="00ED3046">
              <w:rPr>
                <w:sz w:val="20"/>
                <w:lang w:val="en-US"/>
              </w:rPr>
              <w:t>(0.069)</w:t>
            </w:r>
          </w:p>
        </w:tc>
        <w:tc>
          <w:tcPr>
            <w:tcW w:w="1767" w:type="pct"/>
          </w:tcPr>
          <w:p w14:paraId="687DD119" w14:textId="71340D28" w:rsidR="00ED3046" w:rsidRPr="00ED3046" w:rsidRDefault="00ED3046" w:rsidP="00ED3046">
            <w:pPr>
              <w:spacing w:after="0" w:line="276" w:lineRule="auto"/>
              <w:jc w:val="both"/>
              <w:rPr>
                <w:sz w:val="20"/>
                <w:lang w:val="en-US"/>
              </w:rPr>
            </w:pPr>
            <w:r w:rsidRPr="00ED3046">
              <w:rPr>
                <w:sz w:val="20"/>
                <w:lang w:val="en-US"/>
              </w:rPr>
              <w:t>(0.039)</w:t>
            </w:r>
          </w:p>
        </w:tc>
      </w:tr>
      <w:tr w:rsidR="00ED3046" w:rsidRPr="00ED3046" w14:paraId="049375F0" w14:textId="77777777" w:rsidTr="00AB2783">
        <w:tc>
          <w:tcPr>
            <w:tcW w:w="1336" w:type="pct"/>
          </w:tcPr>
          <w:p w14:paraId="253C9906" w14:textId="427FF865" w:rsidR="00ED3046" w:rsidRPr="00ED3046" w:rsidRDefault="00ED3046" w:rsidP="00ED3046">
            <w:pPr>
              <w:spacing w:after="0" w:line="276" w:lineRule="auto"/>
              <w:jc w:val="both"/>
              <w:rPr>
                <w:sz w:val="20"/>
                <w:lang w:val="en-US"/>
              </w:rPr>
            </w:pPr>
            <w:proofErr w:type="spellStart"/>
            <w:r w:rsidRPr="00ED3046">
              <w:rPr>
                <w:sz w:val="20"/>
                <w:lang w:val="en-US"/>
              </w:rPr>
              <w:t>til_min_cons</w:t>
            </w:r>
            <w:proofErr w:type="spellEnd"/>
          </w:p>
        </w:tc>
        <w:tc>
          <w:tcPr>
            <w:tcW w:w="1897" w:type="pct"/>
          </w:tcPr>
          <w:p w14:paraId="162A3FA0" w14:textId="54CF70DF" w:rsidR="00ED3046" w:rsidRPr="00ED3046" w:rsidRDefault="00ED3046" w:rsidP="00ED3046">
            <w:pPr>
              <w:spacing w:after="0" w:line="276" w:lineRule="auto"/>
              <w:jc w:val="both"/>
              <w:rPr>
                <w:sz w:val="20"/>
                <w:lang w:val="en-US"/>
              </w:rPr>
            </w:pPr>
            <w:r w:rsidRPr="00ED3046">
              <w:rPr>
                <w:sz w:val="20"/>
                <w:lang w:val="en-US"/>
              </w:rPr>
              <w:t>-1.596***</w:t>
            </w:r>
          </w:p>
        </w:tc>
        <w:tc>
          <w:tcPr>
            <w:tcW w:w="1767" w:type="pct"/>
          </w:tcPr>
          <w:p w14:paraId="6DD7A2F5" w14:textId="24ABEBFE" w:rsidR="00ED3046" w:rsidRPr="00ED3046" w:rsidRDefault="00ED3046" w:rsidP="00ED3046">
            <w:pPr>
              <w:spacing w:after="0" w:line="276" w:lineRule="auto"/>
              <w:jc w:val="both"/>
              <w:rPr>
                <w:sz w:val="20"/>
                <w:lang w:val="en-US"/>
              </w:rPr>
            </w:pPr>
            <w:r w:rsidRPr="00ED3046">
              <w:rPr>
                <w:sz w:val="20"/>
                <w:lang w:val="en-US"/>
              </w:rPr>
              <w:t>-0.040</w:t>
            </w:r>
          </w:p>
        </w:tc>
      </w:tr>
      <w:tr w:rsidR="00ED3046" w:rsidRPr="00ED3046" w14:paraId="65EBBAFE" w14:textId="77777777" w:rsidTr="00AB2783">
        <w:tc>
          <w:tcPr>
            <w:tcW w:w="1336" w:type="pct"/>
          </w:tcPr>
          <w:p w14:paraId="73550027" w14:textId="7FD2CAB2" w:rsidR="00ED3046" w:rsidRPr="00ED3046" w:rsidRDefault="00ED3046" w:rsidP="00ED3046">
            <w:pPr>
              <w:spacing w:after="0" w:line="276" w:lineRule="auto"/>
              <w:jc w:val="both"/>
              <w:rPr>
                <w:sz w:val="20"/>
                <w:lang w:val="en-US"/>
              </w:rPr>
            </w:pPr>
          </w:p>
        </w:tc>
        <w:tc>
          <w:tcPr>
            <w:tcW w:w="1897" w:type="pct"/>
          </w:tcPr>
          <w:p w14:paraId="0BF443EF" w14:textId="58DB009C" w:rsidR="00ED3046" w:rsidRPr="00ED3046" w:rsidRDefault="00ED3046" w:rsidP="00ED3046">
            <w:pPr>
              <w:spacing w:after="0" w:line="276" w:lineRule="auto"/>
              <w:jc w:val="both"/>
              <w:rPr>
                <w:sz w:val="20"/>
                <w:lang w:val="en-US"/>
              </w:rPr>
            </w:pPr>
            <w:r w:rsidRPr="00ED3046">
              <w:rPr>
                <w:sz w:val="20"/>
                <w:lang w:val="en-US"/>
              </w:rPr>
              <w:t>(0.072)</w:t>
            </w:r>
          </w:p>
        </w:tc>
        <w:tc>
          <w:tcPr>
            <w:tcW w:w="1767" w:type="pct"/>
          </w:tcPr>
          <w:p w14:paraId="34DEE45E" w14:textId="4F45124F" w:rsidR="00ED3046" w:rsidRPr="00ED3046" w:rsidRDefault="00ED3046" w:rsidP="00ED3046">
            <w:pPr>
              <w:spacing w:after="0" w:line="276" w:lineRule="auto"/>
              <w:jc w:val="both"/>
              <w:rPr>
                <w:sz w:val="20"/>
                <w:lang w:val="en-US"/>
              </w:rPr>
            </w:pPr>
            <w:r w:rsidRPr="00ED3046">
              <w:rPr>
                <w:sz w:val="20"/>
                <w:lang w:val="en-US"/>
              </w:rPr>
              <w:t>(0.044)</w:t>
            </w:r>
          </w:p>
        </w:tc>
      </w:tr>
      <w:tr w:rsidR="00ED3046" w:rsidRPr="00ED3046" w14:paraId="6BCDA96A" w14:textId="77777777" w:rsidTr="00AB2783">
        <w:tc>
          <w:tcPr>
            <w:tcW w:w="1336" w:type="pct"/>
          </w:tcPr>
          <w:p w14:paraId="656494A3" w14:textId="44D0280C" w:rsidR="00ED3046" w:rsidRPr="00ED3046" w:rsidRDefault="00ED3046" w:rsidP="00ED3046">
            <w:pPr>
              <w:spacing w:after="0" w:line="276" w:lineRule="auto"/>
              <w:jc w:val="both"/>
              <w:rPr>
                <w:sz w:val="20"/>
                <w:lang w:val="en-US"/>
              </w:rPr>
            </w:pPr>
            <w:r w:rsidRPr="00ED3046">
              <w:rPr>
                <w:sz w:val="20"/>
                <w:lang w:val="en-US"/>
              </w:rPr>
              <w:t>til_contill_r00</w:t>
            </w:r>
          </w:p>
        </w:tc>
        <w:tc>
          <w:tcPr>
            <w:tcW w:w="1897" w:type="pct"/>
          </w:tcPr>
          <w:p w14:paraId="4C6526F8" w14:textId="2BAE4D6C" w:rsidR="00ED3046" w:rsidRPr="00ED3046" w:rsidRDefault="00ED3046" w:rsidP="00ED3046">
            <w:pPr>
              <w:spacing w:after="0" w:line="276" w:lineRule="auto"/>
              <w:jc w:val="both"/>
              <w:rPr>
                <w:sz w:val="20"/>
                <w:lang w:val="en-US"/>
              </w:rPr>
            </w:pPr>
            <w:r w:rsidRPr="00ED3046">
              <w:rPr>
                <w:sz w:val="20"/>
                <w:lang w:val="en-US"/>
              </w:rPr>
              <w:t>1.013***</w:t>
            </w:r>
          </w:p>
        </w:tc>
        <w:tc>
          <w:tcPr>
            <w:tcW w:w="1767" w:type="pct"/>
          </w:tcPr>
          <w:p w14:paraId="5F94D574" w14:textId="2E52965C" w:rsidR="00ED3046" w:rsidRPr="00ED3046" w:rsidRDefault="00ED3046" w:rsidP="00ED3046">
            <w:pPr>
              <w:spacing w:after="0" w:line="276" w:lineRule="auto"/>
              <w:jc w:val="both"/>
              <w:rPr>
                <w:sz w:val="20"/>
                <w:lang w:val="en-US"/>
              </w:rPr>
            </w:pPr>
            <w:r w:rsidRPr="00ED3046">
              <w:rPr>
                <w:sz w:val="20"/>
                <w:lang w:val="en-US"/>
              </w:rPr>
              <w:t>-0.243***</w:t>
            </w:r>
          </w:p>
        </w:tc>
      </w:tr>
      <w:tr w:rsidR="00ED3046" w:rsidRPr="00ED3046" w14:paraId="244EE666" w14:textId="77777777" w:rsidTr="00AB2783">
        <w:tc>
          <w:tcPr>
            <w:tcW w:w="1336" w:type="pct"/>
          </w:tcPr>
          <w:p w14:paraId="4F17C6CC" w14:textId="6CBB698A" w:rsidR="00ED3046" w:rsidRPr="00ED3046" w:rsidRDefault="00ED3046" w:rsidP="00ED3046">
            <w:pPr>
              <w:spacing w:after="0" w:line="276" w:lineRule="auto"/>
              <w:jc w:val="both"/>
              <w:rPr>
                <w:sz w:val="20"/>
                <w:lang w:val="en-US"/>
              </w:rPr>
            </w:pPr>
          </w:p>
        </w:tc>
        <w:tc>
          <w:tcPr>
            <w:tcW w:w="1897" w:type="pct"/>
          </w:tcPr>
          <w:p w14:paraId="4E861BDE" w14:textId="2CF47354" w:rsidR="00ED3046" w:rsidRPr="00ED3046" w:rsidRDefault="00ED3046" w:rsidP="00ED3046">
            <w:pPr>
              <w:spacing w:after="0" w:line="276" w:lineRule="auto"/>
              <w:jc w:val="both"/>
              <w:rPr>
                <w:sz w:val="20"/>
                <w:lang w:val="en-US"/>
              </w:rPr>
            </w:pPr>
            <w:r w:rsidRPr="00ED3046">
              <w:rPr>
                <w:sz w:val="20"/>
                <w:lang w:val="en-US"/>
              </w:rPr>
              <w:t>(0.061)</w:t>
            </w:r>
          </w:p>
        </w:tc>
        <w:tc>
          <w:tcPr>
            <w:tcW w:w="1767" w:type="pct"/>
          </w:tcPr>
          <w:p w14:paraId="09E7FFD9" w14:textId="4AD35AFB" w:rsidR="00ED3046" w:rsidRPr="00ED3046" w:rsidRDefault="00ED3046" w:rsidP="00ED3046">
            <w:pPr>
              <w:spacing w:after="0" w:line="276" w:lineRule="auto"/>
              <w:jc w:val="both"/>
              <w:rPr>
                <w:sz w:val="20"/>
                <w:lang w:val="en-US"/>
              </w:rPr>
            </w:pPr>
            <w:r w:rsidRPr="00ED3046">
              <w:rPr>
                <w:sz w:val="20"/>
                <w:lang w:val="en-US"/>
              </w:rPr>
              <w:t>(0.035)</w:t>
            </w:r>
          </w:p>
        </w:tc>
      </w:tr>
      <w:tr w:rsidR="00ED3046" w:rsidRPr="00ED3046" w14:paraId="02782026" w14:textId="77777777" w:rsidTr="00AB2783">
        <w:tc>
          <w:tcPr>
            <w:tcW w:w="1336" w:type="pct"/>
          </w:tcPr>
          <w:p w14:paraId="7B4E48B7" w14:textId="6B5C26BC" w:rsidR="00ED3046" w:rsidRPr="00ED3046" w:rsidRDefault="00ED3046" w:rsidP="00ED3046">
            <w:pPr>
              <w:spacing w:after="0" w:line="276" w:lineRule="auto"/>
              <w:jc w:val="both"/>
              <w:rPr>
                <w:sz w:val="20"/>
                <w:lang w:val="en-US"/>
              </w:rPr>
            </w:pPr>
            <w:r w:rsidRPr="00ED3046">
              <w:rPr>
                <w:sz w:val="20"/>
                <w:lang w:val="en-US"/>
              </w:rPr>
              <w:t>til_contill_r30</w:t>
            </w:r>
          </w:p>
        </w:tc>
        <w:tc>
          <w:tcPr>
            <w:tcW w:w="1897" w:type="pct"/>
          </w:tcPr>
          <w:p w14:paraId="4D4EBCE2" w14:textId="40D44B64" w:rsidR="00ED3046" w:rsidRPr="00ED3046" w:rsidRDefault="00ED3046" w:rsidP="00ED3046">
            <w:pPr>
              <w:spacing w:after="0" w:line="276" w:lineRule="auto"/>
              <w:jc w:val="both"/>
              <w:rPr>
                <w:sz w:val="20"/>
                <w:lang w:val="en-US"/>
              </w:rPr>
            </w:pPr>
            <w:r w:rsidRPr="00ED3046">
              <w:rPr>
                <w:sz w:val="20"/>
                <w:lang w:val="en-US"/>
              </w:rPr>
              <w:t>0.632***</w:t>
            </w:r>
          </w:p>
        </w:tc>
        <w:tc>
          <w:tcPr>
            <w:tcW w:w="1767" w:type="pct"/>
          </w:tcPr>
          <w:p w14:paraId="60B10776" w14:textId="2CA30890" w:rsidR="00ED3046" w:rsidRPr="00ED3046" w:rsidRDefault="00ED3046" w:rsidP="00ED3046">
            <w:pPr>
              <w:spacing w:after="0" w:line="276" w:lineRule="auto"/>
              <w:jc w:val="both"/>
              <w:rPr>
                <w:sz w:val="20"/>
                <w:lang w:val="en-US"/>
              </w:rPr>
            </w:pPr>
            <w:r w:rsidRPr="00ED3046">
              <w:rPr>
                <w:sz w:val="20"/>
                <w:lang w:val="en-US"/>
              </w:rPr>
              <w:t>-0.042</w:t>
            </w:r>
          </w:p>
        </w:tc>
      </w:tr>
      <w:tr w:rsidR="00ED3046" w:rsidRPr="00ED3046" w14:paraId="3691CCD0" w14:textId="77777777" w:rsidTr="00AB2783">
        <w:tc>
          <w:tcPr>
            <w:tcW w:w="1336" w:type="pct"/>
          </w:tcPr>
          <w:p w14:paraId="2B5C50D7" w14:textId="25EE6D23" w:rsidR="00ED3046" w:rsidRPr="00ED3046" w:rsidRDefault="00ED3046" w:rsidP="00ED3046">
            <w:pPr>
              <w:spacing w:after="0" w:line="276" w:lineRule="auto"/>
              <w:jc w:val="both"/>
              <w:rPr>
                <w:sz w:val="20"/>
                <w:lang w:val="en-US"/>
              </w:rPr>
            </w:pPr>
          </w:p>
        </w:tc>
        <w:tc>
          <w:tcPr>
            <w:tcW w:w="1897" w:type="pct"/>
          </w:tcPr>
          <w:p w14:paraId="0D285805" w14:textId="571F820D" w:rsidR="00ED3046" w:rsidRPr="00ED3046" w:rsidRDefault="00ED3046" w:rsidP="00ED3046">
            <w:pPr>
              <w:spacing w:after="0" w:line="276" w:lineRule="auto"/>
              <w:jc w:val="both"/>
              <w:rPr>
                <w:sz w:val="20"/>
                <w:lang w:val="en-US"/>
              </w:rPr>
            </w:pPr>
            <w:r w:rsidRPr="00ED3046">
              <w:rPr>
                <w:sz w:val="20"/>
                <w:lang w:val="en-US"/>
              </w:rPr>
              <w:t>(0.093)</w:t>
            </w:r>
          </w:p>
        </w:tc>
        <w:tc>
          <w:tcPr>
            <w:tcW w:w="1767" w:type="pct"/>
          </w:tcPr>
          <w:p w14:paraId="5FC57E79" w14:textId="4A22B840" w:rsidR="00ED3046" w:rsidRPr="00ED3046" w:rsidRDefault="00ED3046" w:rsidP="00ED3046">
            <w:pPr>
              <w:spacing w:after="0" w:line="276" w:lineRule="auto"/>
              <w:jc w:val="both"/>
              <w:rPr>
                <w:sz w:val="20"/>
                <w:lang w:val="en-US"/>
              </w:rPr>
            </w:pPr>
            <w:r w:rsidRPr="00ED3046">
              <w:rPr>
                <w:sz w:val="20"/>
                <w:lang w:val="en-US"/>
              </w:rPr>
              <w:t>(0.051)</w:t>
            </w:r>
          </w:p>
        </w:tc>
      </w:tr>
      <w:tr w:rsidR="00ED3046" w:rsidRPr="00ED3046" w14:paraId="5970CB9D" w14:textId="77777777" w:rsidTr="00AB2783">
        <w:tc>
          <w:tcPr>
            <w:tcW w:w="1336" w:type="pct"/>
          </w:tcPr>
          <w:p w14:paraId="2FFC1FF9" w14:textId="692B6597" w:rsidR="00ED3046" w:rsidRPr="00ED3046" w:rsidRDefault="00ED3046" w:rsidP="00ED3046">
            <w:pPr>
              <w:spacing w:after="0" w:line="276" w:lineRule="auto"/>
              <w:jc w:val="both"/>
              <w:rPr>
                <w:sz w:val="20"/>
                <w:lang w:val="en-US"/>
              </w:rPr>
            </w:pPr>
            <w:r w:rsidRPr="00ED3046">
              <w:rPr>
                <w:sz w:val="20"/>
                <w:lang w:val="en-US"/>
              </w:rPr>
              <w:t>til_contill_r60</w:t>
            </w:r>
          </w:p>
        </w:tc>
        <w:tc>
          <w:tcPr>
            <w:tcW w:w="1897" w:type="pct"/>
          </w:tcPr>
          <w:p w14:paraId="6028457C" w14:textId="35FA789C" w:rsidR="00ED3046" w:rsidRPr="00ED3046" w:rsidRDefault="00ED3046" w:rsidP="00ED3046">
            <w:pPr>
              <w:spacing w:after="0" w:line="276" w:lineRule="auto"/>
              <w:jc w:val="both"/>
              <w:rPr>
                <w:sz w:val="20"/>
                <w:lang w:val="en-US"/>
              </w:rPr>
            </w:pPr>
            <w:r w:rsidRPr="00ED3046">
              <w:rPr>
                <w:sz w:val="20"/>
                <w:lang w:val="en-US"/>
              </w:rPr>
              <w:t>0.407**</w:t>
            </w:r>
          </w:p>
        </w:tc>
        <w:tc>
          <w:tcPr>
            <w:tcW w:w="1767" w:type="pct"/>
          </w:tcPr>
          <w:p w14:paraId="03FE9A44" w14:textId="29291FAA" w:rsidR="00ED3046" w:rsidRPr="00ED3046" w:rsidRDefault="00ED3046" w:rsidP="00ED3046">
            <w:pPr>
              <w:spacing w:after="0" w:line="276" w:lineRule="auto"/>
              <w:jc w:val="both"/>
              <w:rPr>
                <w:sz w:val="20"/>
                <w:lang w:val="en-US"/>
              </w:rPr>
            </w:pPr>
            <w:r w:rsidRPr="00ED3046">
              <w:rPr>
                <w:sz w:val="20"/>
                <w:lang w:val="en-US"/>
              </w:rPr>
              <w:t>0.226***</w:t>
            </w:r>
          </w:p>
        </w:tc>
      </w:tr>
      <w:tr w:rsidR="00ED3046" w:rsidRPr="00ED3046" w14:paraId="39557CF6" w14:textId="77777777" w:rsidTr="00AB2783">
        <w:tc>
          <w:tcPr>
            <w:tcW w:w="1336" w:type="pct"/>
          </w:tcPr>
          <w:p w14:paraId="53165A68" w14:textId="683B2B24" w:rsidR="00ED3046" w:rsidRPr="00ED3046" w:rsidRDefault="00ED3046" w:rsidP="00ED3046">
            <w:pPr>
              <w:spacing w:after="0" w:line="276" w:lineRule="auto"/>
              <w:jc w:val="both"/>
              <w:rPr>
                <w:sz w:val="20"/>
                <w:lang w:val="en-US"/>
              </w:rPr>
            </w:pPr>
          </w:p>
        </w:tc>
        <w:tc>
          <w:tcPr>
            <w:tcW w:w="1897" w:type="pct"/>
          </w:tcPr>
          <w:p w14:paraId="11C90D3A" w14:textId="059C873F" w:rsidR="00ED3046" w:rsidRPr="00ED3046" w:rsidRDefault="00ED3046" w:rsidP="00ED3046">
            <w:pPr>
              <w:spacing w:after="0" w:line="276" w:lineRule="auto"/>
              <w:jc w:val="both"/>
              <w:rPr>
                <w:sz w:val="20"/>
                <w:lang w:val="en-US"/>
              </w:rPr>
            </w:pPr>
            <w:r w:rsidRPr="00ED3046">
              <w:rPr>
                <w:sz w:val="20"/>
                <w:lang w:val="en-US"/>
              </w:rPr>
              <w:t>(0.167)</w:t>
            </w:r>
          </w:p>
        </w:tc>
        <w:tc>
          <w:tcPr>
            <w:tcW w:w="1767" w:type="pct"/>
          </w:tcPr>
          <w:p w14:paraId="690D2BC8" w14:textId="6E399B7F" w:rsidR="00ED3046" w:rsidRPr="00ED3046" w:rsidRDefault="00ED3046" w:rsidP="00ED3046">
            <w:pPr>
              <w:spacing w:after="0" w:line="276" w:lineRule="auto"/>
              <w:jc w:val="both"/>
              <w:rPr>
                <w:sz w:val="20"/>
                <w:lang w:val="en-US"/>
              </w:rPr>
            </w:pPr>
            <w:r w:rsidRPr="00ED3046">
              <w:rPr>
                <w:sz w:val="20"/>
                <w:lang w:val="en-US"/>
              </w:rPr>
              <w:t>(0.062)</w:t>
            </w:r>
          </w:p>
        </w:tc>
      </w:tr>
      <w:tr w:rsidR="00ED3046" w:rsidRPr="00ED3046" w14:paraId="5A0A8F2B" w14:textId="77777777" w:rsidTr="00AB2783">
        <w:tc>
          <w:tcPr>
            <w:tcW w:w="1336" w:type="pct"/>
          </w:tcPr>
          <w:p w14:paraId="7F8BB5DB" w14:textId="6A4F47B3" w:rsidR="00ED3046" w:rsidRPr="00ED3046" w:rsidRDefault="00ED3046" w:rsidP="00ED3046">
            <w:pPr>
              <w:spacing w:after="0" w:line="276" w:lineRule="auto"/>
              <w:jc w:val="both"/>
              <w:rPr>
                <w:sz w:val="20"/>
                <w:lang w:val="en-US"/>
              </w:rPr>
            </w:pPr>
            <w:r w:rsidRPr="00ED3046">
              <w:rPr>
                <w:sz w:val="20"/>
                <w:lang w:val="en-US"/>
              </w:rPr>
              <w:t>til_contill_r90</w:t>
            </w:r>
          </w:p>
        </w:tc>
        <w:tc>
          <w:tcPr>
            <w:tcW w:w="1897" w:type="pct"/>
          </w:tcPr>
          <w:p w14:paraId="1D40C7EA" w14:textId="56645ED3" w:rsidR="00ED3046" w:rsidRPr="00ED3046" w:rsidRDefault="00ED3046" w:rsidP="00ED3046">
            <w:pPr>
              <w:spacing w:after="0" w:line="276" w:lineRule="auto"/>
              <w:jc w:val="both"/>
              <w:rPr>
                <w:sz w:val="20"/>
                <w:lang w:val="en-US"/>
              </w:rPr>
            </w:pPr>
            <w:r w:rsidRPr="00ED3046">
              <w:rPr>
                <w:sz w:val="20"/>
                <w:lang w:val="en-US"/>
              </w:rPr>
              <w:t>0.030</w:t>
            </w:r>
          </w:p>
        </w:tc>
        <w:tc>
          <w:tcPr>
            <w:tcW w:w="1767" w:type="pct"/>
          </w:tcPr>
          <w:p w14:paraId="59422822" w14:textId="27E8AFCE" w:rsidR="00ED3046" w:rsidRPr="00ED3046" w:rsidRDefault="00ED3046" w:rsidP="00ED3046">
            <w:pPr>
              <w:spacing w:after="0" w:line="276" w:lineRule="auto"/>
              <w:jc w:val="both"/>
              <w:rPr>
                <w:sz w:val="20"/>
                <w:lang w:val="en-US"/>
              </w:rPr>
            </w:pPr>
            <w:r w:rsidRPr="00ED3046">
              <w:rPr>
                <w:sz w:val="20"/>
                <w:lang w:val="en-US"/>
              </w:rPr>
              <w:t>0.355***</w:t>
            </w:r>
          </w:p>
        </w:tc>
      </w:tr>
      <w:tr w:rsidR="00ED3046" w:rsidRPr="00ED3046" w14:paraId="21FFBE7E" w14:textId="77777777" w:rsidTr="00AB2783">
        <w:tc>
          <w:tcPr>
            <w:tcW w:w="1336" w:type="pct"/>
            <w:tcBorders>
              <w:bottom w:val="single" w:sz="4" w:space="0" w:color="auto"/>
            </w:tcBorders>
          </w:tcPr>
          <w:p w14:paraId="00D77BBD" w14:textId="52CD6249" w:rsidR="00ED3046" w:rsidRPr="00ED3046" w:rsidRDefault="00ED3046" w:rsidP="00ED3046">
            <w:pPr>
              <w:spacing w:after="0" w:line="276" w:lineRule="auto"/>
              <w:jc w:val="both"/>
              <w:rPr>
                <w:sz w:val="20"/>
                <w:lang w:val="en-US"/>
              </w:rPr>
            </w:pPr>
          </w:p>
        </w:tc>
        <w:tc>
          <w:tcPr>
            <w:tcW w:w="1897" w:type="pct"/>
            <w:tcBorders>
              <w:bottom w:val="single" w:sz="4" w:space="0" w:color="auto"/>
            </w:tcBorders>
          </w:tcPr>
          <w:p w14:paraId="10975706" w14:textId="74755F86" w:rsidR="00ED3046" w:rsidRPr="00ED3046" w:rsidRDefault="00ED3046" w:rsidP="00ED3046">
            <w:pPr>
              <w:spacing w:after="0" w:line="276" w:lineRule="auto"/>
              <w:jc w:val="both"/>
              <w:rPr>
                <w:sz w:val="20"/>
                <w:lang w:val="en-US"/>
              </w:rPr>
            </w:pPr>
            <w:r w:rsidRPr="00ED3046">
              <w:rPr>
                <w:sz w:val="20"/>
                <w:lang w:val="en-US"/>
              </w:rPr>
              <w:t>(0.196)</w:t>
            </w:r>
          </w:p>
        </w:tc>
        <w:tc>
          <w:tcPr>
            <w:tcW w:w="1767" w:type="pct"/>
            <w:tcBorders>
              <w:bottom w:val="single" w:sz="4" w:space="0" w:color="auto"/>
            </w:tcBorders>
          </w:tcPr>
          <w:p w14:paraId="18F249A3" w14:textId="56EB910E" w:rsidR="00ED3046" w:rsidRPr="00ED3046" w:rsidRDefault="00ED3046" w:rsidP="00ED3046">
            <w:pPr>
              <w:spacing w:after="0" w:line="276" w:lineRule="auto"/>
              <w:jc w:val="both"/>
              <w:rPr>
                <w:sz w:val="20"/>
                <w:lang w:val="en-US"/>
              </w:rPr>
            </w:pPr>
            <w:r w:rsidRPr="00ED3046">
              <w:rPr>
                <w:sz w:val="20"/>
                <w:lang w:val="en-US"/>
              </w:rPr>
              <w:t>(0.075)</w:t>
            </w:r>
          </w:p>
        </w:tc>
      </w:tr>
      <w:tr w:rsidR="00ED3046" w:rsidRPr="00ED3046" w14:paraId="6779E3B2" w14:textId="77777777" w:rsidTr="00AB2783">
        <w:tc>
          <w:tcPr>
            <w:tcW w:w="1336" w:type="pct"/>
            <w:tcBorders>
              <w:top w:val="single" w:sz="4" w:space="0" w:color="auto"/>
            </w:tcBorders>
          </w:tcPr>
          <w:p w14:paraId="6DFB3BA7" w14:textId="016C232D" w:rsidR="00ED3046" w:rsidRPr="00ED3046" w:rsidRDefault="00ED3046" w:rsidP="00ED3046">
            <w:pPr>
              <w:spacing w:after="0" w:line="276" w:lineRule="auto"/>
              <w:jc w:val="both"/>
              <w:rPr>
                <w:sz w:val="20"/>
                <w:lang w:val="en-US"/>
              </w:rPr>
            </w:pPr>
            <w:proofErr w:type="spellStart"/>
            <w:r w:rsidRPr="00ED3046">
              <w:rPr>
                <w:sz w:val="20"/>
                <w:lang w:val="en-US"/>
              </w:rPr>
              <w:t>Num.Obs</w:t>
            </w:r>
            <w:proofErr w:type="spellEnd"/>
            <w:r w:rsidRPr="00ED3046">
              <w:rPr>
                <w:sz w:val="20"/>
                <w:lang w:val="en-US"/>
              </w:rPr>
              <w:t>.</w:t>
            </w:r>
          </w:p>
        </w:tc>
        <w:tc>
          <w:tcPr>
            <w:tcW w:w="1897" w:type="pct"/>
            <w:tcBorders>
              <w:top w:val="single" w:sz="4" w:space="0" w:color="auto"/>
            </w:tcBorders>
          </w:tcPr>
          <w:p w14:paraId="764B4269" w14:textId="6508D517" w:rsidR="00ED3046" w:rsidRPr="00ED3046" w:rsidRDefault="00ED3046" w:rsidP="00ED3046">
            <w:pPr>
              <w:spacing w:after="0" w:line="276" w:lineRule="auto"/>
              <w:jc w:val="both"/>
              <w:rPr>
                <w:sz w:val="20"/>
                <w:lang w:val="en-US"/>
              </w:rPr>
            </w:pPr>
            <w:r w:rsidRPr="00ED3046">
              <w:rPr>
                <w:sz w:val="20"/>
                <w:lang w:val="en-US"/>
              </w:rPr>
              <w:t>1609</w:t>
            </w:r>
          </w:p>
        </w:tc>
        <w:tc>
          <w:tcPr>
            <w:tcW w:w="1767" w:type="pct"/>
            <w:tcBorders>
              <w:top w:val="single" w:sz="4" w:space="0" w:color="auto"/>
            </w:tcBorders>
          </w:tcPr>
          <w:p w14:paraId="403FB7C5" w14:textId="22EEF0E7" w:rsidR="00ED3046" w:rsidRPr="00ED3046" w:rsidRDefault="00ED3046" w:rsidP="00ED3046">
            <w:pPr>
              <w:spacing w:after="0" w:line="276" w:lineRule="auto"/>
              <w:jc w:val="both"/>
              <w:rPr>
                <w:sz w:val="20"/>
                <w:lang w:val="en-US"/>
              </w:rPr>
            </w:pPr>
            <w:r w:rsidRPr="00ED3046">
              <w:rPr>
                <w:sz w:val="20"/>
                <w:lang w:val="en-US"/>
              </w:rPr>
              <w:t>1609</w:t>
            </w:r>
          </w:p>
        </w:tc>
      </w:tr>
      <w:tr w:rsidR="00ED3046" w:rsidRPr="00ED3046" w14:paraId="3E42EF8E" w14:textId="77777777" w:rsidTr="00F53462">
        <w:tc>
          <w:tcPr>
            <w:tcW w:w="1336" w:type="pct"/>
          </w:tcPr>
          <w:p w14:paraId="70731AF8" w14:textId="6A781F2F" w:rsidR="00ED3046" w:rsidRPr="00ED3046" w:rsidRDefault="00ED3046" w:rsidP="00ED3046">
            <w:pPr>
              <w:spacing w:after="0" w:line="276" w:lineRule="auto"/>
              <w:jc w:val="both"/>
              <w:rPr>
                <w:sz w:val="20"/>
                <w:lang w:val="en-US"/>
              </w:rPr>
            </w:pPr>
            <w:r w:rsidRPr="00ED3046">
              <w:rPr>
                <w:sz w:val="20"/>
                <w:lang w:val="en-US"/>
              </w:rPr>
              <w:t>R2</w:t>
            </w:r>
          </w:p>
        </w:tc>
        <w:tc>
          <w:tcPr>
            <w:tcW w:w="1897" w:type="pct"/>
          </w:tcPr>
          <w:p w14:paraId="1897C75D" w14:textId="4F3B393F" w:rsidR="00ED3046" w:rsidRPr="00ED3046" w:rsidRDefault="00ED3046" w:rsidP="00ED3046">
            <w:pPr>
              <w:spacing w:after="0" w:line="276" w:lineRule="auto"/>
              <w:jc w:val="both"/>
              <w:rPr>
                <w:sz w:val="20"/>
                <w:lang w:val="en-US"/>
              </w:rPr>
            </w:pPr>
            <w:r w:rsidRPr="00ED3046">
              <w:rPr>
                <w:sz w:val="20"/>
                <w:lang w:val="en-US"/>
              </w:rPr>
              <w:t>0.864</w:t>
            </w:r>
          </w:p>
        </w:tc>
        <w:tc>
          <w:tcPr>
            <w:tcW w:w="1767" w:type="pct"/>
          </w:tcPr>
          <w:p w14:paraId="11C7EFB0" w14:textId="36E95335" w:rsidR="00ED3046" w:rsidRPr="00ED3046" w:rsidRDefault="00ED3046" w:rsidP="00ED3046">
            <w:pPr>
              <w:spacing w:after="0" w:line="276" w:lineRule="auto"/>
              <w:jc w:val="both"/>
              <w:rPr>
                <w:sz w:val="20"/>
                <w:lang w:val="en-US"/>
              </w:rPr>
            </w:pPr>
            <w:r w:rsidRPr="00ED3046">
              <w:rPr>
                <w:sz w:val="20"/>
                <w:lang w:val="en-US"/>
              </w:rPr>
              <w:t>0.098</w:t>
            </w:r>
          </w:p>
        </w:tc>
      </w:tr>
      <w:tr w:rsidR="00ED3046" w:rsidRPr="00ED3046" w14:paraId="70873B70" w14:textId="77777777" w:rsidTr="00F53462">
        <w:tc>
          <w:tcPr>
            <w:tcW w:w="1336" w:type="pct"/>
            <w:tcBorders>
              <w:bottom w:val="single" w:sz="4" w:space="0" w:color="auto"/>
            </w:tcBorders>
          </w:tcPr>
          <w:p w14:paraId="251C2EC3" w14:textId="54F70BDB" w:rsidR="00ED3046" w:rsidRPr="00ED3046" w:rsidRDefault="00ED3046" w:rsidP="00ED3046">
            <w:pPr>
              <w:spacing w:after="0" w:line="276" w:lineRule="auto"/>
              <w:jc w:val="both"/>
              <w:rPr>
                <w:sz w:val="20"/>
                <w:lang w:val="en-US"/>
              </w:rPr>
            </w:pPr>
            <w:r w:rsidRPr="00ED3046">
              <w:rPr>
                <w:sz w:val="20"/>
                <w:lang w:val="en-US"/>
              </w:rPr>
              <w:t>R2 Adj.</w:t>
            </w:r>
          </w:p>
        </w:tc>
        <w:tc>
          <w:tcPr>
            <w:tcW w:w="1897" w:type="pct"/>
            <w:tcBorders>
              <w:bottom w:val="single" w:sz="4" w:space="0" w:color="auto"/>
            </w:tcBorders>
          </w:tcPr>
          <w:p w14:paraId="7A8DB440" w14:textId="0F966374" w:rsidR="00ED3046" w:rsidRPr="00ED3046" w:rsidRDefault="00ED3046" w:rsidP="00ED3046">
            <w:pPr>
              <w:spacing w:after="0" w:line="276" w:lineRule="auto"/>
              <w:jc w:val="both"/>
              <w:rPr>
                <w:sz w:val="20"/>
                <w:lang w:val="en-US"/>
              </w:rPr>
            </w:pPr>
            <w:r w:rsidRPr="00ED3046">
              <w:rPr>
                <w:sz w:val="20"/>
                <w:lang w:val="en-US"/>
              </w:rPr>
              <w:t>0.863</w:t>
            </w:r>
          </w:p>
        </w:tc>
        <w:tc>
          <w:tcPr>
            <w:tcW w:w="1767" w:type="pct"/>
            <w:tcBorders>
              <w:bottom w:val="single" w:sz="4" w:space="0" w:color="auto"/>
            </w:tcBorders>
          </w:tcPr>
          <w:p w14:paraId="2948FFBA" w14:textId="10A7F50D" w:rsidR="00ED3046" w:rsidRPr="00ED3046" w:rsidRDefault="00ED3046" w:rsidP="00ED3046">
            <w:pPr>
              <w:spacing w:after="0" w:line="276" w:lineRule="auto"/>
              <w:jc w:val="both"/>
              <w:rPr>
                <w:sz w:val="20"/>
                <w:lang w:val="en-US"/>
              </w:rPr>
            </w:pPr>
            <w:r w:rsidRPr="00ED3046">
              <w:rPr>
                <w:sz w:val="20"/>
                <w:lang w:val="en-US"/>
              </w:rPr>
              <w:t>0.093</w:t>
            </w:r>
          </w:p>
        </w:tc>
      </w:tr>
    </w:tbl>
    <w:p w14:paraId="76B8EAF6" w14:textId="528522CF" w:rsidR="00115355" w:rsidRDefault="00ED3046" w:rsidP="00184335">
      <w:pPr>
        <w:rPr>
          <w:sz w:val="20"/>
          <w:lang w:val="en-US"/>
        </w:rPr>
      </w:pPr>
      <w:r w:rsidRPr="00546ED6">
        <w:rPr>
          <w:sz w:val="20"/>
          <w:lang w:val="en-US"/>
        </w:rPr>
        <w:t>Note:</w:t>
      </w:r>
      <w:r w:rsidR="0051421F" w:rsidRPr="00546ED6">
        <w:rPr>
          <w:sz w:val="20"/>
          <w:lang w:val="en-US"/>
        </w:rPr>
        <w:t xml:space="preserve"> </w:t>
      </w:r>
      <w:proofErr w:type="spellStart"/>
      <w:r w:rsidR="0051421F" w:rsidRPr="00546ED6">
        <w:rPr>
          <w:sz w:val="20"/>
          <w:lang w:val="en-US"/>
        </w:rPr>
        <w:t>til_min_cons</w:t>
      </w:r>
      <w:proofErr w:type="spellEnd"/>
      <w:r w:rsidR="0051421F" w:rsidRPr="00546ED6">
        <w:rPr>
          <w:sz w:val="20"/>
          <w:lang w:val="en-US"/>
        </w:rPr>
        <w:t>:</w:t>
      </w:r>
      <w:r w:rsidR="00E67D8D" w:rsidRPr="00546ED6">
        <w:rPr>
          <w:sz w:val="20"/>
          <w:lang w:val="en-US"/>
        </w:rPr>
        <w:t xml:space="preserve"> dummy indicating</w:t>
      </w:r>
      <w:r w:rsidRPr="00546ED6">
        <w:rPr>
          <w:sz w:val="20"/>
          <w:lang w:val="en-US"/>
        </w:rPr>
        <w:t xml:space="preserve"> </w:t>
      </w:r>
      <w:r w:rsidR="0051421F" w:rsidRPr="00546ED6">
        <w:rPr>
          <w:sz w:val="20"/>
          <w:lang w:val="en-US"/>
        </w:rPr>
        <w:t xml:space="preserve">minimum tillage with high crop residues left in the field; </w:t>
      </w:r>
      <w:proofErr w:type="spellStart"/>
      <w:r w:rsidR="00E67D8D" w:rsidRPr="00546ED6">
        <w:rPr>
          <w:sz w:val="20"/>
          <w:lang w:val="en-US"/>
        </w:rPr>
        <w:t>til_contill_r</w:t>
      </w:r>
      <w:proofErr w:type="spellEnd"/>
      <w:r w:rsidR="00E67D8D" w:rsidRPr="00546ED6">
        <w:rPr>
          <w:sz w:val="20"/>
          <w:lang w:val="en-US"/>
        </w:rPr>
        <w:t>:</w:t>
      </w:r>
      <w:r w:rsidR="003E2CA7" w:rsidRPr="00546ED6">
        <w:rPr>
          <w:sz w:val="20"/>
          <w:lang w:val="en-US"/>
        </w:rPr>
        <w:t xml:space="preserve"> dummies indicating</w:t>
      </w:r>
      <w:r w:rsidR="00E67D8D" w:rsidRPr="00546ED6">
        <w:rPr>
          <w:sz w:val="20"/>
          <w:lang w:val="en-US"/>
        </w:rPr>
        <w:t xml:space="preserve"> conventional tillage </w:t>
      </w:r>
      <w:r w:rsidR="003E2CA7" w:rsidRPr="00546ED6">
        <w:rPr>
          <w:sz w:val="20"/>
          <w:lang w:val="en-US"/>
        </w:rPr>
        <w:t>with different level of crop residues left in the field (0,</w:t>
      </w:r>
      <w:r w:rsidR="007D32F2" w:rsidRPr="00546ED6">
        <w:rPr>
          <w:sz w:val="20"/>
          <w:lang w:val="en-US"/>
        </w:rPr>
        <w:t xml:space="preserve"> 30, 60, and 90%); </w:t>
      </w:r>
      <w:r w:rsidRPr="00546ED6">
        <w:rPr>
          <w:sz w:val="20"/>
          <w:lang w:val="en-US"/>
        </w:rPr>
        <w:t>statistics in parentheses are standard errors; significance at * = 0.1, ** = 0.05, and *** = 0.01 levels.</w:t>
      </w:r>
    </w:p>
    <w:p w14:paraId="2EA2F7E1" w14:textId="77777777" w:rsidR="00EB7A69" w:rsidRPr="00184335" w:rsidRDefault="00EB7A69" w:rsidP="00184335">
      <w:pPr>
        <w:rPr>
          <w:sz w:val="20"/>
          <w:lang w:val="en-US"/>
        </w:rPr>
      </w:pPr>
    </w:p>
    <w:p w14:paraId="40FE31DC" w14:textId="50E53A77" w:rsidR="006D3270" w:rsidRDefault="006054EF" w:rsidP="00CF63D0">
      <w:pPr>
        <w:pStyle w:val="Heading2"/>
        <w:rPr>
          <w:lang w:val="en-US"/>
        </w:rPr>
      </w:pPr>
      <w:r>
        <w:rPr>
          <w:lang w:val="en-US"/>
        </w:rPr>
        <w:lastRenderedPageBreak/>
        <w:t>Price distributions</w:t>
      </w:r>
    </w:p>
    <w:p w14:paraId="72CB9AB6" w14:textId="5116CE76" w:rsidR="006D3270" w:rsidRDefault="006D3270" w:rsidP="006D3270">
      <w:pPr>
        <w:spacing w:line="360" w:lineRule="auto"/>
        <w:jc w:val="both"/>
        <w:rPr>
          <w:lang w:val="en-US"/>
        </w:rPr>
      </w:pPr>
      <w:r>
        <w:rPr>
          <w:lang w:val="en-US"/>
        </w:rPr>
        <w:t>We use QVAR to estimate the marginal distributions (2</w:t>
      </w:r>
      <w:r w:rsidR="006E5808">
        <w:rPr>
          <w:lang w:val="en-US"/>
        </w:rPr>
        <w:t>1</w:t>
      </w:r>
      <w:r>
        <w:rPr>
          <w:lang w:val="en-US"/>
        </w:rPr>
        <w:t xml:space="preserve"> a-b). To determine the number of lags</w:t>
      </w:r>
      <w:r w:rsidR="572F0EA0">
        <w:rPr>
          <w:lang w:val="en-US"/>
        </w:rPr>
        <w:t>,</w:t>
      </w:r>
      <w:r>
        <w:rPr>
          <w:lang w:val="en-US"/>
        </w:rPr>
        <w:t xml:space="preserve"> we use the Schwarz Bayesian Information Criterion (BIC). </w:t>
      </w:r>
      <w:r w:rsidR="00125376">
        <w:rPr>
          <w:lang w:val="en-US"/>
        </w:rPr>
        <w:t>As suggested by the BIC,</w:t>
      </w:r>
      <w:r w:rsidR="00E12C29">
        <w:rPr>
          <w:lang w:val="en-US"/>
        </w:rPr>
        <w:t xml:space="preserve"> a model of order 1 </w:t>
      </w:r>
      <w:r w:rsidR="00633465">
        <w:rPr>
          <w:lang w:val="en-US"/>
        </w:rPr>
        <w:t>was selected for parsimony.</w:t>
      </w:r>
      <w:r w:rsidR="00125376">
        <w:rPr>
          <w:lang w:val="en-US"/>
        </w:rPr>
        <w:t xml:space="preserve"> </w:t>
      </w:r>
      <w:r>
        <w:rPr>
          <w:lang w:val="en-US"/>
        </w:rPr>
        <w:t xml:space="preserve">The QVAR specification </w:t>
      </w:r>
      <w:r w:rsidR="3BA95A1D">
        <w:rPr>
          <w:lang w:val="en-US"/>
        </w:rPr>
        <w:t>allows</w:t>
      </w:r>
      <w:r>
        <w:rPr>
          <w:lang w:val="en-US"/>
        </w:rPr>
        <w:t xml:space="preserve"> price dependencies to be different across price quantiles. The estimation is thus carried out for each integer quantile </w:t>
      </w:r>
      <m:oMath>
        <m:r>
          <w:rPr>
            <w:rFonts w:ascii="Cambria Math" w:hAnsi="Cambria Math"/>
            <w:lang w:val="en-US"/>
          </w:rPr>
          <m:t>q</m:t>
        </m:r>
      </m:oMath>
      <w:r w:rsidR="124034D3">
        <w:rPr>
          <w:lang w:val="en-US"/>
        </w:rPr>
        <w:t xml:space="preserve"> </w:t>
      </w:r>
      <w:r>
        <w:rPr>
          <w:lang w:val="en-US"/>
        </w:rPr>
        <w:t xml:space="preserve">from 1 to 99 </w:t>
      </w:r>
      <w:r w:rsidR="00DB3B5B">
        <w:rPr>
          <w:lang w:val="en-US"/>
        </w:rPr>
        <w:fldChar w:fldCharType="begin"/>
      </w:r>
      <w:r w:rsidR="00DB3B5B">
        <w:rPr>
          <w:lang w:val="en-US"/>
        </w:rPr>
        <w:instrText xml:space="preserve"> ADDIN ZOTERO_ITEM CSL_CITATION {"citationID":"5STIHUhM","properties":{"formattedCitation":"(Koenker, 2005)","plainCitation":"(Koenker, 2005)","noteIndex":0},"citationItems":[{"id":128850,"uris":["http://zotero.org/users/14812719/items/6XESD3B7"],"itemData":{"id":128850,"type":"book","abstract":"Quantile regression is gradually emerging as a unified statistical methodology for estimating models of conditional quantile functions. By complementing the exclusive focus of classical least squares regression on the conditional mean, quantile regression offers a systematic strategy for examining how covariates influence the location, scale and shape of the entire response distribution. This monograph is the first comprehensive treatment of the subject, encompassing models that are linear and nonlinear, parametric and nonparametric. The author has devoted more than 25 years of research to this topic. The methods in the analysis are illustrated with a variety of applications from economics, biology, ecology and finance. The treatment will find its core audiences in econometrics, statistics, and applied mathematics in addition to the disciplines cited above.","collection-title":"Econometric Society Monographs","event-place":"Cambridge","ISBN":"978-0-521-84573-1","note":"DOI: 10.1017/CBO9780511754098","publisher":"Cambridge University Press","publisher-place":"Cambridge","source":"Cambridge University Press","title":"Quantile Regression","URL":"https://www.cambridge.org/core/books/quantile-regression/C18AE7BCF3EC43C16937390D44A328B1","author":[{"family":"Koenker","given":"Roger"}],"accessed":{"date-parts":[["2025",11,3]]},"issued":{"date-parts":[["2005"]]}}}],"schema":"https://github.com/citation-style-language/schema/raw/master/csl-citation.json"} </w:instrText>
      </w:r>
      <w:r w:rsidR="00DB3B5B">
        <w:rPr>
          <w:lang w:val="en-US"/>
        </w:rPr>
        <w:fldChar w:fldCharType="separate"/>
      </w:r>
      <w:r w:rsidR="00DB3B5B" w:rsidRPr="00DB3B5B">
        <w:rPr>
          <w:lang w:val="en-GB"/>
        </w:rPr>
        <w:t>(</w:t>
      </w:r>
      <w:proofErr w:type="spellStart"/>
      <w:r w:rsidR="00DB3B5B" w:rsidRPr="00DB3B5B">
        <w:rPr>
          <w:lang w:val="en-GB"/>
        </w:rPr>
        <w:t>Koenker</w:t>
      </w:r>
      <w:proofErr w:type="spellEnd"/>
      <w:r w:rsidR="00DB3B5B" w:rsidRPr="00DB3B5B">
        <w:rPr>
          <w:lang w:val="en-GB"/>
        </w:rPr>
        <w:t>, 2005)</w:t>
      </w:r>
      <w:r w:rsidR="00DB3B5B">
        <w:rPr>
          <w:lang w:val="en-US"/>
        </w:rPr>
        <w:fldChar w:fldCharType="end"/>
      </w:r>
      <w:r w:rsidR="00D164E6">
        <w:rPr>
          <w:lang w:val="en-US"/>
        </w:rPr>
        <w:t>,</w:t>
      </w:r>
      <w:r w:rsidR="000432EA">
        <w:rPr>
          <w:lang w:val="en-US"/>
        </w:rPr>
        <w:t xml:space="preserve"> with the following specification</w:t>
      </w:r>
      <w:r>
        <w:rPr>
          <w:lang w:val="en-US"/>
        </w:rPr>
        <w:t xml:space="preserve">: </w:t>
      </w:r>
    </w:p>
    <w:p w14:paraId="07FB3780" w14:textId="71DEE86F" w:rsidR="006D3270" w:rsidRPr="006D30FB" w:rsidRDefault="00000000" w:rsidP="006D3270">
      <w:pPr>
        <w:spacing w:line="360" w:lineRule="auto"/>
        <w:jc w:val="both"/>
        <w:rPr>
          <w:lang w:val="en-GB"/>
        </w:rPr>
      </w:pPr>
      <m:oMathPara>
        <m:oMath>
          <m:eqArr>
            <m:eqArrPr>
              <m:maxDist m:val="1"/>
              <m:ctrlPr>
                <w:rPr>
                  <w:rFonts w:ascii="Cambria Math" w:hAnsi="Cambria Math"/>
                  <w:i/>
                  <w:lang w:val="en-GB"/>
                </w:rPr>
              </m:ctrlPr>
            </m:eqArrPr>
            <m:e>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N</m:t>
                  </m:r>
                </m:sub>
              </m:sSub>
              <m:d>
                <m:dPr>
                  <m:ctrlPr>
                    <w:rPr>
                      <w:rFonts w:ascii="Cambria Math" w:hAnsi="Cambria Math"/>
                      <w:i/>
                      <w:lang w:val="en-GB"/>
                    </w:rPr>
                  </m:ctrlPr>
                </m:dPr>
                <m:e>
                  <m:sSub>
                    <m:sSubPr>
                      <m:ctrlPr>
                        <w:rPr>
                          <w:rFonts w:ascii="Cambria Math" w:hAnsi="Cambria Math"/>
                          <w:bCs/>
                          <w:i/>
                          <w:lang w:val="en-GB"/>
                        </w:rPr>
                      </m:ctrlPr>
                    </m:sSubPr>
                    <m:e>
                      <m:r>
                        <w:rPr>
                          <w:rFonts w:ascii="Cambria Math" w:hAnsi="Cambria Math"/>
                          <w:lang w:val="en-GB"/>
                        </w:rPr>
                        <m:t>q</m:t>
                      </m:r>
                    </m:e>
                    <m:sub>
                      <m:r>
                        <w:rPr>
                          <w:rFonts w:ascii="Cambria Math" w:hAnsi="Cambria Math"/>
                          <w:lang w:val="en-GB"/>
                        </w:rPr>
                        <m:t>N</m:t>
                      </m:r>
                    </m:sub>
                  </m:sSub>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e>
              </m:d>
              <m:r>
                <w:rPr>
                  <w:rFonts w:ascii="Cambria Math" w:hAnsi="Cambria Math"/>
                  <w:lang w:val="en-GB"/>
                </w:rPr>
                <m:t>=</m:t>
              </m:r>
              <m:sSub>
                <m:sSubPr>
                  <m:ctrlPr>
                    <w:rPr>
                      <w:rFonts w:ascii="Cambria Math" w:hAnsi="Cambria Math"/>
                      <w:b/>
                      <w:bCs/>
                      <w:i/>
                      <w:iCs/>
                      <w:lang w:val="en-GB"/>
                    </w:rPr>
                  </m:ctrlPr>
                </m:sSubPr>
                <m:e>
                  <m:r>
                    <m:rPr>
                      <m:sty m:val="bi"/>
                    </m:rPr>
                    <w:rPr>
                      <w:rFonts w:ascii="Cambria Math" w:hAnsi="Cambria Math"/>
                      <w:lang w:val="en-GB"/>
                    </w:rPr>
                    <m:t>β</m:t>
                  </m:r>
                </m:e>
                <m:sub>
                  <m:r>
                    <m:rPr>
                      <m:sty m:val="bi"/>
                    </m:rPr>
                    <w:rPr>
                      <w:rFonts w:ascii="Cambria Math" w:hAnsi="Cambria Math"/>
                      <w:lang w:val="en-GB"/>
                    </w:rPr>
                    <m:t xml:space="preserve">0,  </m:t>
                  </m:r>
                  <m:r>
                    <w:rPr>
                      <w:rFonts w:ascii="Cambria Math" w:hAnsi="Cambria Math"/>
                      <w:lang w:val="en-GB"/>
                    </w:rPr>
                    <m:t>N</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N</m:t>
                      </m:r>
                    </m:sub>
                  </m:sSub>
                </m:e>
              </m:d>
              <m:r>
                <w:rPr>
                  <w:rFonts w:ascii="Cambria Math" w:hAnsi="Cambria Math"/>
                  <w:lang w:val="en-GB"/>
                </w:rPr>
                <m:t>+</m:t>
              </m:r>
              <m:sSub>
                <m:sSubPr>
                  <m:ctrlPr>
                    <w:rPr>
                      <w:rFonts w:ascii="Cambria Math" w:hAnsi="Cambria Math"/>
                      <w:b/>
                      <w:bCs/>
                      <w:i/>
                      <w:iCs/>
                      <w:lang w:val="en-GB"/>
                    </w:rPr>
                  </m:ctrlPr>
                </m:sSubPr>
                <m:e>
                  <m:r>
                    <m:rPr>
                      <m:sty m:val="bi"/>
                    </m:rPr>
                    <w:rPr>
                      <w:rFonts w:ascii="Cambria Math" w:hAnsi="Cambria Math"/>
                      <w:lang w:val="en-GB"/>
                    </w:rPr>
                    <m:t>β</m:t>
                  </m:r>
                </m:e>
                <m:sub>
                  <m:r>
                    <m:rPr>
                      <m:sty m:val="bi"/>
                    </m:rPr>
                    <w:rPr>
                      <w:rFonts w:ascii="Cambria Math" w:hAnsi="Cambria Math"/>
                      <w:lang w:val="en-GB"/>
                    </w:rPr>
                    <m:t xml:space="preserve">1,  </m:t>
                  </m:r>
                  <m:r>
                    <w:rPr>
                      <w:rFonts w:ascii="Cambria Math" w:hAnsi="Cambria Math"/>
                      <w:lang w:val="en-GB"/>
                    </w:rPr>
                    <m:t>N</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N</m:t>
                      </m:r>
                    </m:sub>
                  </m:sSub>
                </m:e>
              </m:d>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r>
                <w:rPr>
                  <w:rFonts w:ascii="Cambria Math" w:hAnsi="Cambria Math"/>
                  <w:lang w:val="en-GB"/>
                </w:rPr>
                <m:t>#</m:t>
              </m:r>
              <m:d>
                <m:dPr>
                  <m:ctrlPr>
                    <w:rPr>
                      <w:rFonts w:ascii="Cambria Math" w:hAnsi="Cambria Math"/>
                      <w:i/>
                      <w:lang w:val="en-GB"/>
                    </w:rPr>
                  </m:ctrlPr>
                </m:dPr>
                <m:e>
                  <m:r>
                    <w:rPr>
                      <w:rFonts w:ascii="Cambria Math" w:hAnsi="Cambria Math"/>
                      <w:lang w:val="en-GB"/>
                    </w:rPr>
                    <m:t>24a</m:t>
                  </m:r>
                </m:e>
              </m:d>
            </m:e>
          </m:eqArr>
        </m:oMath>
      </m:oMathPara>
    </w:p>
    <w:p w14:paraId="00155B8F" w14:textId="486BD5AE" w:rsidR="4C4939E2" w:rsidRDefault="00000000" w:rsidP="00ED3046">
      <w:pPr>
        <w:spacing w:line="360" w:lineRule="auto"/>
        <w:jc w:val="both"/>
        <w:rPr>
          <w:lang w:val="en-US"/>
        </w:rPr>
      </w:pPr>
      <m:oMathPara>
        <m:oMath>
          <m:eqArr>
            <m:eqArrPr>
              <m:maxDist m:val="1"/>
              <m:ctrlPr>
                <w:rPr>
                  <w:rFonts w:ascii="Cambria Math" w:hAnsi="Cambria Math"/>
                  <w:i/>
                  <w:lang w:val="en-GB"/>
                </w:rPr>
              </m:ctrlPr>
            </m:eqArrPr>
            <m:e>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w</m:t>
                  </m:r>
                </m:sub>
              </m:sSub>
              <m:d>
                <m:dPr>
                  <m:ctrlPr>
                    <w:rPr>
                      <w:rFonts w:ascii="Cambria Math" w:hAnsi="Cambria Math"/>
                      <w:i/>
                      <w:lang w:val="en-GB"/>
                    </w:rPr>
                  </m:ctrlPr>
                </m:dPr>
                <m:e>
                  <m:sSub>
                    <m:sSubPr>
                      <m:ctrlPr>
                        <w:rPr>
                          <w:rFonts w:ascii="Cambria Math" w:hAnsi="Cambria Math"/>
                          <w:bCs/>
                          <w:i/>
                          <w:lang w:val="en-GB"/>
                        </w:rPr>
                      </m:ctrlPr>
                    </m:sSubPr>
                    <m:e>
                      <m:r>
                        <w:rPr>
                          <w:rFonts w:ascii="Cambria Math" w:hAnsi="Cambria Math"/>
                          <w:lang w:val="en-GB"/>
                        </w:rPr>
                        <m:t>q</m:t>
                      </m:r>
                    </m:e>
                    <m:sub>
                      <m:r>
                        <w:rPr>
                          <w:rFonts w:ascii="Cambria Math" w:hAnsi="Cambria Math"/>
                          <w:lang w:val="en-GB"/>
                        </w:rPr>
                        <m:t>w</m:t>
                      </m:r>
                    </m:sub>
                  </m:sSub>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e>
              </m:d>
              <m:r>
                <w:rPr>
                  <w:rFonts w:ascii="Cambria Math" w:hAnsi="Cambria Math"/>
                  <w:lang w:val="en-GB"/>
                </w:rPr>
                <m:t>=</m:t>
              </m:r>
              <m:sSub>
                <m:sSubPr>
                  <m:ctrlPr>
                    <w:rPr>
                      <w:rFonts w:ascii="Cambria Math" w:hAnsi="Cambria Math"/>
                      <w:b/>
                      <w:bCs/>
                      <w:i/>
                      <w:iCs/>
                      <w:lang w:val="en-GB"/>
                    </w:rPr>
                  </m:ctrlPr>
                </m:sSubPr>
                <m:e>
                  <m:r>
                    <m:rPr>
                      <m:sty m:val="bi"/>
                    </m:rPr>
                    <w:rPr>
                      <w:rFonts w:ascii="Cambria Math" w:hAnsi="Cambria Math"/>
                      <w:lang w:val="en-GB"/>
                    </w:rPr>
                    <m:t>β</m:t>
                  </m:r>
                </m:e>
                <m:sub>
                  <m:r>
                    <m:rPr>
                      <m:sty m:val="bi"/>
                    </m:rPr>
                    <w:rPr>
                      <w:rFonts w:ascii="Cambria Math" w:hAnsi="Cambria Math"/>
                      <w:lang w:val="en-GB"/>
                    </w:rPr>
                    <m:t xml:space="preserve">0,  </m:t>
                  </m:r>
                  <m:r>
                    <w:rPr>
                      <w:rFonts w:ascii="Cambria Math" w:hAnsi="Cambria Math"/>
                      <w:lang w:val="en-GB"/>
                    </w:rPr>
                    <m:t>w</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w</m:t>
                      </m:r>
                    </m:sub>
                  </m:sSub>
                </m:e>
              </m:d>
              <m:r>
                <w:rPr>
                  <w:rFonts w:ascii="Cambria Math" w:hAnsi="Cambria Math"/>
                  <w:lang w:val="en-GB"/>
                </w:rPr>
                <m:t>+</m:t>
              </m:r>
              <m:sSub>
                <m:sSubPr>
                  <m:ctrlPr>
                    <w:rPr>
                      <w:rFonts w:ascii="Cambria Math" w:hAnsi="Cambria Math"/>
                      <w:b/>
                      <w:bCs/>
                      <w:i/>
                      <w:iCs/>
                      <w:lang w:val="en-GB"/>
                    </w:rPr>
                  </m:ctrlPr>
                </m:sSubPr>
                <m:e>
                  <m:r>
                    <m:rPr>
                      <m:sty m:val="bi"/>
                    </m:rPr>
                    <w:rPr>
                      <w:rFonts w:ascii="Cambria Math" w:hAnsi="Cambria Math"/>
                      <w:lang w:val="en-GB"/>
                    </w:rPr>
                    <m:t>β</m:t>
                  </m:r>
                </m:e>
                <m:sub>
                  <m:r>
                    <m:rPr>
                      <m:sty m:val="bi"/>
                    </m:rPr>
                    <w:rPr>
                      <w:rFonts w:ascii="Cambria Math" w:hAnsi="Cambria Math"/>
                      <w:lang w:val="en-GB"/>
                    </w:rPr>
                    <m:t xml:space="preserve">1,  </m:t>
                  </m:r>
                  <m:r>
                    <w:rPr>
                      <w:rFonts w:ascii="Cambria Math" w:hAnsi="Cambria Math"/>
                      <w:lang w:val="en-GB"/>
                    </w:rPr>
                    <m:t>w</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w</m:t>
                      </m:r>
                    </m:sub>
                  </m:sSub>
                </m:e>
              </m:d>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r>
                <w:rPr>
                  <w:rFonts w:ascii="Cambria Math" w:hAnsi="Cambria Math"/>
                  <w:lang w:val="en-GB"/>
                </w:rPr>
                <m:t>#</m:t>
              </m:r>
              <m:d>
                <m:dPr>
                  <m:ctrlPr>
                    <w:rPr>
                      <w:rFonts w:ascii="Cambria Math" w:hAnsi="Cambria Math"/>
                      <w:i/>
                      <w:lang w:val="en-GB"/>
                    </w:rPr>
                  </m:ctrlPr>
                </m:dPr>
                <m:e>
                  <m:r>
                    <w:rPr>
                      <w:rFonts w:ascii="Cambria Math" w:hAnsi="Cambria Math"/>
                      <w:lang w:val="en-GB"/>
                    </w:rPr>
                    <m:t>24b</m:t>
                  </m:r>
                </m:e>
              </m:d>
            </m:e>
          </m:eqArr>
        </m:oMath>
      </m:oMathPara>
    </w:p>
    <w:p w14:paraId="1F93DB9F" w14:textId="0F0CDF3E" w:rsidR="003E6733" w:rsidRDefault="00C6766A" w:rsidP="00AF1F55">
      <w:pPr>
        <w:spacing w:line="360" w:lineRule="auto"/>
        <w:jc w:val="both"/>
        <w:rPr>
          <w:lang w:val="en-US"/>
        </w:rPr>
      </w:pPr>
      <w:r>
        <w:rPr>
          <w:lang w:val="en-US"/>
        </w:rPr>
        <w:t>where</w:t>
      </w:r>
      <w:r w:rsidR="00E8418B">
        <w:rPr>
          <w:lang w:val="en-US"/>
        </w:rPr>
        <w:t xml:space="preserve"> </w:t>
      </w:r>
      <m:oMath>
        <m:sSub>
          <m:sSubPr>
            <m:ctrlPr>
              <w:rPr>
                <w:rFonts w:ascii="Cambria Math" w:hAnsi="Cambria Math"/>
                <w:b/>
                <w:bCs/>
                <w:i/>
                <w:iCs/>
                <w:lang w:val="en-GB"/>
              </w:rPr>
            </m:ctrlPr>
          </m:sSubPr>
          <m:e>
            <m:r>
              <m:rPr>
                <m:sty m:val="bi"/>
              </m:rPr>
              <w:rPr>
                <w:rFonts w:ascii="Cambria Math" w:hAnsi="Cambria Math"/>
                <w:lang w:val="en-GB"/>
              </w:rPr>
              <m:t>β</m:t>
            </m:r>
          </m:e>
          <m:sub>
            <m:r>
              <m:rPr>
                <m:sty m:val="bi"/>
              </m:rPr>
              <w:rPr>
                <w:rFonts w:ascii="Cambria Math" w:hAnsi="Cambria Math"/>
                <w:lang w:val="en-GB"/>
              </w:rPr>
              <m:t xml:space="preserve">0,  </m:t>
            </m:r>
            <m:r>
              <w:rPr>
                <w:rFonts w:ascii="Cambria Math" w:hAnsi="Cambria Math"/>
                <w:lang w:val="en-GB"/>
              </w:rPr>
              <m:t>i</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i</m:t>
            </m:r>
          </m:sub>
        </m:sSub>
        <m:r>
          <w:rPr>
            <w:rFonts w:ascii="Cambria Math" w:hAnsi="Cambria Math"/>
            <w:lang w:val="en-GB"/>
          </w:rPr>
          <m:t>)</m:t>
        </m:r>
      </m:oMath>
      <w:r w:rsidR="00C83513">
        <w:rPr>
          <w:lang w:val="en-GB"/>
        </w:rPr>
        <w:t xml:space="preserve">, </w:t>
      </w:r>
      <w:r w:rsidR="00F9586C">
        <w:rPr>
          <w:lang w:val="en-GB"/>
        </w:rPr>
        <w:t>with</w:t>
      </w:r>
      <w:r w:rsidR="00C83513">
        <w:rPr>
          <w:lang w:val="en-GB"/>
        </w:rPr>
        <w:t xml:space="preserve"> </w:t>
      </w:r>
      <m:oMath>
        <m:r>
          <w:rPr>
            <w:rFonts w:ascii="Cambria Math" w:hAnsi="Cambria Math"/>
            <w:lang w:val="en-GB"/>
          </w:rPr>
          <m:t>i∈{N,w}</m:t>
        </m:r>
      </m:oMath>
      <w:r w:rsidR="00815B30">
        <w:rPr>
          <w:lang w:val="en-GB"/>
        </w:rPr>
        <w:t xml:space="preserve">, describes the intercept for price </w:t>
      </w:r>
      <m:oMath>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i</m:t>
            </m:r>
          </m:sub>
        </m:sSub>
      </m:oMath>
      <w:r>
        <w:rPr>
          <w:lang w:val="en-GB"/>
        </w:rPr>
        <w:t xml:space="preserve"> in quantile </w:t>
      </w:r>
      <m:oMath>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i</m:t>
            </m:r>
          </m:sub>
        </m:sSub>
      </m:oMath>
      <w:r w:rsidR="00F9586C">
        <w:rPr>
          <w:lang w:val="en-GB"/>
        </w:rPr>
        <w:t xml:space="preserve"> and </w:t>
      </w:r>
      <m:oMath>
        <m:sSub>
          <m:sSubPr>
            <m:ctrlPr>
              <w:rPr>
                <w:rFonts w:ascii="Cambria Math" w:hAnsi="Cambria Math"/>
                <w:b/>
                <w:bCs/>
                <w:i/>
                <w:iCs/>
                <w:lang w:val="en-GB"/>
              </w:rPr>
            </m:ctrlPr>
          </m:sSubPr>
          <m:e>
            <m:r>
              <m:rPr>
                <m:sty m:val="bi"/>
              </m:rPr>
              <w:rPr>
                <w:rFonts w:ascii="Cambria Math" w:hAnsi="Cambria Math"/>
                <w:lang w:val="en-GB"/>
              </w:rPr>
              <m:t>β</m:t>
            </m:r>
          </m:e>
          <m:sub>
            <m:r>
              <m:rPr>
                <m:sty m:val="bi"/>
              </m:rPr>
              <w:rPr>
                <w:rFonts w:ascii="Cambria Math" w:hAnsi="Cambria Math"/>
                <w:lang w:val="en-GB"/>
              </w:rPr>
              <m:t xml:space="preserve">1,  </m:t>
            </m:r>
            <m:r>
              <w:rPr>
                <w:rFonts w:ascii="Cambria Math" w:hAnsi="Cambria Math"/>
                <w:lang w:val="en-GB"/>
              </w:rPr>
              <m:t>i</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i</m:t>
            </m:r>
          </m:sub>
        </m:sSub>
        <m:r>
          <w:rPr>
            <w:rFonts w:ascii="Cambria Math" w:hAnsi="Cambria Math"/>
            <w:lang w:val="en-GB"/>
          </w:rPr>
          <m:t>)</m:t>
        </m:r>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oMath>
      <w:r w:rsidR="00F9586C">
        <w:rPr>
          <w:lang w:val="en-GB"/>
        </w:rPr>
        <w:t xml:space="preserve"> </w:t>
      </w:r>
      <w:r w:rsidR="006C2274">
        <w:rPr>
          <w:lang w:val="en-GB"/>
        </w:rPr>
        <w:t>is a matrix of parameters for the conditional effect of each lag and quantile.</w:t>
      </w:r>
      <w:r w:rsidR="002344E3">
        <w:rPr>
          <w:lang w:val="en-GB"/>
        </w:rPr>
        <w:t xml:space="preserve"> We investigate various functional specifications of the QVAR </w:t>
      </w:r>
      <w:r w:rsidR="003218F2">
        <w:rPr>
          <w:lang w:val="en-GB"/>
        </w:rPr>
        <w:t xml:space="preserve">mode by </w:t>
      </w:r>
      <w:r w:rsidR="00660BD0">
        <w:rPr>
          <w:lang w:val="en-GB"/>
        </w:rPr>
        <w:t xml:space="preserve">comparing </w:t>
      </w:r>
      <w:r w:rsidR="00634A35">
        <w:rPr>
          <w:lang w:val="en-GB"/>
        </w:rPr>
        <w:t>information criteria</w:t>
      </w:r>
      <w:r w:rsidR="002344E3">
        <w:rPr>
          <w:lang w:val="en-GB"/>
        </w:rPr>
        <w:t xml:space="preserve"> on the mean regression (VAR)</w:t>
      </w:r>
      <w:r w:rsidR="00D35343">
        <w:rPr>
          <w:lang w:val="en-GB"/>
        </w:rPr>
        <w:t>.</w:t>
      </w:r>
      <w:r w:rsidR="00BA3F6B">
        <w:rPr>
          <w:rStyle w:val="FootnoteReference"/>
          <w:lang w:val="en-GB"/>
        </w:rPr>
        <w:footnoteReference w:id="12"/>
      </w:r>
      <w:r w:rsidR="00EF6A34">
        <w:rPr>
          <w:lang w:val="en-GB"/>
        </w:rPr>
        <w:t xml:space="preserve"> </w:t>
      </w:r>
      <w:r w:rsidR="002D7623">
        <w:rPr>
          <w:lang w:val="en-US"/>
        </w:rPr>
        <w:t xml:space="preserve">Results </w:t>
      </w:r>
      <w:r w:rsidR="00A708DF">
        <w:rPr>
          <w:lang w:val="en-US"/>
        </w:rPr>
        <w:t>of the estimation of the VAR and QVAR</w:t>
      </w:r>
      <w:r w:rsidR="00896BD6">
        <w:rPr>
          <w:lang w:val="en-US"/>
        </w:rPr>
        <w:t xml:space="preserve"> for selected quantiles </w:t>
      </w:r>
      <w:r w:rsidR="002C65BB" w:rsidRPr="002C65BB">
        <w:rPr>
          <w:lang w:val="en-US"/>
        </w:rPr>
        <w:t>(</w:t>
      </w:r>
      <m:oMath>
        <m:r>
          <w:rPr>
            <w:rFonts w:ascii="Cambria Math" w:hAnsi="Cambria Math"/>
            <w:lang w:val="en-US"/>
          </w:rPr>
          <m:t>q</m:t>
        </m:r>
      </m:oMath>
      <w:r w:rsidR="002C65BB">
        <w:rPr>
          <w:lang w:val="en-US"/>
        </w:rPr>
        <w:t xml:space="preserve"> </w:t>
      </w:r>
      <w:r w:rsidR="002C65BB" w:rsidRPr="002C65BB">
        <w:rPr>
          <w:lang w:val="en-US"/>
        </w:rPr>
        <w:t>=</w:t>
      </w:r>
      <w:r w:rsidR="002C65BB">
        <w:rPr>
          <w:lang w:val="en-US"/>
        </w:rPr>
        <w:t xml:space="preserve"> </w:t>
      </w:r>
      <w:r w:rsidR="002C65BB" w:rsidRPr="002C65BB">
        <w:rPr>
          <w:lang w:val="en-US"/>
        </w:rPr>
        <w:t>0.1, 0.3, 0.5, 0.7, 0.9)</w:t>
      </w:r>
      <w:r w:rsidR="00896BD6">
        <w:rPr>
          <w:lang w:val="en-US"/>
        </w:rPr>
        <w:t xml:space="preserve"> </w:t>
      </w:r>
      <w:r w:rsidR="002D7623">
        <w:rPr>
          <w:lang w:val="en-US"/>
        </w:rPr>
        <w:t xml:space="preserve">are reported in </w:t>
      </w:r>
      <w:r w:rsidR="002D7623" w:rsidRPr="002D7623">
        <w:rPr>
          <w:lang w:val="en-US"/>
        </w:rPr>
        <w:fldChar w:fldCharType="begin"/>
      </w:r>
      <w:r w:rsidR="002D7623" w:rsidRPr="002D7623">
        <w:rPr>
          <w:lang w:val="en-US"/>
        </w:rPr>
        <w:instrText xml:space="preserve"> REF _Ref214526676 \h  \* MERGEFORMAT </w:instrText>
      </w:r>
      <w:r w:rsidR="002D7623" w:rsidRPr="002D7623">
        <w:rPr>
          <w:lang w:val="en-US"/>
        </w:rPr>
      </w:r>
      <w:r w:rsidR="002D7623" w:rsidRPr="002D7623">
        <w:rPr>
          <w:lang w:val="en-US"/>
        </w:rPr>
        <w:fldChar w:fldCharType="separate"/>
      </w:r>
      <w:r w:rsidR="002D7623" w:rsidRPr="002D7623">
        <w:rPr>
          <w:lang w:val="en-US"/>
        </w:rPr>
        <w:t>Table 4</w:t>
      </w:r>
      <w:r w:rsidR="002D7623" w:rsidRPr="002D7623">
        <w:rPr>
          <w:lang w:val="en-US"/>
        </w:rPr>
        <w:fldChar w:fldCharType="end"/>
      </w:r>
      <w:r w:rsidR="002D7623" w:rsidRPr="002D7623">
        <w:rPr>
          <w:lang w:val="en-US"/>
        </w:rPr>
        <w:t xml:space="preserve"> and </w:t>
      </w:r>
      <w:r w:rsidR="002D7623" w:rsidRPr="002D7623">
        <w:rPr>
          <w:lang w:val="en-US"/>
        </w:rPr>
        <w:fldChar w:fldCharType="begin"/>
      </w:r>
      <w:r w:rsidR="002D7623" w:rsidRPr="002D7623">
        <w:rPr>
          <w:lang w:val="en-US"/>
        </w:rPr>
        <w:instrText xml:space="preserve"> REF _Ref214526730 \h  \* MERGEFORMAT </w:instrText>
      </w:r>
      <w:r w:rsidR="002D7623" w:rsidRPr="002D7623">
        <w:rPr>
          <w:lang w:val="en-US"/>
        </w:rPr>
      </w:r>
      <w:r w:rsidR="002D7623" w:rsidRPr="002D7623">
        <w:rPr>
          <w:lang w:val="en-US"/>
        </w:rPr>
        <w:fldChar w:fldCharType="separate"/>
      </w:r>
      <w:r w:rsidR="002D7623" w:rsidRPr="002D7623">
        <w:rPr>
          <w:lang w:val="en-US"/>
        </w:rPr>
        <w:t>Table 5</w:t>
      </w:r>
      <w:r w:rsidR="002D7623" w:rsidRPr="002D7623">
        <w:rPr>
          <w:lang w:val="en-US"/>
        </w:rPr>
        <w:fldChar w:fldCharType="end"/>
      </w:r>
      <w:r w:rsidR="002C65BB">
        <w:rPr>
          <w:lang w:val="en-US"/>
        </w:rPr>
        <w:t>.</w:t>
      </w:r>
      <w:r w:rsidR="006E7C25">
        <w:rPr>
          <w:lang w:val="en-US"/>
        </w:rPr>
        <w:t xml:space="preserve"> </w:t>
      </w:r>
      <w:r w:rsidR="005B05A5">
        <w:rPr>
          <w:lang w:val="en-US"/>
        </w:rPr>
        <w:t xml:space="preserve">Standard errors are derived by bootstrapping </w:t>
      </w:r>
      <w:r w:rsidR="00B9659E">
        <w:rPr>
          <w:lang w:val="en-US"/>
        </w:rPr>
        <w:fldChar w:fldCharType="begin"/>
      </w:r>
      <w:r w:rsidR="00B9659E">
        <w:rPr>
          <w:lang w:val="en-US"/>
        </w:rPr>
        <w:instrText xml:space="preserve"> ADDIN ZOTERO_ITEM CSL_CITATION {"citationID":"6f6kNfx6","properties":{"formattedCitation":"(Koenker &amp; Xiao, 2006)","plainCitation":"(Koenker &amp; Xiao, 2006)","noteIndex":0},"citationItems":[{"id":128856,"uris":["http://zotero.org/users/14812719/items/7WMGVJP3"],"itemData":{"id":128856,"type":"article-journal","abstract":"We consider quantile autoregression (QAR) models in which the autoregressive coefficients can be expressed as monotone functions of a single, scalar random variable. The models can capture systematic influences of conditioning variables on the location, scale, and shape of the conditional distribution of the response, and thus constitute a significant extension of classical constant coefficient linear time series models in which the effect of conditioning is confined to a location shift. The models may be interpreted as a special case of the general random-coefficient autoregression model with strongly dependent coefficients. Statistical properties of the proposed model and associated estimators are studied. The limiting distributions of the autoregression quantile process are derived. QAR inference methods are also investigated. Empirical applications of the model to the U.S. unemployment rate, short-term interest rate, and gasoline prices highlight the model's potential.","container-title":"Journal of the American Statistical Association","DOI":"10.1198/016214506000000672","ISSN":"0162-1459","issue":"475","note":"publisher: ASA Website\n_eprint: https://doi.org/10.1198/016214506000000672","page":"980-990","source":"Taylor and Francis+NEJM","title":"Quantile Autoregression","volume":"101","author":[{"family":"Koenker","given":"Roger"},{"family":"Xiao","given":"Zhijie"}],"issued":{"date-parts":[["2006",9,1]]}}}],"schema":"https://github.com/citation-style-language/schema/raw/master/csl-citation.json"} </w:instrText>
      </w:r>
      <w:r w:rsidR="00B9659E">
        <w:rPr>
          <w:lang w:val="en-US"/>
        </w:rPr>
        <w:fldChar w:fldCharType="separate"/>
      </w:r>
      <w:r w:rsidR="00B9659E" w:rsidRPr="00B9659E">
        <w:rPr>
          <w:lang w:val="en-GB"/>
        </w:rPr>
        <w:t>(</w:t>
      </w:r>
      <w:proofErr w:type="spellStart"/>
      <w:r w:rsidR="00B9659E" w:rsidRPr="00B9659E">
        <w:rPr>
          <w:lang w:val="en-GB"/>
        </w:rPr>
        <w:t>Koenker</w:t>
      </w:r>
      <w:proofErr w:type="spellEnd"/>
      <w:r w:rsidR="00B9659E" w:rsidRPr="00B9659E">
        <w:rPr>
          <w:lang w:val="en-GB"/>
        </w:rPr>
        <w:t xml:space="preserve"> &amp; Xiao, 2006)</w:t>
      </w:r>
      <w:r w:rsidR="00B9659E">
        <w:rPr>
          <w:lang w:val="en-US"/>
        </w:rPr>
        <w:fldChar w:fldCharType="end"/>
      </w:r>
      <w:r w:rsidR="00B370F3">
        <w:rPr>
          <w:lang w:val="en-US"/>
        </w:rPr>
        <w:t xml:space="preserve">, and </w:t>
      </w:r>
      <w:r w:rsidR="00CB70A4">
        <w:rPr>
          <w:lang w:val="en-US"/>
        </w:rPr>
        <w:t xml:space="preserve">the </w:t>
      </w:r>
      <w:r w:rsidR="006D47D3">
        <w:rPr>
          <w:lang w:val="en-US"/>
        </w:rPr>
        <w:t xml:space="preserve">goodness of fit </w:t>
      </w:r>
      <w:r w:rsidR="00BB7BE3">
        <w:rPr>
          <w:lang w:val="en-US"/>
        </w:rPr>
        <w:t>for</w:t>
      </w:r>
      <w:r w:rsidR="006D47D3">
        <w:rPr>
          <w:lang w:val="en-US"/>
        </w:rPr>
        <w:t xml:space="preserve"> the QVAR </w:t>
      </w:r>
      <w:r w:rsidR="00BB7BE3">
        <w:rPr>
          <w:lang w:val="en-US"/>
        </w:rPr>
        <w:t xml:space="preserve">is </w:t>
      </w:r>
      <w:r w:rsidR="006D47D3">
        <w:rPr>
          <w:lang w:val="en-US"/>
        </w:rPr>
        <w:t xml:space="preserve">calculated following </w:t>
      </w:r>
      <w:r w:rsidR="00F70C5E">
        <w:rPr>
          <w:lang w:val="en-US"/>
        </w:rPr>
        <w:fldChar w:fldCharType="begin"/>
      </w:r>
      <w:r w:rsidR="00B9659E">
        <w:rPr>
          <w:lang w:val="en-US"/>
        </w:rPr>
        <w:instrText xml:space="preserve"> ADDIN ZOTERO_ITEM CSL_CITATION {"citationID":"h9L2TN4x","properties":{"formattedCitation":"(Koenker &amp; Machado, 1999)","plainCitation":"(Koenker &amp; Machado, 1999)","dontUpdate":true,"noteIndex":0},"citationItems":[{"id":128854,"uris":["http://zotero.org/users/14812719/items/3LIXWLNE"],"itemData":{"id":128854,"type":"article-journal","abstract":"We introduce a goodness-of-fit process for quantile regression analogous to the conventional R2 statistic of least squares regression. Several related inference processes designed to test composite hypotheses about the combined effect of several covariates over an entire range of conditional quantile functions are also formulated. The asymptotic behavior of the inference processes is shown to be closely related to earlier p-sample goodness-of-fit theory involving Bessel processes. The approach is illustrated with some hypothetical examples, an application to recent empirical models of international economic growth, and some Monte Carlo evidence.","container-title":"Journal of the American Statistical Association","DOI":"10.1080/01621459.1999.10473882","ISSN":"0162-1459","issue":"448","note":"publisher: ASA Website\n_eprint: https://www.tandfonline.com/doi/pdf/10.1080/01621459.1999.10473882","page":"1296-1310","source":"Taylor and Francis+NEJM","title":"Goodness of Fit and Related Inference Processes for Quantile Regression","volume":"94","author":[{"family":"Koenker","given":"Roger"},{"family":"Machado","given":"José A. F."}],"issued":{"date-parts":[["1999",12,1]]}}}],"schema":"https://github.com/citation-style-language/schema/raw/master/csl-citation.json"} </w:instrText>
      </w:r>
      <w:r w:rsidR="00F70C5E">
        <w:rPr>
          <w:lang w:val="en-US"/>
        </w:rPr>
        <w:fldChar w:fldCharType="separate"/>
      </w:r>
      <w:proofErr w:type="spellStart"/>
      <w:r w:rsidR="00F70C5E" w:rsidRPr="00F70C5E">
        <w:rPr>
          <w:lang w:val="en-GB"/>
        </w:rPr>
        <w:t>Koenker</w:t>
      </w:r>
      <w:proofErr w:type="spellEnd"/>
      <w:r w:rsidR="00F70C5E" w:rsidRPr="00F70C5E">
        <w:rPr>
          <w:lang w:val="en-GB"/>
        </w:rPr>
        <w:t xml:space="preserve"> &amp; Machado </w:t>
      </w:r>
      <w:r w:rsidR="00F70C5E">
        <w:rPr>
          <w:lang w:val="en-GB"/>
        </w:rPr>
        <w:t>(</w:t>
      </w:r>
      <w:r w:rsidR="00F70C5E" w:rsidRPr="00F70C5E">
        <w:rPr>
          <w:lang w:val="en-GB"/>
        </w:rPr>
        <w:t>1999)</w:t>
      </w:r>
      <w:r w:rsidR="00F70C5E">
        <w:rPr>
          <w:lang w:val="en-US"/>
        </w:rPr>
        <w:fldChar w:fldCharType="end"/>
      </w:r>
      <w:r w:rsidR="00F70C5E">
        <w:rPr>
          <w:lang w:val="en-US"/>
        </w:rPr>
        <w:t>.</w:t>
      </w:r>
      <w:bookmarkStart w:id="27" w:name="_Ref214526676"/>
    </w:p>
    <w:p w14:paraId="2A28AF9F" w14:textId="4D826CC7" w:rsidR="003E6733" w:rsidRPr="004F02F1" w:rsidRDefault="003E6733" w:rsidP="003E6733">
      <w:pPr>
        <w:spacing w:after="0" w:line="360" w:lineRule="auto"/>
        <w:jc w:val="both"/>
        <w:rPr>
          <w:lang w:val="en-US"/>
        </w:rPr>
      </w:pPr>
      <w:r>
        <w:rPr>
          <w:lang w:val="en-US"/>
        </w:rPr>
        <w:t>Results indicate that price changes for CAN are correlated to the lag of own price changes and mostly correlated to the lag of wheat price changes, but more around the central quantiles. Price changes for wheat are correlated to own lagged price changes only at the median, while correlation to lagged changes in CAN show more statistical significance. The pseudo R</w:t>
      </w:r>
      <w:r w:rsidRPr="00310ED3">
        <w:rPr>
          <w:vertAlign w:val="superscript"/>
          <w:lang w:val="en-US"/>
        </w:rPr>
        <w:t>2</w:t>
      </w:r>
      <w:r>
        <w:rPr>
          <w:vertAlign w:val="superscript"/>
          <w:lang w:val="en-US"/>
        </w:rPr>
        <w:t xml:space="preserve"> </w:t>
      </w:r>
      <w:r>
        <w:rPr>
          <w:lang w:val="en-US"/>
        </w:rPr>
        <w:t>calculated for the QVAR indicate a low goodness of fit for both CAN and wheat prices, showing that little variation in price changes are explained in the model. In general, effects vary across quantile showing stronger effects in the median regression, dissipating in the tails.</w:t>
      </w:r>
    </w:p>
    <w:p w14:paraId="77FA99F9" w14:textId="7928B806" w:rsidR="003E6733" w:rsidRDefault="003E6733">
      <w:pPr>
        <w:spacing w:after="160" w:line="259" w:lineRule="auto"/>
        <w:rPr>
          <w:i/>
          <w:iCs/>
          <w:lang w:val="en-US"/>
        </w:rPr>
      </w:pPr>
    </w:p>
    <w:p w14:paraId="1F65A9AA" w14:textId="77777777" w:rsidR="00AA14B3" w:rsidRDefault="00AA14B3">
      <w:pPr>
        <w:spacing w:after="160" w:line="259" w:lineRule="auto"/>
        <w:rPr>
          <w:i/>
          <w:iCs/>
          <w:lang w:val="en-US"/>
        </w:rPr>
      </w:pPr>
    </w:p>
    <w:p w14:paraId="6300204F" w14:textId="77777777" w:rsidR="00AF1F55" w:rsidRDefault="00AF1F55">
      <w:pPr>
        <w:spacing w:after="160" w:line="259" w:lineRule="auto"/>
        <w:rPr>
          <w:i/>
          <w:iCs/>
          <w:lang w:val="en-US"/>
        </w:rPr>
      </w:pPr>
    </w:p>
    <w:p w14:paraId="45C903D3" w14:textId="77777777" w:rsidR="00AA14B3" w:rsidRDefault="00AA14B3">
      <w:pPr>
        <w:spacing w:after="160" w:line="259" w:lineRule="auto"/>
        <w:rPr>
          <w:i/>
          <w:iCs/>
          <w:lang w:val="en-US"/>
        </w:rPr>
      </w:pPr>
    </w:p>
    <w:p w14:paraId="104CC938" w14:textId="0CDC1FF9" w:rsidR="00F470B9" w:rsidRPr="006E2A3F" w:rsidRDefault="00F470B9" w:rsidP="006E2A3F">
      <w:pPr>
        <w:spacing w:after="0" w:line="360" w:lineRule="auto"/>
        <w:rPr>
          <w:i/>
          <w:iCs/>
          <w:lang w:val="en-US"/>
        </w:rPr>
      </w:pPr>
      <w:r w:rsidRPr="00E65F7C">
        <w:rPr>
          <w:i/>
          <w:iCs/>
          <w:lang w:val="en-US"/>
        </w:rPr>
        <w:lastRenderedPageBreak/>
        <w:t xml:space="preserve">Table </w:t>
      </w:r>
      <w:r w:rsidRPr="00E65F7C">
        <w:rPr>
          <w:i/>
          <w:iCs/>
          <w:lang w:val="en-US"/>
        </w:rPr>
        <w:fldChar w:fldCharType="begin"/>
      </w:r>
      <w:r w:rsidRPr="00E65F7C">
        <w:rPr>
          <w:i/>
          <w:iCs/>
          <w:lang w:val="en-US"/>
        </w:rPr>
        <w:instrText xml:space="preserve"> SEQ Table \* ARABIC </w:instrText>
      </w:r>
      <w:r w:rsidRPr="00E65F7C">
        <w:rPr>
          <w:i/>
          <w:iCs/>
          <w:lang w:val="en-US"/>
        </w:rPr>
        <w:fldChar w:fldCharType="separate"/>
      </w:r>
      <w:r w:rsidR="00F7102A">
        <w:rPr>
          <w:i/>
          <w:iCs/>
          <w:noProof/>
          <w:lang w:val="en-US"/>
        </w:rPr>
        <w:t>4</w:t>
      </w:r>
      <w:r w:rsidRPr="00E65F7C">
        <w:rPr>
          <w:i/>
          <w:iCs/>
          <w:lang w:val="en-US"/>
        </w:rPr>
        <w:fldChar w:fldCharType="end"/>
      </w:r>
      <w:bookmarkEnd w:id="27"/>
      <w:r w:rsidR="006E2A3F" w:rsidRPr="00E65F7C">
        <w:rPr>
          <w:i/>
          <w:iCs/>
          <w:lang w:val="en-US"/>
        </w:rPr>
        <w:t>.</w:t>
      </w:r>
      <w:r w:rsidR="006E2A3F">
        <w:rPr>
          <w:b/>
          <w:bCs/>
          <w:lang w:val="en-US"/>
        </w:rPr>
        <w:t xml:space="preserve"> </w:t>
      </w:r>
      <w:r w:rsidR="00515777">
        <w:rPr>
          <w:i/>
          <w:iCs/>
          <w:lang w:val="en-US"/>
        </w:rPr>
        <w:t>VAR and QVAR estimates for Calcium Ammonium Nitrate price</w:t>
      </w:r>
    </w:p>
    <w:tbl>
      <w:tblPr>
        <w:tblStyle w:val="TableGrid"/>
        <w:tblW w:w="5000" w:type="pct"/>
        <w:tblLook w:val="04A0" w:firstRow="1" w:lastRow="0" w:firstColumn="1" w:lastColumn="0" w:noHBand="0" w:noVBand="1"/>
      </w:tblPr>
      <w:tblGrid>
        <w:gridCol w:w="1430"/>
        <w:gridCol w:w="1322"/>
        <w:gridCol w:w="1322"/>
        <w:gridCol w:w="1322"/>
        <w:gridCol w:w="1322"/>
        <w:gridCol w:w="1322"/>
        <w:gridCol w:w="1320"/>
      </w:tblGrid>
      <w:tr w:rsidR="00FB3A2E" w:rsidRPr="00FB3A2E" w14:paraId="7A1ED550" w14:textId="77777777" w:rsidTr="00BC584B">
        <w:tc>
          <w:tcPr>
            <w:tcW w:w="764" w:type="pct"/>
            <w:tcBorders>
              <w:top w:val="single" w:sz="4" w:space="0" w:color="auto"/>
            </w:tcBorders>
          </w:tcPr>
          <w:p w14:paraId="469131B7" w14:textId="6E72AA76" w:rsidR="00FB3A2E" w:rsidRPr="00FB3A2E" w:rsidRDefault="00FB3A2E" w:rsidP="00BC584B">
            <w:pPr>
              <w:rPr>
                <w:sz w:val="20"/>
                <w:lang w:val="en-US"/>
              </w:rPr>
            </w:pPr>
          </w:p>
        </w:tc>
        <w:tc>
          <w:tcPr>
            <w:tcW w:w="706" w:type="pct"/>
            <w:tcBorders>
              <w:top w:val="single" w:sz="4" w:space="0" w:color="auto"/>
            </w:tcBorders>
          </w:tcPr>
          <w:p w14:paraId="1CDA907D" w14:textId="6C63EB77" w:rsidR="00FB3A2E" w:rsidRPr="00FB3A2E" w:rsidRDefault="00FB3A2E" w:rsidP="00BC584B">
            <w:pPr>
              <w:rPr>
                <w:sz w:val="20"/>
                <w:lang w:val="en-US"/>
              </w:rPr>
            </w:pPr>
          </w:p>
        </w:tc>
        <w:tc>
          <w:tcPr>
            <w:tcW w:w="706" w:type="pct"/>
            <w:tcBorders>
              <w:top w:val="single" w:sz="4" w:space="0" w:color="auto"/>
            </w:tcBorders>
          </w:tcPr>
          <w:p w14:paraId="07E5C110" w14:textId="47947848" w:rsidR="00FB3A2E" w:rsidRPr="00FB3A2E" w:rsidRDefault="00FB3A2E" w:rsidP="00BC584B">
            <w:pPr>
              <w:rPr>
                <w:sz w:val="20"/>
                <w:lang w:val="en-US"/>
              </w:rPr>
            </w:pPr>
          </w:p>
        </w:tc>
        <w:tc>
          <w:tcPr>
            <w:tcW w:w="706" w:type="pct"/>
            <w:tcBorders>
              <w:top w:val="single" w:sz="4" w:space="0" w:color="auto"/>
            </w:tcBorders>
          </w:tcPr>
          <w:p w14:paraId="142C3864" w14:textId="3055D0B9" w:rsidR="00FB3A2E" w:rsidRPr="00FB3A2E" w:rsidRDefault="00000000" w:rsidP="00BC584B">
            <w:pPr>
              <w:rPr>
                <w:sz w:val="20"/>
                <w:lang w:val="en-US"/>
              </w:rPr>
            </w:pPr>
            <m:oMathPara>
              <m:oMath>
                <m:sSub>
                  <m:sSubPr>
                    <m:ctrlPr>
                      <w:rPr>
                        <w:rFonts w:ascii="Cambria Math" w:hAnsi="Cambria Math"/>
                        <w:i/>
                        <w:sz w:val="20"/>
                        <w:lang w:val="en-US"/>
                      </w:rPr>
                    </m:ctrlPr>
                  </m:sSubPr>
                  <m:e>
                    <m:r>
                      <w:rPr>
                        <w:rFonts w:ascii="Cambria Math" w:hAnsi="Cambria Math"/>
                        <w:sz w:val="20"/>
                        <w:lang w:val="en-US"/>
                      </w:rPr>
                      <m:t>p</m:t>
                    </m:r>
                  </m:e>
                  <m:sub>
                    <m:r>
                      <w:rPr>
                        <w:rFonts w:ascii="Cambria Math" w:hAnsi="Cambria Math"/>
                        <w:sz w:val="20"/>
                        <w:lang w:val="en-US"/>
                      </w:rPr>
                      <m:t>N</m:t>
                    </m:r>
                  </m:sub>
                </m:sSub>
              </m:oMath>
            </m:oMathPara>
          </w:p>
        </w:tc>
        <w:tc>
          <w:tcPr>
            <w:tcW w:w="706" w:type="pct"/>
            <w:tcBorders>
              <w:top w:val="single" w:sz="4" w:space="0" w:color="auto"/>
            </w:tcBorders>
          </w:tcPr>
          <w:p w14:paraId="7F7C02EE" w14:textId="577CDE2B" w:rsidR="00FB3A2E" w:rsidRPr="00FB3A2E" w:rsidRDefault="00FB3A2E" w:rsidP="00BC584B">
            <w:pPr>
              <w:rPr>
                <w:sz w:val="20"/>
                <w:lang w:val="en-US"/>
              </w:rPr>
            </w:pPr>
          </w:p>
        </w:tc>
        <w:tc>
          <w:tcPr>
            <w:tcW w:w="706" w:type="pct"/>
            <w:tcBorders>
              <w:top w:val="single" w:sz="4" w:space="0" w:color="auto"/>
            </w:tcBorders>
          </w:tcPr>
          <w:p w14:paraId="538963EA" w14:textId="7F2F1CE5" w:rsidR="00FB3A2E" w:rsidRPr="00FB3A2E" w:rsidRDefault="00FB3A2E" w:rsidP="00BC584B">
            <w:pPr>
              <w:rPr>
                <w:sz w:val="20"/>
                <w:lang w:val="en-US"/>
              </w:rPr>
            </w:pPr>
          </w:p>
        </w:tc>
        <w:tc>
          <w:tcPr>
            <w:tcW w:w="705" w:type="pct"/>
            <w:tcBorders>
              <w:top w:val="single" w:sz="4" w:space="0" w:color="auto"/>
            </w:tcBorders>
          </w:tcPr>
          <w:p w14:paraId="58CAE0CC" w14:textId="53264B99" w:rsidR="00FB3A2E" w:rsidRPr="00FB3A2E" w:rsidRDefault="00FB3A2E" w:rsidP="00BC584B">
            <w:pPr>
              <w:rPr>
                <w:sz w:val="20"/>
                <w:lang w:val="en-US"/>
              </w:rPr>
            </w:pPr>
          </w:p>
        </w:tc>
      </w:tr>
      <w:tr w:rsidR="00B537EC" w:rsidRPr="00FB3A2E" w14:paraId="297C01EA" w14:textId="77777777" w:rsidTr="00BC584B">
        <w:tc>
          <w:tcPr>
            <w:tcW w:w="764" w:type="pct"/>
          </w:tcPr>
          <w:p w14:paraId="094B0CD3" w14:textId="77777777" w:rsidR="00B537EC" w:rsidRPr="00FB3A2E" w:rsidRDefault="00B537EC" w:rsidP="00BC584B">
            <w:pPr>
              <w:spacing w:before="60" w:after="60"/>
              <w:rPr>
                <w:sz w:val="20"/>
                <w:lang w:val="en-US"/>
              </w:rPr>
            </w:pPr>
          </w:p>
        </w:tc>
        <w:tc>
          <w:tcPr>
            <w:tcW w:w="706" w:type="pct"/>
          </w:tcPr>
          <w:p w14:paraId="1F37A2AB" w14:textId="160CDF24" w:rsidR="00B537EC" w:rsidRPr="00FB3A2E" w:rsidRDefault="00B537EC" w:rsidP="00BC584B">
            <w:pPr>
              <w:spacing w:before="60" w:after="60"/>
              <w:rPr>
                <w:sz w:val="20"/>
                <w:lang w:val="en-US"/>
              </w:rPr>
            </w:pPr>
            <w:r w:rsidRPr="00FB3A2E">
              <w:rPr>
                <w:sz w:val="20"/>
                <w:lang w:val="en-US"/>
              </w:rPr>
              <w:t>VAR</w:t>
            </w:r>
          </w:p>
        </w:tc>
        <w:tc>
          <w:tcPr>
            <w:tcW w:w="706" w:type="pct"/>
            <w:tcBorders>
              <w:bottom w:val="single" w:sz="4" w:space="0" w:color="auto"/>
            </w:tcBorders>
          </w:tcPr>
          <w:p w14:paraId="34682D73" w14:textId="77777777" w:rsidR="00B537EC" w:rsidRPr="00FB3A2E" w:rsidRDefault="00B537EC" w:rsidP="00BC584B">
            <w:pPr>
              <w:spacing w:before="60" w:after="60"/>
              <w:rPr>
                <w:sz w:val="20"/>
                <w:lang w:val="en-US"/>
              </w:rPr>
            </w:pPr>
          </w:p>
        </w:tc>
        <w:tc>
          <w:tcPr>
            <w:tcW w:w="706" w:type="pct"/>
            <w:tcBorders>
              <w:bottom w:val="single" w:sz="4" w:space="0" w:color="auto"/>
            </w:tcBorders>
          </w:tcPr>
          <w:p w14:paraId="1BA45884" w14:textId="77777777" w:rsidR="00B537EC" w:rsidRPr="00FB3A2E" w:rsidRDefault="00B537EC" w:rsidP="00BC584B">
            <w:pPr>
              <w:spacing w:before="60" w:after="60"/>
              <w:rPr>
                <w:sz w:val="20"/>
                <w:lang w:val="en-US"/>
              </w:rPr>
            </w:pPr>
          </w:p>
        </w:tc>
        <w:tc>
          <w:tcPr>
            <w:tcW w:w="706" w:type="pct"/>
            <w:tcBorders>
              <w:bottom w:val="single" w:sz="4" w:space="0" w:color="auto"/>
            </w:tcBorders>
          </w:tcPr>
          <w:p w14:paraId="0AE47B3A" w14:textId="06D91F27" w:rsidR="00B537EC" w:rsidRDefault="00B537EC" w:rsidP="00BC584B">
            <w:pPr>
              <w:spacing w:before="60" w:after="60"/>
              <w:rPr>
                <w:sz w:val="20"/>
                <w:lang w:val="en-US"/>
              </w:rPr>
            </w:pPr>
            <w:r>
              <w:rPr>
                <w:sz w:val="20"/>
                <w:lang w:val="en-US"/>
              </w:rPr>
              <w:t>QVAR</w:t>
            </w:r>
          </w:p>
        </w:tc>
        <w:tc>
          <w:tcPr>
            <w:tcW w:w="706" w:type="pct"/>
            <w:tcBorders>
              <w:bottom w:val="single" w:sz="4" w:space="0" w:color="auto"/>
            </w:tcBorders>
          </w:tcPr>
          <w:p w14:paraId="7A58072E" w14:textId="77777777" w:rsidR="00B537EC" w:rsidRPr="00FB3A2E" w:rsidRDefault="00B537EC" w:rsidP="00BC584B">
            <w:pPr>
              <w:spacing w:before="60" w:after="60"/>
              <w:rPr>
                <w:sz w:val="20"/>
                <w:lang w:val="en-US"/>
              </w:rPr>
            </w:pPr>
          </w:p>
        </w:tc>
        <w:tc>
          <w:tcPr>
            <w:tcW w:w="705" w:type="pct"/>
            <w:tcBorders>
              <w:bottom w:val="single" w:sz="4" w:space="0" w:color="auto"/>
            </w:tcBorders>
          </w:tcPr>
          <w:p w14:paraId="1E1868DF" w14:textId="77777777" w:rsidR="00B537EC" w:rsidRPr="00FB3A2E" w:rsidRDefault="00B537EC" w:rsidP="00BC584B">
            <w:pPr>
              <w:spacing w:before="60" w:after="60"/>
              <w:rPr>
                <w:sz w:val="20"/>
                <w:lang w:val="en-US"/>
              </w:rPr>
            </w:pPr>
          </w:p>
        </w:tc>
      </w:tr>
      <w:tr w:rsidR="00B537EC" w:rsidRPr="00FB3A2E" w14:paraId="795B5E9B" w14:textId="77777777" w:rsidTr="00BC584B">
        <w:tc>
          <w:tcPr>
            <w:tcW w:w="764" w:type="pct"/>
            <w:tcBorders>
              <w:bottom w:val="single" w:sz="4" w:space="0" w:color="auto"/>
            </w:tcBorders>
          </w:tcPr>
          <w:p w14:paraId="37579672" w14:textId="63D8DD98" w:rsidR="00B537EC" w:rsidRPr="00FB3A2E" w:rsidRDefault="00D77BB7" w:rsidP="00BC584B">
            <w:pPr>
              <w:spacing w:before="60" w:after="60"/>
              <w:rPr>
                <w:sz w:val="20"/>
                <w:lang w:val="en-US"/>
              </w:rPr>
            </w:pPr>
            <w:r>
              <w:rPr>
                <w:sz w:val="20"/>
                <w:lang w:val="en-US"/>
              </w:rPr>
              <w:t>Quantiles</w:t>
            </w:r>
          </w:p>
        </w:tc>
        <w:tc>
          <w:tcPr>
            <w:tcW w:w="706" w:type="pct"/>
            <w:tcBorders>
              <w:bottom w:val="single" w:sz="4" w:space="0" w:color="auto"/>
            </w:tcBorders>
          </w:tcPr>
          <w:p w14:paraId="36337280" w14:textId="77777777" w:rsidR="00B537EC" w:rsidRPr="00FB3A2E" w:rsidRDefault="00B537EC" w:rsidP="00BC584B">
            <w:pPr>
              <w:spacing w:before="60" w:after="60"/>
              <w:rPr>
                <w:sz w:val="20"/>
                <w:lang w:val="en-US"/>
              </w:rPr>
            </w:pPr>
          </w:p>
        </w:tc>
        <w:tc>
          <w:tcPr>
            <w:tcW w:w="706" w:type="pct"/>
            <w:tcBorders>
              <w:top w:val="single" w:sz="4" w:space="0" w:color="auto"/>
              <w:bottom w:val="single" w:sz="4" w:space="0" w:color="auto"/>
            </w:tcBorders>
          </w:tcPr>
          <w:p w14:paraId="6EBC5F3B" w14:textId="6A9BBA27" w:rsidR="00B537EC" w:rsidRPr="00FB3A2E" w:rsidRDefault="00B537EC" w:rsidP="00BC584B">
            <w:pPr>
              <w:spacing w:before="60" w:after="60"/>
              <w:rPr>
                <w:sz w:val="20"/>
                <w:lang w:val="en-US"/>
              </w:rPr>
            </w:pPr>
            <w:r w:rsidRPr="00FB3A2E">
              <w:rPr>
                <w:sz w:val="20"/>
                <w:lang w:val="en-US"/>
              </w:rPr>
              <w:t>0.1</w:t>
            </w:r>
          </w:p>
        </w:tc>
        <w:tc>
          <w:tcPr>
            <w:tcW w:w="706" w:type="pct"/>
            <w:tcBorders>
              <w:top w:val="single" w:sz="4" w:space="0" w:color="auto"/>
              <w:bottom w:val="single" w:sz="4" w:space="0" w:color="auto"/>
            </w:tcBorders>
          </w:tcPr>
          <w:p w14:paraId="4B9E4641" w14:textId="73414F9E" w:rsidR="00B537EC" w:rsidRPr="00FB3A2E" w:rsidRDefault="00B537EC" w:rsidP="00BC584B">
            <w:pPr>
              <w:spacing w:before="60" w:after="60"/>
              <w:rPr>
                <w:sz w:val="20"/>
                <w:lang w:val="en-US"/>
              </w:rPr>
            </w:pPr>
            <w:r w:rsidRPr="00FB3A2E">
              <w:rPr>
                <w:sz w:val="20"/>
                <w:lang w:val="en-US"/>
              </w:rPr>
              <w:t>0.3</w:t>
            </w:r>
          </w:p>
        </w:tc>
        <w:tc>
          <w:tcPr>
            <w:tcW w:w="706" w:type="pct"/>
            <w:tcBorders>
              <w:top w:val="single" w:sz="4" w:space="0" w:color="auto"/>
              <w:bottom w:val="single" w:sz="4" w:space="0" w:color="auto"/>
            </w:tcBorders>
          </w:tcPr>
          <w:p w14:paraId="11FA1424" w14:textId="2B985E5B" w:rsidR="00B537EC" w:rsidRPr="00FB3A2E" w:rsidRDefault="00B537EC" w:rsidP="00BC584B">
            <w:pPr>
              <w:spacing w:before="60" w:after="60"/>
              <w:rPr>
                <w:sz w:val="20"/>
                <w:lang w:val="en-US"/>
              </w:rPr>
            </w:pPr>
            <w:r w:rsidRPr="00FB3A2E">
              <w:rPr>
                <w:sz w:val="20"/>
                <w:lang w:val="en-US"/>
              </w:rPr>
              <w:t>0.5</w:t>
            </w:r>
          </w:p>
        </w:tc>
        <w:tc>
          <w:tcPr>
            <w:tcW w:w="706" w:type="pct"/>
            <w:tcBorders>
              <w:top w:val="single" w:sz="4" w:space="0" w:color="auto"/>
              <w:bottom w:val="single" w:sz="4" w:space="0" w:color="auto"/>
            </w:tcBorders>
          </w:tcPr>
          <w:p w14:paraId="41E36B77" w14:textId="0F688993" w:rsidR="00B537EC" w:rsidRPr="00FB3A2E" w:rsidRDefault="00B537EC" w:rsidP="00BC584B">
            <w:pPr>
              <w:spacing w:before="60" w:after="60"/>
              <w:rPr>
                <w:sz w:val="20"/>
                <w:lang w:val="en-US"/>
              </w:rPr>
            </w:pPr>
            <w:r w:rsidRPr="00FB3A2E">
              <w:rPr>
                <w:sz w:val="20"/>
                <w:lang w:val="en-US"/>
              </w:rPr>
              <w:t>0.7</w:t>
            </w:r>
          </w:p>
        </w:tc>
        <w:tc>
          <w:tcPr>
            <w:tcW w:w="705" w:type="pct"/>
            <w:tcBorders>
              <w:top w:val="single" w:sz="4" w:space="0" w:color="auto"/>
              <w:bottom w:val="single" w:sz="4" w:space="0" w:color="auto"/>
            </w:tcBorders>
          </w:tcPr>
          <w:p w14:paraId="4C9E8B86" w14:textId="38728EF1" w:rsidR="00B537EC" w:rsidRPr="00FB3A2E" w:rsidRDefault="00B537EC" w:rsidP="00BC584B">
            <w:pPr>
              <w:spacing w:before="60" w:after="60"/>
              <w:rPr>
                <w:sz w:val="20"/>
                <w:lang w:val="en-US"/>
              </w:rPr>
            </w:pPr>
            <w:r w:rsidRPr="00FB3A2E">
              <w:rPr>
                <w:sz w:val="20"/>
                <w:lang w:val="en-US"/>
              </w:rPr>
              <w:t>0.9</w:t>
            </w:r>
          </w:p>
        </w:tc>
      </w:tr>
      <w:tr w:rsidR="00B537EC" w:rsidRPr="00FB3A2E" w14:paraId="3893F612" w14:textId="77777777" w:rsidTr="00F470B9">
        <w:tc>
          <w:tcPr>
            <w:tcW w:w="764" w:type="pct"/>
            <w:tcBorders>
              <w:top w:val="single" w:sz="4" w:space="0" w:color="auto"/>
            </w:tcBorders>
          </w:tcPr>
          <w:p w14:paraId="3643CA13" w14:textId="293D3A9B" w:rsidR="00B537EC" w:rsidRPr="00FB3A2E" w:rsidRDefault="00B537EC" w:rsidP="00B537EC">
            <w:pPr>
              <w:rPr>
                <w:sz w:val="20"/>
                <w:lang w:val="en-US"/>
              </w:rPr>
            </w:pPr>
            <w:r w:rsidRPr="00FB3A2E">
              <w:rPr>
                <w:sz w:val="20"/>
                <w:lang w:val="en-US"/>
              </w:rPr>
              <w:t>Intercept</w:t>
            </w:r>
          </w:p>
        </w:tc>
        <w:tc>
          <w:tcPr>
            <w:tcW w:w="706" w:type="pct"/>
            <w:tcBorders>
              <w:top w:val="single" w:sz="4" w:space="0" w:color="auto"/>
            </w:tcBorders>
          </w:tcPr>
          <w:p w14:paraId="2237281A" w14:textId="765A88E5" w:rsidR="00B537EC" w:rsidRPr="00FB3A2E" w:rsidRDefault="00B537EC" w:rsidP="00B537EC">
            <w:pPr>
              <w:rPr>
                <w:sz w:val="20"/>
                <w:lang w:val="en-US"/>
              </w:rPr>
            </w:pPr>
            <w:r w:rsidRPr="00FB3A2E">
              <w:rPr>
                <w:sz w:val="20"/>
                <w:lang w:val="en-US"/>
              </w:rPr>
              <w:t>-0.00</w:t>
            </w:r>
            <w:r w:rsidR="005E3A44">
              <w:rPr>
                <w:sz w:val="20"/>
                <w:lang w:val="en-US"/>
              </w:rPr>
              <w:t>0</w:t>
            </w:r>
          </w:p>
        </w:tc>
        <w:tc>
          <w:tcPr>
            <w:tcW w:w="706" w:type="pct"/>
            <w:tcBorders>
              <w:top w:val="single" w:sz="4" w:space="0" w:color="auto"/>
            </w:tcBorders>
          </w:tcPr>
          <w:p w14:paraId="390A347A" w14:textId="06E6AA48" w:rsidR="00B537EC" w:rsidRPr="00FB3A2E" w:rsidRDefault="00B537EC" w:rsidP="00B537EC">
            <w:pPr>
              <w:rPr>
                <w:sz w:val="20"/>
                <w:lang w:val="en-US"/>
              </w:rPr>
            </w:pPr>
            <w:r w:rsidRPr="00FB3A2E">
              <w:rPr>
                <w:sz w:val="20"/>
                <w:lang w:val="en-US"/>
              </w:rPr>
              <w:t>-0.0</w:t>
            </w:r>
            <w:r w:rsidR="005E3A44">
              <w:rPr>
                <w:sz w:val="20"/>
                <w:lang w:val="en-US"/>
              </w:rPr>
              <w:t>3</w:t>
            </w:r>
            <w:r w:rsidR="006023BC">
              <w:rPr>
                <w:sz w:val="20"/>
                <w:lang w:val="en-US"/>
              </w:rPr>
              <w:t>3</w:t>
            </w:r>
            <w:r w:rsidRPr="00FB3A2E">
              <w:rPr>
                <w:sz w:val="20"/>
                <w:lang w:val="en-US"/>
              </w:rPr>
              <w:t>***</w:t>
            </w:r>
          </w:p>
        </w:tc>
        <w:tc>
          <w:tcPr>
            <w:tcW w:w="706" w:type="pct"/>
            <w:tcBorders>
              <w:top w:val="single" w:sz="4" w:space="0" w:color="auto"/>
            </w:tcBorders>
          </w:tcPr>
          <w:p w14:paraId="578C0DA7" w14:textId="74D6AEBB" w:rsidR="00B537EC" w:rsidRPr="00FB3A2E" w:rsidRDefault="00B537EC" w:rsidP="00B537EC">
            <w:pPr>
              <w:rPr>
                <w:sz w:val="20"/>
                <w:lang w:val="en-US"/>
              </w:rPr>
            </w:pPr>
            <w:r w:rsidRPr="00FB3A2E">
              <w:rPr>
                <w:sz w:val="20"/>
                <w:lang w:val="en-US"/>
              </w:rPr>
              <w:t>-0.0</w:t>
            </w:r>
            <w:r w:rsidR="005E3A44">
              <w:rPr>
                <w:sz w:val="20"/>
                <w:lang w:val="en-US"/>
              </w:rPr>
              <w:t>09</w:t>
            </w:r>
            <w:r w:rsidRPr="00FB3A2E">
              <w:rPr>
                <w:sz w:val="20"/>
                <w:lang w:val="en-US"/>
              </w:rPr>
              <w:t>***</w:t>
            </w:r>
          </w:p>
        </w:tc>
        <w:tc>
          <w:tcPr>
            <w:tcW w:w="706" w:type="pct"/>
            <w:tcBorders>
              <w:top w:val="single" w:sz="4" w:space="0" w:color="auto"/>
            </w:tcBorders>
          </w:tcPr>
          <w:p w14:paraId="32F497A3" w14:textId="746976F9" w:rsidR="00B537EC" w:rsidRPr="00FB3A2E" w:rsidRDefault="00B537EC" w:rsidP="00B537EC">
            <w:pPr>
              <w:rPr>
                <w:sz w:val="20"/>
                <w:lang w:val="en-US"/>
              </w:rPr>
            </w:pPr>
            <w:r w:rsidRPr="00FB3A2E">
              <w:rPr>
                <w:sz w:val="20"/>
                <w:lang w:val="en-US"/>
              </w:rPr>
              <w:t>0.000</w:t>
            </w:r>
          </w:p>
        </w:tc>
        <w:tc>
          <w:tcPr>
            <w:tcW w:w="706" w:type="pct"/>
            <w:tcBorders>
              <w:top w:val="single" w:sz="4" w:space="0" w:color="auto"/>
            </w:tcBorders>
          </w:tcPr>
          <w:p w14:paraId="6C6A0521" w14:textId="7B1A4C34" w:rsidR="00B537EC" w:rsidRPr="00FB3A2E" w:rsidRDefault="00B537EC" w:rsidP="00B537EC">
            <w:pPr>
              <w:rPr>
                <w:sz w:val="20"/>
                <w:lang w:val="en-US"/>
              </w:rPr>
            </w:pPr>
            <w:r w:rsidRPr="00FB3A2E">
              <w:rPr>
                <w:sz w:val="20"/>
                <w:lang w:val="en-US"/>
              </w:rPr>
              <w:t>0.0</w:t>
            </w:r>
            <w:r w:rsidR="005E3A44">
              <w:rPr>
                <w:sz w:val="20"/>
                <w:lang w:val="en-US"/>
              </w:rPr>
              <w:t>09</w:t>
            </w:r>
            <w:r w:rsidRPr="00FB3A2E">
              <w:rPr>
                <w:sz w:val="20"/>
                <w:lang w:val="en-US"/>
              </w:rPr>
              <w:t>***</w:t>
            </w:r>
          </w:p>
        </w:tc>
        <w:tc>
          <w:tcPr>
            <w:tcW w:w="705" w:type="pct"/>
            <w:tcBorders>
              <w:top w:val="single" w:sz="4" w:space="0" w:color="auto"/>
            </w:tcBorders>
          </w:tcPr>
          <w:p w14:paraId="3A53B6AE" w14:textId="30460400" w:rsidR="00B537EC" w:rsidRPr="00FB3A2E" w:rsidRDefault="00B537EC" w:rsidP="00B537EC">
            <w:pPr>
              <w:rPr>
                <w:sz w:val="20"/>
                <w:lang w:val="en-US"/>
              </w:rPr>
            </w:pPr>
            <w:r w:rsidRPr="00FB3A2E">
              <w:rPr>
                <w:sz w:val="20"/>
                <w:lang w:val="en-US"/>
              </w:rPr>
              <w:t>0.0</w:t>
            </w:r>
            <w:r w:rsidR="005E3A44">
              <w:rPr>
                <w:sz w:val="20"/>
                <w:lang w:val="en-US"/>
              </w:rPr>
              <w:t>3</w:t>
            </w:r>
            <w:r w:rsidR="00130F8E">
              <w:rPr>
                <w:sz w:val="20"/>
                <w:lang w:val="en-US"/>
              </w:rPr>
              <w:t>0</w:t>
            </w:r>
            <w:r w:rsidRPr="00FB3A2E">
              <w:rPr>
                <w:sz w:val="20"/>
                <w:lang w:val="en-US"/>
              </w:rPr>
              <w:t>***</w:t>
            </w:r>
          </w:p>
        </w:tc>
      </w:tr>
      <w:tr w:rsidR="00B537EC" w:rsidRPr="00FB3A2E" w14:paraId="1267D074" w14:textId="77777777" w:rsidTr="00F470B9">
        <w:tc>
          <w:tcPr>
            <w:tcW w:w="764" w:type="pct"/>
          </w:tcPr>
          <w:p w14:paraId="70E901B1" w14:textId="2CFE27DF" w:rsidR="00B537EC" w:rsidRPr="00FB3A2E" w:rsidRDefault="00B537EC" w:rsidP="00B537EC">
            <w:pPr>
              <w:rPr>
                <w:sz w:val="20"/>
                <w:lang w:val="en-US"/>
              </w:rPr>
            </w:pPr>
          </w:p>
        </w:tc>
        <w:tc>
          <w:tcPr>
            <w:tcW w:w="706" w:type="pct"/>
          </w:tcPr>
          <w:p w14:paraId="41D7FFFE" w14:textId="2BAE569D" w:rsidR="00B537EC" w:rsidRPr="00FB3A2E" w:rsidRDefault="00B537EC" w:rsidP="00B537EC">
            <w:pPr>
              <w:rPr>
                <w:sz w:val="20"/>
                <w:lang w:val="en-US"/>
              </w:rPr>
            </w:pPr>
            <w:r w:rsidRPr="00FB3A2E">
              <w:rPr>
                <w:sz w:val="20"/>
                <w:lang w:val="en-US"/>
              </w:rPr>
              <w:t>(0.0</w:t>
            </w:r>
            <w:r w:rsidR="005E3A44">
              <w:rPr>
                <w:sz w:val="20"/>
                <w:lang w:val="en-US"/>
              </w:rPr>
              <w:t>02</w:t>
            </w:r>
            <w:r w:rsidRPr="00FB3A2E">
              <w:rPr>
                <w:sz w:val="20"/>
                <w:lang w:val="en-US"/>
              </w:rPr>
              <w:t>)</w:t>
            </w:r>
          </w:p>
        </w:tc>
        <w:tc>
          <w:tcPr>
            <w:tcW w:w="706" w:type="pct"/>
          </w:tcPr>
          <w:p w14:paraId="16848E3D" w14:textId="10D5675E" w:rsidR="00B537EC" w:rsidRPr="00FB3A2E" w:rsidRDefault="00B537EC" w:rsidP="00B537EC">
            <w:pPr>
              <w:rPr>
                <w:sz w:val="20"/>
                <w:lang w:val="en-US"/>
              </w:rPr>
            </w:pPr>
            <w:r w:rsidRPr="00FB3A2E">
              <w:rPr>
                <w:sz w:val="20"/>
                <w:lang w:val="en-US"/>
              </w:rPr>
              <w:t>(0.0</w:t>
            </w:r>
            <w:r w:rsidR="005E3A44">
              <w:rPr>
                <w:sz w:val="20"/>
                <w:lang w:val="en-US"/>
              </w:rPr>
              <w:t>04</w:t>
            </w:r>
            <w:r w:rsidRPr="00FB3A2E">
              <w:rPr>
                <w:sz w:val="20"/>
                <w:lang w:val="en-US"/>
              </w:rPr>
              <w:t>)</w:t>
            </w:r>
          </w:p>
        </w:tc>
        <w:tc>
          <w:tcPr>
            <w:tcW w:w="706" w:type="pct"/>
          </w:tcPr>
          <w:p w14:paraId="76518144" w14:textId="0CD4A928" w:rsidR="00B537EC" w:rsidRPr="00FB3A2E" w:rsidRDefault="00B537EC" w:rsidP="00B537EC">
            <w:pPr>
              <w:rPr>
                <w:sz w:val="20"/>
                <w:lang w:val="en-US"/>
              </w:rPr>
            </w:pPr>
            <w:r w:rsidRPr="00FB3A2E">
              <w:rPr>
                <w:sz w:val="20"/>
                <w:lang w:val="en-US"/>
              </w:rPr>
              <w:t>(0.00</w:t>
            </w:r>
            <w:r w:rsidR="005E3A44">
              <w:rPr>
                <w:sz w:val="20"/>
                <w:lang w:val="en-US"/>
              </w:rPr>
              <w:t>2</w:t>
            </w:r>
            <w:r w:rsidRPr="00FB3A2E">
              <w:rPr>
                <w:sz w:val="20"/>
                <w:lang w:val="en-US"/>
              </w:rPr>
              <w:t>)</w:t>
            </w:r>
          </w:p>
        </w:tc>
        <w:tc>
          <w:tcPr>
            <w:tcW w:w="706" w:type="pct"/>
          </w:tcPr>
          <w:p w14:paraId="2FD8F601" w14:textId="3886BA53" w:rsidR="00B537EC" w:rsidRPr="00FB3A2E" w:rsidRDefault="00B537EC" w:rsidP="00B537EC">
            <w:pPr>
              <w:rPr>
                <w:sz w:val="20"/>
                <w:lang w:val="en-US"/>
              </w:rPr>
            </w:pPr>
            <w:r w:rsidRPr="00FB3A2E">
              <w:rPr>
                <w:sz w:val="20"/>
                <w:lang w:val="en-US"/>
              </w:rPr>
              <w:t>(0.00</w:t>
            </w:r>
            <w:r w:rsidR="005E3A44">
              <w:rPr>
                <w:sz w:val="20"/>
                <w:lang w:val="en-US"/>
              </w:rPr>
              <w:t>1</w:t>
            </w:r>
            <w:r w:rsidRPr="00FB3A2E">
              <w:rPr>
                <w:sz w:val="20"/>
                <w:lang w:val="en-US"/>
              </w:rPr>
              <w:t>)</w:t>
            </w:r>
          </w:p>
        </w:tc>
        <w:tc>
          <w:tcPr>
            <w:tcW w:w="706" w:type="pct"/>
          </w:tcPr>
          <w:p w14:paraId="31625836" w14:textId="2936C707" w:rsidR="00B537EC" w:rsidRPr="00FB3A2E" w:rsidRDefault="00B537EC" w:rsidP="00B537EC">
            <w:pPr>
              <w:rPr>
                <w:sz w:val="20"/>
                <w:lang w:val="en-US"/>
              </w:rPr>
            </w:pPr>
            <w:r w:rsidRPr="00FB3A2E">
              <w:rPr>
                <w:sz w:val="20"/>
                <w:lang w:val="en-US"/>
              </w:rPr>
              <w:t>(0.00</w:t>
            </w:r>
            <w:r w:rsidR="00130F8E">
              <w:rPr>
                <w:sz w:val="20"/>
                <w:lang w:val="en-US"/>
              </w:rPr>
              <w:t>2</w:t>
            </w:r>
            <w:r w:rsidRPr="00FB3A2E">
              <w:rPr>
                <w:sz w:val="20"/>
                <w:lang w:val="en-US"/>
              </w:rPr>
              <w:t>)</w:t>
            </w:r>
          </w:p>
        </w:tc>
        <w:tc>
          <w:tcPr>
            <w:tcW w:w="705" w:type="pct"/>
          </w:tcPr>
          <w:p w14:paraId="24DECCE9" w14:textId="3AE6C29C" w:rsidR="00B537EC" w:rsidRPr="00FB3A2E" w:rsidRDefault="00B537EC" w:rsidP="00B537EC">
            <w:pPr>
              <w:rPr>
                <w:sz w:val="20"/>
                <w:lang w:val="en-US"/>
              </w:rPr>
            </w:pPr>
            <w:r w:rsidRPr="00FB3A2E">
              <w:rPr>
                <w:sz w:val="20"/>
                <w:lang w:val="en-US"/>
              </w:rPr>
              <w:t>(0.0</w:t>
            </w:r>
            <w:r w:rsidR="0002473A">
              <w:rPr>
                <w:sz w:val="20"/>
                <w:lang w:val="en-US"/>
              </w:rPr>
              <w:t>0</w:t>
            </w:r>
            <w:r w:rsidR="00130F8E">
              <w:rPr>
                <w:sz w:val="20"/>
                <w:lang w:val="en-US"/>
              </w:rPr>
              <w:t>5</w:t>
            </w:r>
            <w:r w:rsidRPr="00FB3A2E">
              <w:rPr>
                <w:sz w:val="20"/>
                <w:lang w:val="en-US"/>
              </w:rPr>
              <w:t>)</w:t>
            </w:r>
          </w:p>
        </w:tc>
      </w:tr>
      <w:tr w:rsidR="00B537EC" w:rsidRPr="00FB3A2E" w14:paraId="62B4572D" w14:textId="77777777" w:rsidTr="00F470B9">
        <w:tc>
          <w:tcPr>
            <w:tcW w:w="764" w:type="pct"/>
          </w:tcPr>
          <w:p w14:paraId="33C6D5A2" w14:textId="4FBAD812" w:rsidR="00B537EC" w:rsidRPr="001C6267" w:rsidRDefault="00000000" w:rsidP="00B537EC">
            <w:pPr>
              <w:rPr>
                <w:sz w:val="20"/>
                <w:lang w:val="en-US"/>
              </w:rPr>
            </w:pPr>
            <m:oMathPara>
              <m:oMathParaPr>
                <m:jc m:val="left"/>
              </m:oMathParaPr>
              <m:oMath>
                <m:sSub>
                  <m:sSubPr>
                    <m:ctrlPr>
                      <w:rPr>
                        <w:rFonts w:ascii="Cambria Math" w:hAnsi="Cambria Math"/>
                        <w:i/>
                        <w:sz w:val="20"/>
                        <w:lang w:val="en-US"/>
                      </w:rPr>
                    </m:ctrlPr>
                  </m:sSubPr>
                  <m:e>
                    <m:r>
                      <w:rPr>
                        <w:rFonts w:ascii="Cambria Math" w:hAnsi="Cambria Math"/>
                        <w:sz w:val="20"/>
                        <w:lang w:val="en-US"/>
                      </w:rPr>
                      <m:t>p</m:t>
                    </m:r>
                  </m:e>
                  <m:sub>
                    <m:r>
                      <w:rPr>
                        <w:rFonts w:ascii="Cambria Math" w:hAnsi="Cambria Math"/>
                        <w:sz w:val="20"/>
                        <w:lang w:val="en-US"/>
                      </w:rPr>
                      <m:t>N,t-1</m:t>
                    </m:r>
                  </m:sub>
                </m:sSub>
              </m:oMath>
            </m:oMathPara>
          </w:p>
        </w:tc>
        <w:tc>
          <w:tcPr>
            <w:tcW w:w="706" w:type="pct"/>
          </w:tcPr>
          <w:p w14:paraId="55806EF7" w14:textId="277C98EB" w:rsidR="00B537EC" w:rsidRPr="00FB3A2E" w:rsidRDefault="00B537EC" w:rsidP="00B537EC">
            <w:pPr>
              <w:rPr>
                <w:sz w:val="20"/>
                <w:lang w:val="en-US"/>
              </w:rPr>
            </w:pPr>
            <w:r w:rsidRPr="00FB3A2E">
              <w:rPr>
                <w:sz w:val="20"/>
                <w:lang w:val="en-US"/>
              </w:rPr>
              <w:t>0.</w:t>
            </w:r>
            <w:r w:rsidR="00130F8E">
              <w:rPr>
                <w:sz w:val="20"/>
                <w:lang w:val="en-US"/>
              </w:rPr>
              <w:t>220</w:t>
            </w:r>
            <w:r w:rsidRPr="00FB3A2E">
              <w:rPr>
                <w:sz w:val="20"/>
                <w:lang w:val="en-US"/>
              </w:rPr>
              <w:t>***</w:t>
            </w:r>
          </w:p>
        </w:tc>
        <w:tc>
          <w:tcPr>
            <w:tcW w:w="706" w:type="pct"/>
          </w:tcPr>
          <w:p w14:paraId="3B2DE9E6" w14:textId="49F4737F" w:rsidR="00B537EC" w:rsidRPr="00FB3A2E" w:rsidRDefault="00B537EC" w:rsidP="00B537EC">
            <w:pPr>
              <w:rPr>
                <w:sz w:val="20"/>
                <w:lang w:val="en-US"/>
              </w:rPr>
            </w:pPr>
            <w:r w:rsidRPr="00FB3A2E">
              <w:rPr>
                <w:sz w:val="20"/>
                <w:lang w:val="en-US"/>
              </w:rPr>
              <w:t>0.</w:t>
            </w:r>
            <w:r w:rsidR="004E7B15">
              <w:rPr>
                <w:sz w:val="20"/>
                <w:lang w:val="en-US"/>
              </w:rPr>
              <w:t>391</w:t>
            </w:r>
            <w:r w:rsidRPr="00FB3A2E">
              <w:rPr>
                <w:sz w:val="20"/>
                <w:lang w:val="en-US"/>
              </w:rPr>
              <w:t>***</w:t>
            </w:r>
          </w:p>
        </w:tc>
        <w:tc>
          <w:tcPr>
            <w:tcW w:w="706" w:type="pct"/>
          </w:tcPr>
          <w:p w14:paraId="6B72F32B" w14:textId="03C850EA" w:rsidR="00B537EC" w:rsidRPr="00FB3A2E" w:rsidRDefault="00B537EC" w:rsidP="00B537EC">
            <w:pPr>
              <w:rPr>
                <w:sz w:val="20"/>
                <w:lang w:val="en-US"/>
              </w:rPr>
            </w:pPr>
            <w:r w:rsidRPr="00FB3A2E">
              <w:rPr>
                <w:sz w:val="20"/>
                <w:lang w:val="en-US"/>
              </w:rPr>
              <w:t>0.3</w:t>
            </w:r>
            <w:r w:rsidR="004E7B15">
              <w:rPr>
                <w:sz w:val="20"/>
                <w:lang w:val="en-US"/>
              </w:rPr>
              <w:t>09</w:t>
            </w:r>
            <w:r w:rsidRPr="00FB3A2E">
              <w:rPr>
                <w:sz w:val="20"/>
                <w:lang w:val="en-US"/>
              </w:rPr>
              <w:t>***</w:t>
            </w:r>
          </w:p>
        </w:tc>
        <w:tc>
          <w:tcPr>
            <w:tcW w:w="706" w:type="pct"/>
          </w:tcPr>
          <w:p w14:paraId="33E7B7ED" w14:textId="141A815A" w:rsidR="00B537EC" w:rsidRPr="00FB3A2E" w:rsidRDefault="00B537EC" w:rsidP="00B537EC">
            <w:pPr>
              <w:rPr>
                <w:sz w:val="20"/>
                <w:lang w:val="en-US"/>
              </w:rPr>
            </w:pPr>
            <w:r w:rsidRPr="00FB3A2E">
              <w:rPr>
                <w:sz w:val="20"/>
                <w:lang w:val="en-US"/>
              </w:rPr>
              <w:t>0.</w:t>
            </w:r>
            <w:r w:rsidR="004E7B15">
              <w:rPr>
                <w:sz w:val="20"/>
                <w:lang w:val="en-US"/>
              </w:rPr>
              <w:t>252</w:t>
            </w:r>
            <w:r w:rsidRPr="00FB3A2E">
              <w:rPr>
                <w:sz w:val="20"/>
                <w:lang w:val="en-US"/>
              </w:rPr>
              <w:t>***</w:t>
            </w:r>
          </w:p>
        </w:tc>
        <w:tc>
          <w:tcPr>
            <w:tcW w:w="706" w:type="pct"/>
          </w:tcPr>
          <w:p w14:paraId="5B87C9F3" w14:textId="3955E5DF" w:rsidR="00B537EC" w:rsidRPr="00FB3A2E" w:rsidRDefault="00B537EC" w:rsidP="00B537EC">
            <w:pPr>
              <w:rPr>
                <w:sz w:val="20"/>
                <w:lang w:val="en-US"/>
              </w:rPr>
            </w:pPr>
            <w:r w:rsidRPr="00FB3A2E">
              <w:rPr>
                <w:sz w:val="20"/>
                <w:lang w:val="en-US"/>
              </w:rPr>
              <w:t>0.</w:t>
            </w:r>
            <w:r w:rsidR="00D43B93">
              <w:rPr>
                <w:sz w:val="20"/>
                <w:lang w:val="en-US"/>
              </w:rPr>
              <w:t>2</w:t>
            </w:r>
            <w:r w:rsidR="00735DC2">
              <w:rPr>
                <w:sz w:val="20"/>
                <w:lang w:val="en-US"/>
              </w:rPr>
              <w:t>43</w:t>
            </w:r>
            <w:r w:rsidRPr="00FB3A2E">
              <w:rPr>
                <w:sz w:val="20"/>
                <w:lang w:val="en-US"/>
              </w:rPr>
              <w:t>***</w:t>
            </w:r>
          </w:p>
        </w:tc>
        <w:tc>
          <w:tcPr>
            <w:tcW w:w="705" w:type="pct"/>
          </w:tcPr>
          <w:p w14:paraId="035B5ABB" w14:textId="7D50C624" w:rsidR="00B537EC" w:rsidRPr="00FB3A2E" w:rsidRDefault="00B537EC" w:rsidP="00B537EC">
            <w:pPr>
              <w:rPr>
                <w:sz w:val="20"/>
                <w:lang w:val="en-US"/>
              </w:rPr>
            </w:pPr>
            <w:r w:rsidRPr="00FB3A2E">
              <w:rPr>
                <w:sz w:val="20"/>
                <w:lang w:val="en-US"/>
              </w:rPr>
              <w:t>0.2</w:t>
            </w:r>
            <w:r w:rsidR="00735DC2">
              <w:rPr>
                <w:sz w:val="20"/>
                <w:lang w:val="en-US"/>
              </w:rPr>
              <w:t>0</w:t>
            </w:r>
            <w:r w:rsidR="00D43B93">
              <w:rPr>
                <w:sz w:val="20"/>
                <w:lang w:val="en-US"/>
              </w:rPr>
              <w:t>1</w:t>
            </w:r>
            <w:r w:rsidRPr="00FB3A2E">
              <w:rPr>
                <w:sz w:val="20"/>
                <w:lang w:val="en-US"/>
              </w:rPr>
              <w:t>**</w:t>
            </w:r>
          </w:p>
        </w:tc>
      </w:tr>
      <w:tr w:rsidR="00B537EC" w:rsidRPr="00FB3A2E" w14:paraId="0DF1B00F" w14:textId="77777777" w:rsidTr="00F470B9">
        <w:tc>
          <w:tcPr>
            <w:tcW w:w="764" w:type="pct"/>
          </w:tcPr>
          <w:p w14:paraId="6ADCB8D5" w14:textId="2D4C6E81" w:rsidR="00B537EC" w:rsidRPr="00FB3A2E" w:rsidRDefault="00B537EC" w:rsidP="00B537EC">
            <w:pPr>
              <w:rPr>
                <w:sz w:val="20"/>
                <w:lang w:val="en-US"/>
              </w:rPr>
            </w:pPr>
          </w:p>
        </w:tc>
        <w:tc>
          <w:tcPr>
            <w:tcW w:w="706" w:type="pct"/>
          </w:tcPr>
          <w:p w14:paraId="48D418F1" w14:textId="223ACCA4" w:rsidR="00B537EC" w:rsidRPr="00FB3A2E" w:rsidRDefault="00B537EC" w:rsidP="00B537EC">
            <w:pPr>
              <w:rPr>
                <w:sz w:val="20"/>
                <w:lang w:val="en-US"/>
              </w:rPr>
            </w:pPr>
            <w:r w:rsidRPr="00FB3A2E">
              <w:rPr>
                <w:sz w:val="20"/>
                <w:lang w:val="en-US"/>
              </w:rPr>
              <w:t>(0.04</w:t>
            </w:r>
            <w:r w:rsidR="004E7B15">
              <w:rPr>
                <w:sz w:val="20"/>
                <w:lang w:val="en-US"/>
              </w:rPr>
              <w:t>8</w:t>
            </w:r>
            <w:r w:rsidRPr="00FB3A2E">
              <w:rPr>
                <w:sz w:val="20"/>
                <w:lang w:val="en-US"/>
              </w:rPr>
              <w:t>)</w:t>
            </w:r>
          </w:p>
        </w:tc>
        <w:tc>
          <w:tcPr>
            <w:tcW w:w="706" w:type="pct"/>
          </w:tcPr>
          <w:p w14:paraId="0BCDB038" w14:textId="465D0AB2" w:rsidR="00B537EC" w:rsidRPr="00FB3A2E" w:rsidRDefault="00B537EC" w:rsidP="00B537EC">
            <w:pPr>
              <w:rPr>
                <w:sz w:val="20"/>
                <w:lang w:val="en-US"/>
              </w:rPr>
            </w:pPr>
            <w:r w:rsidRPr="00FB3A2E">
              <w:rPr>
                <w:sz w:val="20"/>
                <w:lang w:val="en-US"/>
              </w:rPr>
              <w:t>(0.0</w:t>
            </w:r>
            <w:r w:rsidR="004E7B15">
              <w:rPr>
                <w:sz w:val="20"/>
                <w:lang w:val="en-US"/>
              </w:rPr>
              <w:t>29</w:t>
            </w:r>
            <w:r w:rsidRPr="00FB3A2E">
              <w:rPr>
                <w:sz w:val="20"/>
                <w:lang w:val="en-US"/>
              </w:rPr>
              <w:t>)</w:t>
            </w:r>
          </w:p>
        </w:tc>
        <w:tc>
          <w:tcPr>
            <w:tcW w:w="706" w:type="pct"/>
          </w:tcPr>
          <w:p w14:paraId="6CEDFF93" w14:textId="7B10D2D1" w:rsidR="00B537EC" w:rsidRPr="00FB3A2E" w:rsidRDefault="00B537EC" w:rsidP="00B537EC">
            <w:pPr>
              <w:rPr>
                <w:sz w:val="20"/>
                <w:lang w:val="en-US"/>
              </w:rPr>
            </w:pPr>
            <w:r w:rsidRPr="00FB3A2E">
              <w:rPr>
                <w:sz w:val="20"/>
                <w:lang w:val="en-US"/>
              </w:rPr>
              <w:t>(0.0</w:t>
            </w:r>
            <w:r w:rsidR="004E7B15">
              <w:rPr>
                <w:sz w:val="20"/>
                <w:lang w:val="en-US"/>
              </w:rPr>
              <w:t>3</w:t>
            </w:r>
            <w:r w:rsidR="0029114D">
              <w:rPr>
                <w:sz w:val="20"/>
                <w:lang w:val="en-US"/>
              </w:rPr>
              <w:t>8</w:t>
            </w:r>
            <w:r w:rsidRPr="00FB3A2E">
              <w:rPr>
                <w:sz w:val="20"/>
                <w:lang w:val="en-US"/>
              </w:rPr>
              <w:t>)</w:t>
            </w:r>
          </w:p>
        </w:tc>
        <w:tc>
          <w:tcPr>
            <w:tcW w:w="706" w:type="pct"/>
          </w:tcPr>
          <w:p w14:paraId="0172A331" w14:textId="595A9A91" w:rsidR="00B537EC" w:rsidRPr="00FB3A2E" w:rsidRDefault="00B537EC" w:rsidP="00B537EC">
            <w:pPr>
              <w:rPr>
                <w:sz w:val="20"/>
                <w:lang w:val="en-US"/>
              </w:rPr>
            </w:pPr>
            <w:r w:rsidRPr="00FB3A2E">
              <w:rPr>
                <w:sz w:val="20"/>
                <w:lang w:val="en-US"/>
              </w:rPr>
              <w:t>(0.0</w:t>
            </w:r>
            <w:r w:rsidR="00735DC2">
              <w:rPr>
                <w:sz w:val="20"/>
                <w:lang w:val="en-US"/>
              </w:rPr>
              <w:t>33</w:t>
            </w:r>
            <w:r w:rsidRPr="00FB3A2E">
              <w:rPr>
                <w:sz w:val="20"/>
                <w:lang w:val="en-US"/>
              </w:rPr>
              <w:t>)</w:t>
            </w:r>
          </w:p>
        </w:tc>
        <w:tc>
          <w:tcPr>
            <w:tcW w:w="706" w:type="pct"/>
          </w:tcPr>
          <w:p w14:paraId="25EB3AC9" w14:textId="61C75729" w:rsidR="00B537EC" w:rsidRPr="00FB3A2E" w:rsidRDefault="00B537EC" w:rsidP="00B537EC">
            <w:pPr>
              <w:rPr>
                <w:sz w:val="20"/>
                <w:lang w:val="en-US"/>
              </w:rPr>
            </w:pPr>
            <w:r w:rsidRPr="00FB3A2E">
              <w:rPr>
                <w:sz w:val="20"/>
                <w:lang w:val="en-US"/>
              </w:rPr>
              <w:t>(0.0</w:t>
            </w:r>
            <w:r w:rsidR="0029114D">
              <w:rPr>
                <w:sz w:val="20"/>
                <w:lang w:val="en-US"/>
              </w:rPr>
              <w:t>5</w:t>
            </w:r>
            <w:r w:rsidR="00735DC2">
              <w:rPr>
                <w:sz w:val="20"/>
                <w:lang w:val="en-US"/>
              </w:rPr>
              <w:t>6</w:t>
            </w:r>
            <w:r w:rsidRPr="00FB3A2E">
              <w:rPr>
                <w:sz w:val="20"/>
                <w:lang w:val="en-US"/>
              </w:rPr>
              <w:t>)</w:t>
            </w:r>
          </w:p>
        </w:tc>
        <w:tc>
          <w:tcPr>
            <w:tcW w:w="705" w:type="pct"/>
          </w:tcPr>
          <w:p w14:paraId="4C3AFC66" w14:textId="4501AA78" w:rsidR="00B537EC" w:rsidRPr="00FB3A2E" w:rsidRDefault="00B537EC" w:rsidP="00B537EC">
            <w:pPr>
              <w:rPr>
                <w:sz w:val="20"/>
                <w:lang w:val="en-US"/>
              </w:rPr>
            </w:pPr>
            <w:r w:rsidRPr="00FB3A2E">
              <w:rPr>
                <w:sz w:val="20"/>
                <w:lang w:val="en-US"/>
              </w:rPr>
              <w:t>(0.</w:t>
            </w:r>
            <w:r w:rsidR="00735DC2">
              <w:rPr>
                <w:sz w:val="20"/>
                <w:lang w:val="en-US"/>
              </w:rPr>
              <w:t>102</w:t>
            </w:r>
            <w:r w:rsidRPr="00FB3A2E">
              <w:rPr>
                <w:sz w:val="20"/>
                <w:lang w:val="en-US"/>
              </w:rPr>
              <w:t>)</w:t>
            </w:r>
          </w:p>
        </w:tc>
      </w:tr>
      <w:tr w:rsidR="00B537EC" w:rsidRPr="00FB3A2E" w14:paraId="02AF7281" w14:textId="77777777" w:rsidTr="00F470B9">
        <w:tc>
          <w:tcPr>
            <w:tcW w:w="764" w:type="pct"/>
          </w:tcPr>
          <w:p w14:paraId="59D5C8EA" w14:textId="7A96E0A8" w:rsidR="00B537EC" w:rsidRPr="001C6267" w:rsidRDefault="00000000" w:rsidP="00B537EC">
            <w:pPr>
              <w:rPr>
                <w:sz w:val="20"/>
                <w:lang w:val="en-US"/>
              </w:rPr>
            </w:pPr>
            <m:oMathPara>
              <m:oMathParaPr>
                <m:jc m:val="left"/>
              </m:oMathParaPr>
              <m:oMath>
                <m:sSub>
                  <m:sSubPr>
                    <m:ctrlPr>
                      <w:rPr>
                        <w:rFonts w:ascii="Cambria Math" w:hAnsi="Cambria Math"/>
                        <w:i/>
                        <w:sz w:val="20"/>
                        <w:lang w:val="en-US"/>
                      </w:rPr>
                    </m:ctrlPr>
                  </m:sSubPr>
                  <m:e>
                    <m:r>
                      <w:rPr>
                        <w:rFonts w:ascii="Cambria Math" w:hAnsi="Cambria Math"/>
                        <w:sz w:val="20"/>
                        <w:lang w:val="en-US"/>
                      </w:rPr>
                      <m:t>p</m:t>
                    </m:r>
                  </m:e>
                  <m:sub>
                    <m:r>
                      <w:rPr>
                        <w:rFonts w:ascii="Cambria Math" w:hAnsi="Cambria Math"/>
                        <w:sz w:val="20"/>
                        <w:lang w:val="en-US"/>
                      </w:rPr>
                      <m:t>w,t-1</m:t>
                    </m:r>
                  </m:sub>
                </m:sSub>
              </m:oMath>
            </m:oMathPara>
          </w:p>
        </w:tc>
        <w:tc>
          <w:tcPr>
            <w:tcW w:w="706" w:type="pct"/>
          </w:tcPr>
          <w:p w14:paraId="2F856CFA" w14:textId="6E5A8AE5" w:rsidR="00B537EC" w:rsidRPr="00FB3A2E" w:rsidRDefault="00B537EC" w:rsidP="00B537EC">
            <w:pPr>
              <w:rPr>
                <w:sz w:val="20"/>
                <w:lang w:val="en-US"/>
              </w:rPr>
            </w:pPr>
            <w:r w:rsidRPr="00FB3A2E">
              <w:rPr>
                <w:sz w:val="20"/>
                <w:lang w:val="en-US"/>
              </w:rPr>
              <w:t>0.</w:t>
            </w:r>
            <w:r w:rsidR="003034FA">
              <w:rPr>
                <w:sz w:val="20"/>
                <w:lang w:val="en-US"/>
              </w:rPr>
              <w:t>20</w:t>
            </w:r>
            <w:r w:rsidR="00F5598B">
              <w:rPr>
                <w:sz w:val="20"/>
                <w:lang w:val="en-US"/>
              </w:rPr>
              <w:t>6</w:t>
            </w:r>
            <w:r w:rsidRPr="00FB3A2E">
              <w:rPr>
                <w:sz w:val="20"/>
                <w:lang w:val="en-US"/>
              </w:rPr>
              <w:t>***</w:t>
            </w:r>
          </w:p>
        </w:tc>
        <w:tc>
          <w:tcPr>
            <w:tcW w:w="706" w:type="pct"/>
          </w:tcPr>
          <w:p w14:paraId="2CB283D2" w14:textId="228D7A11" w:rsidR="00B537EC" w:rsidRPr="00FB3A2E" w:rsidRDefault="003034FA" w:rsidP="00B537EC">
            <w:pPr>
              <w:rPr>
                <w:sz w:val="20"/>
                <w:lang w:val="en-US"/>
              </w:rPr>
            </w:pPr>
            <w:r>
              <w:rPr>
                <w:sz w:val="20"/>
                <w:lang w:val="en-US"/>
              </w:rPr>
              <w:t>-</w:t>
            </w:r>
            <w:r w:rsidR="00B537EC" w:rsidRPr="00FB3A2E">
              <w:rPr>
                <w:sz w:val="20"/>
                <w:lang w:val="en-US"/>
              </w:rPr>
              <w:t>0.0</w:t>
            </w:r>
            <w:r w:rsidR="00F5598B">
              <w:rPr>
                <w:sz w:val="20"/>
                <w:lang w:val="en-US"/>
              </w:rPr>
              <w:t>41</w:t>
            </w:r>
          </w:p>
        </w:tc>
        <w:tc>
          <w:tcPr>
            <w:tcW w:w="706" w:type="pct"/>
          </w:tcPr>
          <w:p w14:paraId="5777D053" w14:textId="1764CFE9" w:rsidR="00B537EC" w:rsidRPr="00FB3A2E" w:rsidRDefault="00B537EC" w:rsidP="00B537EC">
            <w:pPr>
              <w:rPr>
                <w:sz w:val="20"/>
                <w:lang w:val="en-US"/>
              </w:rPr>
            </w:pPr>
            <w:r w:rsidRPr="00FB3A2E">
              <w:rPr>
                <w:sz w:val="20"/>
                <w:lang w:val="en-US"/>
              </w:rPr>
              <w:t>0.0</w:t>
            </w:r>
            <w:r w:rsidR="00F5598B">
              <w:rPr>
                <w:sz w:val="20"/>
                <w:lang w:val="en-US"/>
              </w:rPr>
              <w:t>75</w:t>
            </w:r>
            <w:r w:rsidRPr="00FB3A2E">
              <w:rPr>
                <w:sz w:val="20"/>
                <w:lang w:val="en-US"/>
              </w:rPr>
              <w:t>**</w:t>
            </w:r>
          </w:p>
        </w:tc>
        <w:tc>
          <w:tcPr>
            <w:tcW w:w="706" w:type="pct"/>
          </w:tcPr>
          <w:p w14:paraId="2A7FF378" w14:textId="1E683D44" w:rsidR="00B537EC" w:rsidRPr="00FB3A2E" w:rsidRDefault="00B537EC" w:rsidP="00B537EC">
            <w:pPr>
              <w:rPr>
                <w:sz w:val="20"/>
                <w:lang w:val="en-US"/>
              </w:rPr>
            </w:pPr>
            <w:r w:rsidRPr="00FB3A2E">
              <w:rPr>
                <w:sz w:val="20"/>
                <w:lang w:val="en-US"/>
              </w:rPr>
              <w:t>0.0</w:t>
            </w:r>
            <w:r w:rsidR="00F5598B">
              <w:rPr>
                <w:sz w:val="20"/>
                <w:lang w:val="en-US"/>
              </w:rPr>
              <w:t>51</w:t>
            </w:r>
            <w:r w:rsidRPr="00FB3A2E">
              <w:rPr>
                <w:sz w:val="20"/>
                <w:lang w:val="en-US"/>
              </w:rPr>
              <w:t>***</w:t>
            </w:r>
          </w:p>
        </w:tc>
        <w:tc>
          <w:tcPr>
            <w:tcW w:w="706" w:type="pct"/>
          </w:tcPr>
          <w:p w14:paraId="09AC0AFA" w14:textId="491F4C63" w:rsidR="00B537EC" w:rsidRPr="00FB3A2E" w:rsidRDefault="00B537EC" w:rsidP="00B537EC">
            <w:pPr>
              <w:rPr>
                <w:sz w:val="20"/>
                <w:lang w:val="en-US"/>
              </w:rPr>
            </w:pPr>
            <w:r w:rsidRPr="00FB3A2E">
              <w:rPr>
                <w:sz w:val="20"/>
                <w:lang w:val="en-US"/>
              </w:rPr>
              <w:t>0.</w:t>
            </w:r>
            <w:r w:rsidR="003034FA">
              <w:rPr>
                <w:sz w:val="20"/>
                <w:lang w:val="en-US"/>
              </w:rPr>
              <w:t>11</w:t>
            </w:r>
            <w:r w:rsidR="00CC6DB3">
              <w:rPr>
                <w:sz w:val="20"/>
                <w:lang w:val="en-US"/>
              </w:rPr>
              <w:t>3</w:t>
            </w:r>
            <w:r w:rsidRPr="00FB3A2E">
              <w:rPr>
                <w:sz w:val="20"/>
                <w:lang w:val="en-US"/>
              </w:rPr>
              <w:t>**</w:t>
            </w:r>
          </w:p>
        </w:tc>
        <w:tc>
          <w:tcPr>
            <w:tcW w:w="705" w:type="pct"/>
          </w:tcPr>
          <w:p w14:paraId="282DDE21" w14:textId="45538CAA" w:rsidR="00B537EC" w:rsidRPr="00FB3A2E" w:rsidRDefault="00B537EC" w:rsidP="00B537EC">
            <w:pPr>
              <w:rPr>
                <w:sz w:val="20"/>
                <w:lang w:val="en-US"/>
              </w:rPr>
            </w:pPr>
            <w:r w:rsidRPr="00FB3A2E">
              <w:rPr>
                <w:sz w:val="20"/>
                <w:lang w:val="en-US"/>
              </w:rPr>
              <w:t>0.2</w:t>
            </w:r>
            <w:r w:rsidR="00CC6DB3">
              <w:rPr>
                <w:sz w:val="20"/>
                <w:lang w:val="en-US"/>
              </w:rPr>
              <w:t>30</w:t>
            </w:r>
            <w:r w:rsidRPr="00FB3A2E">
              <w:rPr>
                <w:sz w:val="20"/>
                <w:lang w:val="en-US"/>
              </w:rPr>
              <w:t>*</w:t>
            </w:r>
          </w:p>
        </w:tc>
      </w:tr>
      <w:tr w:rsidR="00B537EC" w:rsidRPr="00FB3A2E" w14:paraId="061FB73E" w14:textId="77777777" w:rsidTr="00F470B9">
        <w:tc>
          <w:tcPr>
            <w:tcW w:w="764" w:type="pct"/>
            <w:tcBorders>
              <w:bottom w:val="single" w:sz="4" w:space="0" w:color="auto"/>
            </w:tcBorders>
          </w:tcPr>
          <w:p w14:paraId="6A442958" w14:textId="68381231" w:rsidR="00B537EC" w:rsidRPr="00FB3A2E" w:rsidRDefault="00B537EC" w:rsidP="00B537EC">
            <w:pPr>
              <w:rPr>
                <w:sz w:val="20"/>
                <w:lang w:val="en-US"/>
              </w:rPr>
            </w:pPr>
          </w:p>
        </w:tc>
        <w:tc>
          <w:tcPr>
            <w:tcW w:w="706" w:type="pct"/>
            <w:tcBorders>
              <w:bottom w:val="single" w:sz="4" w:space="0" w:color="auto"/>
            </w:tcBorders>
          </w:tcPr>
          <w:p w14:paraId="2BF69365" w14:textId="7EF341AD" w:rsidR="00B537EC" w:rsidRPr="00FB3A2E" w:rsidRDefault="00B537EC" w:rsidP="00B537EC">
            <w:pPr>
              <w:rPr>
                <w:sz w:val="20"/>
                <w:lang w:val="en-US"/>
              </w:rPr>
            </w:pPr>
            <w:r w:rsidRPr="00FB3A2E">
              <w:rPr>
                <w:sz w:val="20"/>
                <w:lang w:val="en-US"/>
              </w:rPr>
              <w:t>(0.0</w:t>
            </w:r>
            <w:r w:rsidR="00F5598B">
              <w:rPr>
                <w:sz w:val="20"/>
                <w:lang w:val="en-US"/>
              </w:rPr>
              <w:t>5</w:t>
            </w:r>
            <w:r w:rsidR="00C62AFA">
              <w:rPr>
                <w:sz w:val="20"/>
                <w:lang w:val="en-US"/>
              </w:rPr>
              <w:t>6</w:t>
            </w:r>
            <w:r w:rsidRPr="00FB3A2E">
              <w:rPr>
                <w:sz w:val="20"/>
                <w:lang w:val="en-US"/>
              </w:rPr>
              <w:t>)</w:t>
            </w:r>
          </w:p>
        </w:tc>
        <w:tc>
          <w:tcPr>
            <w:tcW w:w="706" w:type="pct"/>
            <w:tcBorders>
              <w:bottom w:val="single" w:sz="4" w:space="0" w:color="auto"/>
            </w:tcBorders>
          </w:tcPr>
          <w:p w14:paraId="2D815CDD" w14:textId="5A9E44B8" w:rsidR="00B537EC" w:rsidRPr="00FB3A2E" w:rsidRDefault="00B537EC" w:rsidP="00B537EC">
            <w:pPr>
              <w:rPr>
                <w:sz w:val="20"/>
                <w:lang w:val="en-US"/>
              </w:rPr>
            </w:pPr>
            <w:r w:rsidRPr="00FB3A2E">
              <w:rPr>
                <w:sz w:val="20"/>
                <w:lang w:val="en-US"/>
              </w:rPr>
              <w:t>(0.08</w:t>
            </w:r>
            <w:r w:rsidR="00F5598B">
              <w:rPr>
                <w:sz w:val="20"/>
                <w:lang w:val="en-US"/>
              </w:rPr>
              <w:t>0</w:t>
            </w:r>
            <w:r w:rsidRPr="00FB3A2E">
              <w:rPr>
                <w:sz w:val="20"/>
                <w:lang w:val="en-US"/>
              </w:rPr>
              <w:t>)</w:t>
            </w:r>
          </w:p>
        </w:tc>
        <w:tc>
          <w:tcPr>
            <w:tcW w:w="706" w:type="pct"/>
            <w:tcBorders>
              <w:bottom w:val="single" w:sz="4" w:space="0" w:color="auto"/>
            </w:tcBorders>
          </w:tcPr>
          <w:p w14:paraId="56D45596" w14:textId="017DC733" w:rsidR="00B537EC" w:rsidRPr="00FB3A2E" w:rsidRDefault="00B537EC" w:rsidP="00B537EC">
            <w:pPr>
              <w:rPr>
                <w:sz w:val="20"/>
                <w:lang w:val="en-US"/>
              </w:rPr>
            </w:pPr>
            <w:r w:rsidRPr="00FB3A2E">
              <w:rPr>
                <w:sz w:val="20"/>
                <w:lang w:val="en-US"/>
              </w:rPr>
              <w:t>(0.0</w:t>
            </w:r>
            <w:r w:rsidR="00C62AFA">
              <w:rPr>
                <w:sz w:val="20"/>
                <w:lang w:val="en-US"/>
              </w:rPr>
              <w:t>3</w:t>
            </w:r>
            <w:r w:rsidR="00F5598B">
              <w:rPr>
                <w:sz w:val="20"/>
                <w:lang w:val="en-US"/>
              </w:rPr>
              <w:t>6</w:t>
            </w:r>
            <w:r w:rsidRPr="00FB3A2E">
              <w:rPr>
                <w:sz w:val="20"/>
                <w:lang w:val="en-US"/>
              </w:rPr>
              <w:t>)</w:t>
            </w:r>
          </w:p>
        </w:tc>
        <w:tc>
          <w:tcPr>
            <w:tcW w:w="706" w:type="pct"/>
            <w:tcBorders>
              <w:bottom w:val="single" w:sz="4" w:space="0" w:color="auto"/>
            </w:tcBorders>
          </w:tcPr>
          <w:p w14:paraId="2AE44A63" w14:textId="0BC5F2BE" w:rsidR="00B537EC" w:rsidRPr="00FB3A2E" w:rsidRDefault="00B537EC" w:rsidP="00B537EC">
            <w:pPr>
              <w:rPr>
                <w:sz w:val="20"/>
                <w:lang w:val="en-US"/>
              </w:rPr>
            </w:pPr>
            <w:r w:rsidRPr="00FB3A2E">
              <w:rPr>
                <w:sz w:val="20"/>
                <w:lang w:val="en-US"/>
              </w:rPr>
              <w:t>(0.0</w:t>
            </w:r>
            <w:r w:rsidR="00C62AFA">
              <w:rPr>
                <w:sz w:val="20"/>
                <w:lang w:val="en-US"/>
              </w:rPr>
              <w:t>2</w:t>
            </w:r>
            <w:r w:rsidR="00F5598B">
              <w:rPr>
                <w:sz w:val="20"/>
                <w:lang w:val="en-US"/>
              </w:rPr>
              <w:t>0</w:t>
            </w:r>
            <w:r w:rsidRPr="00FB3A2E">
              <w:rPr>
                <w:sz w:val="20"/>
                <w:lang w:val="en-US"/>
              </w:rPr>
              <w:t>)</w:t>
            </w:r>
          </w:p>
        </w:tc>
        <w:tc>
          <w:tcPr>
            <w:tcW w:w="706" w:type="pct"/>
            <w:tcBorders>
              <w:bottom w:val="single" w:sz="4" w:space="0" w:color="auto"/>
            </w:tcBorders>
          </w:tcPr>
          <w:p w14:paraId="13068B37" w14:textId="5F2CEFD4" w:rsidR="00B537EC" w:rsidRPr="00FB3A2E" w:rsidRDefault="00B537EC" w:rsidP="00B537EC">
            <w:pPr>
              <w:rPr>
                <w:sz w:val="20"/>
                <w:lang w:val="en-US"/>
              </w:rPr>
            </w:pPr>
            <w:r w:rsidRPr="00FB3A2E">
              <w:rPr>
                <w:sz w:val="20"/>
                <w:lang w:val="en-US"/>
              </w:rPr>
              <w:t>(0.03</w:t>
            </w:r>
            <w:r w:rsidR="00CC6DB3">
              <w:rPr>
                <w:sz w:val="20"/>
                <w:lang w:val="en-US"/>
              </w:rPr>
              <w:t>6</w:t>
            </w:r>
            <w:r w:rsidRPr="00FB3A2E">
              <w:rPr>
                <w:sz w:val="20"/>
                <w:lang w:val="en-US"/>
              </w:rPr>
              <w:t>)</w:t>
            </w:r>
          </w:p>
        </w:tc>
        <w:tc>
          <w:tcPr>
            <w:tcW w:w="705" w:type="pct"/>
            <w:tcBorders>
              <w:bottom w:val="single" w:sz="4" w:space="0" w:color="auto"/>
            </w:tcBorders>
          </w:tcPr>
          <w:p w14:paraId="7D1768E3" w14:textId="0FD2313C" w:rsidR="00B537EC" w:rsidRPr="00FB3A2E" w:rsidRDefault="00B537EC" w:rsidP="00B537EC">
            <w:pPr>
              <w:rPr>
                <w:sz w:val="20"/>
                <w:lang w:val="en-US"/>
              </w:rPr>
            </w:pPr>
            <w:r w:rsidRPr="00FB3A2E">
              <w:rPr>
                <w:sz w:val="20"/>
                <w:lang w:val="en-US"/>
              </w:rPr>
              <w:t>(0.</w:t>
            </w:r>
            <w:r w:rsidR="00CC6DB3">
              <w:rPr>
                <w:sz w:val="20"/>
                <w:lang w:val="en-US"/>
              </w:rPr>
              <w:t>082</w:t>
            </w:r>
            <w:r w:rsidRPr="00FB3A2E">
              <w:rPr>
                <w:sz w:val="20"/>
                <w:lang w:val="en-US"/>
              </w:rPr>
              <w:t>)</w:t>
            </w:r>
          </w:p>
        </w:tc>
      </w:tr>
      <w:tr w:rsidR="00B537EC" w:rsidRPr="00FB3A2E" w14:paraId="32515996" w14:textId="77777777" w:rsidTr="00E44C46">
        <w:tc>
          <w:tcPr>
            <w:tcW w:w="764" w:type="pct"/>
            <w:tcBorders>
              <w:top w:val="single" w:sz="4" w:space="0" w:color="auto"/>
            </w:tcBorders>
          </w:tcPr>
          <w:p w14:paraId="76D41146" w14:textId="4105CC66" w:rsidR="00B537EC" w:rsidRPr="00FB3A2E" w:rsidRDefault="00B537EC" w:rsidP="00D24F99">
            <w:pPr>
              <w:rPr>
                <w:sz w:val="20"/>
                <w:lang w:val="en-US"/>
              </w:rPr>
            </w:pPr>
            <w:proofErr w:type="spellStart"/>
            <w:r w:rsidRPr="00FB3A2E">
              <w:rPr>
                <w:sz w:val="20"/>
                <w:lang w:val="en-US"/>
              </w:rPr>
              <w:t>Num.Obs</w:t>
            </w:r>
            <w:proofErr w:type="spellEnd"/>
            <w:r w:rsidRPr="00FB3A2E">
              <w:rPr>
                <w:sz w:val="20"/>
                <w:lang w:val="en-US"/>
              </w:rPr>
              <w:t>.</w:t>
            </w:r>
          </w:p>
        </w:tc>
        <w:tc>
          <w:tcPr>
            <w:tcW w:w="706" w:type="pct"/>
            <w:tcBorders>
              <w:top w:val="single" w:sz="4" w:space="0" w:color="auto"/>
            </w:tcBorders>
          </w:tcPr>
          <w:p w14:paraId="7A1EE80C" w14:textId="2C3A963E" w:rsidR="00B537EC" w:rsidRPr="00FB3A2E" w:rsidRDefault="00B537EC" w:rsidP="00D24F99">
            <w:pPr>
              <w:rPr>
                <w:sz w:val="20"/>
                <w:lang w:val="en-US"/>
              </w:rPr>
            </w:pPr>
            <w:r w:rsidRPr="00FB3A2E">
              <w:rPr>
                <w:sz w:val="20"/>
                <w:lang w:val="en-US"/>
              </w:rPr>
              <w:t>396</w:t>
            </w:r>
          </w:p>
        </w:tc>
        <w:tc>
          <w:tcPr>
            <w:tcW w:w="706" w:type="pct"/>
            <w:tcBorders>
              <w:top w:val="single" w:sz="4" w:space="0" w:color="auto"/>
            </w:tcBorders>
          </w:tcPr>
          <w:p w14:paraId="0EB8FB50" w14:textId="1D787B46" w:rsidR="00B537EC" w:rsidRPr="00FB3A2E" w:rsidRDefault="00B537EC" w:rsidP="00D24F99">
            <w:pPr>
              <w:rPr>
                <w:sz w:val="20"/>
                <w:lang w:val="en-US"/>
              </w:rPr>
            </w:pPr>
            <w:r w:rsidRPr="00FB3A2E">
              <w:rPr>
                <w:sz w:val="20"/>
                <w:lang w:val="en-US"/>
              </w:rPr>
              <w:t>396</w:t>
            </w:r>
          </w:p>
        </w:tc>
        <w:tc>
          <w:tcPr>
            <w:tcW w:w="706" w:type="pct"/>
            <w:tcBorders>
              <w:top w:val="single" w:sz="4" w:space="0" w:color="auto"/>
            </w:tcBorders>
          </w:tcPr>
          <w:p w14:paraId="698DF5B7" w14:textId="4184FD89" w:rsidR="00B537EC" w:rsidRPr="00FB3A2E" w:rsidRDefault="00B537EC" w:rsidP="00D24F99">
            <w:pPr>
              <w:rPr>
                <w:sz w:val="20"/>
                <w:lang w:val="en-US"/>
              </w:rPr>
            </w:pPr>
            <w:r w:rsidRPr="00FB3A2E">
              <w:rPr>
                <w:sz w:val="20"/>
                <w:lang w:val="en-US"/>
              </w:rPr>
              <w:t>396</w:t>
            </w:r>
          </w:p>
        </w:tc>
        <w:tc>
          <w:tcPr>
            <w:tcW w:w="706" w:type="pct"/>
            <w:tcBorders>
              <w:top w:val="single" w:sz="4" w:space="0" w:color="auto"/>
            </w:tcBorders>
          </w:tcPr>
          <w:p w14:paraId="06185C87" w14:textId="4F1A461E" w:rsidR="00B537EC" w:rsidRPr="00FB3A2E" w:rsidRDefault="00B537EC" w:rsidP="00D24F99">
            <w:pPr>
              <w:rPr>
                <w:sz w:val="20"/>
                <w:lang w:val="en-US"/>
              </w:rPr>
            </w:pPr>
            <w:r w:rsidRPr="00FB3A2E">
              <w:rPr>
                <w:sz w:val="20"/>
                <w:lang w:val="en-US"/>
              </w:rPr>
              <w:t>396</w:t>
            </w:r>
          </w:p>
        </w:tc>
        <w:tc>
          <w:tcPr>
            <w:tcW w:w="706" w:type="pct"/>
            <w:tcBorders>
              <w:top w:val="single" w:sz="4" w:space="0" w:color="auto"/>
            </w:tcBorders>
          </w:tcPr>
          <w:p w14:paraId="6FA261DC" w14:textId="3FD206F4" w:rsidR="00B537EC" w:rsidRPr="00FB3A2E" w:rsidRDefault="00B537EC" w:rsidP="00D24F99">
            <w:pPr>
              <w:rPr>
                <w:sz w:val="20"/>
                <w:lang w:val="en-US"/>
              </w:rPr>
            </w:pPr>
            <w:r w:rsidRPr="00FB3A2E">
              <w:rPr>
                <w:sz w:val="20"/>
                <w:lang w:val="en-US"/>
              </w:rPr>
              <w:t>396</w:t>
            </w:r>
          </w:p>
        </w:tc>
        <w:tc>
          <w:tcPr>
            <w:tcW w:w="705" w:type="pct"/>
            <w:tcBorders>
              <w:top w:val="single" w:sz="4" w:space="0" w:color="auto"/>
            </w:tcBorders>
          </w:tcPr>
          <w:p w14:paraId="43912550" w14:textId="73775722" w:rsidR="00B537EC" w:rsidRPr="00FB3A2E" w:rsidRDefault="00B537EC" w:rsidP="00D24F99">
            <w:pPr>
              <w:rPr>
                <w:sz w:val="20"/>
                <w:lang w:val="en-US"/>
              </w:rPr>
            </w:pPr>
            <w:r w:rsidRPr="00FB3A2E">
              <w:rPr>
                <w:sz w:val="20"/>
                <w:lang w:val="en-US"/>
              </w:rPr>
              <w:t>396</w:t>
            </w:r>
          </w:p>
        </w:tc>
      </w:tr>
      <w:tr w:rsidR="00134868" w:rsidRPr="00FB3A2E" w14:paraId="67C7C7F4" w14:textId="77777777" w:rsidTr="00134868">
        <w:tc>
          <w:tcPr>
            <w:tcW w:w="764" w:type="pct"/>
          </w:tcPr>
          <w:p w14:paraId="2AFE2A71" w14:textId="53148F9A" w:rsidR="00134868" w:rsidRPr="00FB3A2E" w:rsidRDefault="00134868" w:rsidP="00D24F99">
            <w:pPr>
              <w:rPr>
                <w:sz w:val="20"/>
                <w:lang w:val="en-US"/>
              </w:rPr>
            </w:pPr>
            <w:r w:rsidRPr="00FB3A2E">
              <w:rPr>
                <w:sz w:val="20"/>
                <w:lang w:val="en-US"/>
              </w:rPr>
              <w:t>Adj.</w:t>
            </w:r>
            <w:r>
              <w:rPr>
                <w:sz w:val="20"/>
                <w:lang w:val="en-US"/>
              </w:rPr>
              <w:t xml:space="preserve"> </w:t>
            </w:r>
            <w:r w:rsidRPr="00FB3A2E">
              <w:rPr>
                <w:sz w:val="20"/>
                <w:lang w:val="en-US"/>
              </w:rPr>
              <w:t>R</w:t>
            </w:r>
            <w:r w:rsidRPr="00973C72">
              <w:rPr>
                <w:sz w:val="20"/>
                <w:vertAlign w:val="superscript"/>
                <w:lang w:val="en-US"/>
              </w:rPr>
              <w:t>2</w:t>
            </w:r>
            <w:r w:rsidRPr="00FB3A2E">
              <w:rPr>
                <w:sz w:val="20"/>
                <w:lang w:val="en-US"/>
              </w:rPr>
              <w:t xml:space="preserve"> </w:t>
            </w:r>
          </w:p>
        </w:tc>
        <w:tc>
          <w:tcPr>
            <w:tcW w:w="706" w:type="pct"/>
          </w:tcPr>
          <w:p w14:paraId="1D475E3E" w14:textId="72F38431" w:rsidR="00134868" w:rsidRPr="00FB3A2E" w:rsidRDefault="00134868" w:rsidP="00D24F99">
            <w:pPr>
              <w:rPr>
                <w:sz w:val="20"/>
                <w:lang w:val="en-US"/>
              </w:rPr>
            </w:pPr>
            <w:r w:rsidRPr="00FB3A2E">
              <w:rPr>
                <w:sz w:val="20"/>
                <w:lang w:val="en-US"/>
              </w:rPr>
              <w:t>0.</w:t>
            </w:r>
            <w:r w:rsidR="00421E88">
              <w:rPr>
                <w:sz w:val="20"/>
                <w:lang w:val="en-US"/>
              </w:rPr>
              <w:t>197</w:t>
            </w:r>
          </w:p>
        </w:tc>
        <w:tc>
          <w:tcPr>
            <w:tcW w:w="706" w:type="pct"/>
          </w:tcPr>
          <w:p w14:paraId="55F741AB" w14:textId="18E4C78C" w:rsidR="00134868" w:rsidRPr="00FB3A2E" w:rsidRDefault="00134868" w:rsidP="00D24F99">
            <w:pPr>
              <w:rPr>
                <w:sz w:val="20"/>
                <w:lang w:val="en-US"/>
              </w:rPr>
            </w:pPr>
          </w:p>
        </w:tc>
        <w:tc>
          <w:tcPr>
            <w:tcW w:w="706" w:type="pct"/>
          </w:tcPr>
          <w:p w14:paraId="099F3276" w14:textId="7491CFFB" w:rsidR="00134868" w:rsidRPr="00FB3A2E" w:rsidRDefault="00134868" w:rsidP="00D24F99">
            <w:pPr>
              <w:rPr>
                <w:sz w:val="20"/>
                <w:lang w:val="en-US"/>
              </w:rPr>
            </w:pPr>
          </w:p>
        </w:tc>
        <w:tc>
          <w:tcPr>
            <w:tcW w:w="706" w:type="pct"/>
          </w:tcPr>
          <w:p w14:paraId="3B5F9D94" w14:textId="72DB7C6F" w:rsidR="00134868" w:rsidRPr="00FB3A2E" w:rsidRDefault="00134868" w:rsidP="00D24F99">
            <w:pPr>
              <w:rPr>
                <w:sz w:val="20"/>
                <w:lang w:val="en-US"/>
              </w:rPr>
            </w:pPr>
          </w:p>
        </w:tc>
        <w:tc>
          <w:tcPr>
            <w:tcW w:w="706" w:type="pct"/>
          </w:tcPr>
          <w:p w14:paraId="5E2CFFE5" w14:textId="1C8DFA53" w:rsidR="00134868" w:rsidRPr="00FB3A2E" w:rsidRDefault="00134868" w:rsidP="00D24F99">
            <w:pPr>
              <w:rPr>
                <w:sz w:val="20"/>
                <w:lang w:val="en-US"/>
              </w:rPr>
            </w:pPr>
          </w:p>
        </w:tc>
        <w:tc>
          <w:tcPr>
            <w:tcW w:w="705" w:type="pct"/>
          </w:tcPr>
          <w:p w14:paraId="7F61D8D1" w14:textId="2C24D862" w:rsidR="00134868" w:rsidRPr="00FB3A2E" w:rsidRDefault="00134868" w:rsidP="00D24F99">
            <w:pPr>
              <w:rPr>
                <w:sz w:val="20"/>
                <w:lang w:val="en-US"/>
              </w:rPr>
            </w:pPr>
          </w:p>
        </w:tc>
      </w:tr>
      <w:tr w:rsidR="00134868" w:rsidRPr="00FB3A2E" w14:paraId="20B13A5D" w14:textId="77777777" w:rsidTr="00134868">
        <w:tc>
          <w:tcPr>
            <w:tcW w:w="764" w:type="pct"/>
          </w:tcPr>
          <w:p w14:paraId="47975EB2" w14:textId="6941974C" w:rsidR="00134868" w:rsidRPr="00FB3A2E" w:rsidRDefault="00134868" w:rsidP="00D24F99">
            <w:pPr>
              <w:rPr>
                <w:sz w:val="20"/>
                <w:lang w:val="en-US"/>
              </w:rPr>
            </w:pPr>
            <w:r>
              <w:rPr>
                <w:sz w:val="20"/>
                <w:lang w:val="en-US"/>
              </w:rPr>
              <w:t>Pseudo R</w:t>
            </w:r>
            <w:r w:rsidRPr="00973C72">
              <w:rPr>
                <w:sz w:val="20"/>
                <w:vertAlign w:val="superscript"/>
                <w:lang w:val="en-US"/>
              </w:rPr>
              <w:t>2</w:t>
            </w:r>
          </w:p>
        </w:tc>
        <w:tc>
          <w:tcPr>
            <w:tcW w:w="706" w:type="pct"/>
          </w:tcPr>
          <w:p w14:paraId="6FC99515" w14:textId="1F00F94F" w:rsidR="00134868" w:rsidRPr="00FB3A2E" w:rsidRDefault="00134868" w:rsidP="00D24F99">
            <w:pPr>
              <w:rPr>
                <w:sz w:val="20"/>
                <w:lang w:val="en-US"/>
              </w:rPr>
            </w:pPr>
          </w:p>
        </w:tc>
        <w:tc>
          <w:tcPr>
            <w:tcW w:w="706" w:type="pct"/>
          </w:tcPr>
          <w:p w14:paraId="23693FCA" w14:textId="6EC3A403" w:rsidR="00134868" w:rsidRPr="00FB3A2E" w:rsidRDefault="00134868" w:rsidP="00D24F99">
            <w:pPr>
              <w:rPr>
                <w:sz w:val="20"/>
                <w:lang w:val="en-US"/>
              </w:rPr>
            </w:pPr>
            <w:r w:rsidRPr="004147E5">
              <w:rPr>
                <w:sz w:val="20"/>
                <w:lang w:val="en-US"/>
              </w:rPr>
              <w:t>0.</w:t>
            </w:r>
            <w:r w:rsidR="00C413F0">
              <w:rPr>
                <w:sz w:val="20"/>
                <w:lang w:val="en-US"/>
              </w:rPr>
              <w:t>094</w:t>
            </w:r>
          </w:p>
        </w:tc>
        <w:tc>
          <w:tcPr>
            <w:tcW w:w="706" w:type="pct"/>
          </w:tcPr>
          <w:p w14:paraId="17C0F749" w14:textId="647ACDF0" w:rsidR="00134868" w:rsidRPr="00FB3A2E" w:rsidRDefault="00134868" w:rsidP="00D24F99">
            <w:pPr>
              <w:rPr>
                <w:sz w:val="20"/>
                <w:lang w:val="en-US"/>
              </w:rPr>
            </w:pPr>
            <w:r w:rsidRPr="00C41B00">
              <w:rPr>
                <w:sz w:val="20"/>
                <w:lang w:val="en-US"/>
              </w:rPr>
              <w:t>0.0</w:t>
            </w:r>
            <w:r w:rsidR="00C413F0">
              <w:rPr>
                <w:sz w:val="20"/>
                <w:lang w:val="en-US"/>
              </w:rPr>
              <w:t>73</w:t>
            </w:r>
          </w:p>
        </w:tc>
        <w:tc>
          <w:tcPr>
            <w:tcW w:w="706" w:type="pct"/>
          </w:tcPr>
          <w:p w14:paraId="60DB6942" w14:textId="5DADDD32" w:rsidR="00134868" w:rsidRPr="00FB3A2E" w:rsidRDefault="00134868" w:rsidP="00D24F99">
            <w:pPr>
              <w:rPr>
                <w:sz w:val="20"/>
                <w:lang w:val="en-US"/>
              </w:rPr>
            </w:pPr>
            <w:r w:rsidRPr="00C41B00">
              <w:rPr>
                <w:sz w:val="20"/>
                <w:lang w:val="en-US"/>
              </w:rPr>
              <w:t>0.0</w:t>
            </w:r>
            <w:r w:rsidR="00C413F0">
              <w:rPr>
                <w:sz w:val="20"/>
                <w:lang w:val="en-US"/>
              </w:rPr>
              <w:t>34</w:t>
            </w:r>
          </w:p>
        </w:tc>
        <w:tc>
          <w:tcPr>
            <w:tcW w:w="706" w:type="pct"/>
          </w:tcPr>
          <w:p w14:paraId="5C61FC97" w14:textId="7A98287B" w:rsidR="00134868" w:rsidRPr="00FB3A2E" w:rsidRDefault="00134868" w:rsidP="00D24F99">
            <w:pPr>
              <w:rPr>
                <w:sz w:val="20"/>
                <w:lang w:val="en-US"/>
              </w:rPr>
            </w:pPr>
            <w:r w:rsidRPr="00C41B00">
              <w:rPr>
                <w:sz w:val="20"/>
                <w:lang w:val="en-US"/>
              </w:rPr>
              <w:t>0.0</w:t>
            </w:r>
            <w:r w:rsidR="00C413F0">
              <w:rPr>
                <w:sz w:val="20"/>
                <w:lang w:val="en-US"/>
              </w:rPr>
              <w:t>53</w:t>
            </w:r>
          </w:p>
        </w:tc>
        <w:tc>
          <w:tcPr>
            <w:tcW w:w="705" w:type="pct"/>
          </w:tcPr>
          <w:p w14:paraId="3624111C" w14:textId="3F1B5D0A" w:rsidR="00134868" w:rsidRPr="00FB3A2E" w:rsidRDefault="00134868" w:rsidP="00D24F99">
            <w:pPr>
              <w:rPr>
                <w:sz w:val="20"/>
                <w:lang w:val="en-US"/>
              </w:rPr>
            </w:pPr>
            <w:r w:rsidRPr="00B537EC">
              <w:rPr>
                <w:sz w:val="20"/>
                <w:lang w:val="en-US"/>
              </w:rPr>
              <w:t>0.0</w:t>
            </w:r>
            <w:r w:rsidR="00C413F0">
              <w:rPr>
                <w:sz w:val="20"/>
                <w:lang w:val="en-US"/>
              </w:rPr>
              <w:t>61</w:t>
            </w:r>
          </w:p>
        </w:tc>
      </w:tr>
      <w:tr w:rsidR="00134868" w:rsidRPr="00FB3A2E" w14:paraId="601C16F5" w14:textId="77777777" w:rsidTr="00F470B9">
        <w:tc>
          <w:tcPr>
            <w:tcW w:w="764" w:type="pct"/>
            <w:tcBorders>
              <w:bottom w:val="single" w:sz="4" w:space="0" w:color="auto"/>
            </w:tcBorders>
          </w:tcPr>
          <w:p w14:paraId="3F3B24D2" w14:textId="0F3CD7CC" w:rsidR="00134868" w:rsidRPr="00FB3A2E" w:rsidRDefault="00134868" w:rsidP="00D24F99">
            <w:pPr>
              <w:rPr>
                <w:sz w:val="20"/>
                <w:lang w:val="en-US"/>
              </w:rPr>
            </w:pPr>
            <w:r w:rsidRPr="00FB3A2E">
              <w:rPr>
                <w:sz w:val="20"/>
                <w:lang w:val="en-US"/>
              </w:rPr>
              <w:t>RMSE</w:t>
            </w:r>
          </w:p>
        </w:tc>
        <w:tc>
          <w:tcPr>
            <w:tcW w:w="706" w:type="pct"/>
            <w:tcBorders>
              <w:bottom w:val="single" w:sz="4" w:space="0" w:color="auto"/>
            </w:tcBorders>
          </w:tcPr>
          <w:p w14:paraId="39609167" w14:textId="54182485" w:rsidR="00134868" w:rsidRPr="00FB3A2E" w:rsidRDefault="00134868" w:rsidP="00D24F99">
            <w:pPr>
              <w:rPr>
                <w:sz w:val="20"/>
                <w:lang w:val="en-US"/>
              </w:rPr>
            </w:pPr>
            <w:r w:rsidRPr="00FB3A2E">
              <w:rPr>
                <w:sz w:val="20"/>
                <w:lang w:val="en-US"/>
              </w:rPr>
              <w:t>0.</w:t>
            </w:r>
            <w:r w:rsidR="001D4ACF">
              <w:rPr>
                <w:sz w:val="20"/>
                <w:lang w:val="en-US"/>
              </w:rPr>
              <w:t>0</w:t>
            </w:r>
            <w:r w:rsidR="0098395F">
              <w:rPr>
                <w:sz w:val="20"/>
                <w:lang w:val="en-US"/>
              </w:rPr>
              <w:t>5</w:t>
            </w:r>
          </w:p>
        </w:tc>
        <w:tc>
          <w:tcPr>
            <w:tcW w:w="706" w:type="pct"/>
            <w:tcBorders>
              <w:bottom w:val="single" w:sz="4" w:space="0" w:color="auto"/>
            </w:tcBorders>
          </w:tcPr>
          <w:p w14:paraId="48B6ED91" w14:textId="03A7EBAE" w:rsidR="00134868" w:rsidRPr="00FB3A2E" w:rsidRDefault="00134868" w:rsidP="00D24F99">
            <w:pPr>
              <w:rPr>
                <w:sz w:val="20"/>
                <w:lang w:val="en-US"/>
              </w:rPr>
            </w:pPr>
            <w:r w:rsidRPr="00FB3A2E">
              <w:rPr>
                <w:sz w:val="20"/>
                <w:lang w:val="en-US"/>
              </w:rPr>
              <w:t>0.</w:t>
            </w:r>
            <w:r w:rsidR="001D4ACF">
              <w:rPr>
                <w:sz w:val="20"/>
                <w:lang w:val="en-US"/>
              </w:rPr>
              <w:t>0</w:t>
            </w:r>
            <w:r w:rsidR="0098395F">
              <w:rPr>
                <w:sz w:val="20"/>
                <w:lang w:val="en-US"/>
              </w:rPr>
              <w:t>6</w:t>
            </w:r>
          </w:p>
        </w:tc>
        <w:tc>
          <w:tcPr>
            <w:tcW w:w="706" w:type="pct"/>
            <w:tcBorders>
              <w:bottom w:val="single" w:sz="4" w:space="0" w:color="auto"/>
            </w:tcBorders>
          </w:tcPr>
          <w:p w14:paraId="2CC4A2A7" w14:textId="41B07673" w:rsidR="00134868" w:rsidRPr="00FB3A2E" w:rsidRDefault="00134868" w:rsidP="00D24F99">
            <w:pPr>
              <w:rPr>
                <w:sz w:val="20"/>
                <w:lang w:val="en-US"/>
              </w:rPr>
            </w:pPr>
            <w:r w:rsidRPr="00FB3A2E">
              <w:rPr>
                <w:sz w:val="20"/>
                <w:lang w:val="en-US"/>
              </w:rPr>
              <w:t>0.</w:t>
            </w:r>
            <w:r w:rsidR="001D4ACF">
              <w:rPr>
                <w:sz w:val="20"/>
                <w:lang w:val="en-US"/>
              </w:rPr>
              <w:t>0</w:t>
            </w:r>
            <w:r w:rsidR="0098395F">
              <w:rPr>
                <w:sz w:val="20"/>
                <w:lang w:val="en-US"/>
              </w:rPr>
              <w:t>5</w:t>
            </w:r>
          </w:p>
        </w:tc>
        <w:tc>
          <w:tcPr>
            <w:tcW w:w="706" w:type="pct"/>
            <w:tcBorders>
              <w:bottom w:val="single" w:sz="4" w:space="0" w:color="auto"/>
            </w:tcBorders>
          </w:tcPr>
          <w:p w14:paraId="0EA0A561" w14:textId="3FB406DD" w:rsidR="00134868" w:rsidRPr="00FB3A2E" w:rsidRDefault="00134868" w:rsidP="00D24F99">
            <w:pPr>
              <w:rPr>
                <w:sz w:val="20"/>
                <w:lang w:val="en-US"/>
              </w:rPr>
            </w:pPr>
            <w:r w:rsidRPr="00FB3A2E">
              <w:rPr>
                <w:sz w:val="20"/>
                <w:lang w:val="en-US"/>
              </w:rPr>
              <w:t>0.</w:t>
            </w:r>
            <w:r w:rsidR="001D4ACF">
              <w:rPr>
                <w:sz w:val="20"/>
                <w:lang w:val="en-US"/>
              </w:rPr>
              <w:t>0</w:t>
            </w:r>
            <w:r w:rsidR="0098395F">
              <w:rPr>
                <w:sz w:val="20"/>
                <w:lang w:val="en-US"/>
              </w:rPr>
              <w:t>5</w:t>
            </w:r>
          </w:p>
        </w:tc>
        <w:tc>
          <w:tcPr>
            <w:tcW w:w="706" w:type="pct"/>
            <w:tcBorders>
              <w:bottom w:val="single" w:sz="4" w:space="0" w:color="auto"/>
            </w:tcBorders>
          </w:tcPr>
          <w:p w14:paraId="43F5435E" w14:textId="481DC121" w:rsidR="00134868" w:rsidRPr="00FB3A2E" w:rsidRDefault="00134868" w:rsidP="00D24F99">
            <w:pPr>
              <w:rPr>
                <w:sz w:val="20"/>
                <w:lang w:val="en-US"/>
              </w:rPr>
            </w:pPr>
            <w:r w:rsidRPr="00FB3A2E">
              <w:rPr>
                <w:sz w:val="20"/>
                <w:lang w:val="en-US"/>
              </w:rPr>
              <w:t>0.</w:t>
            </w:r>
            <w:r w:rsidR="001D4ACF">
              <w:rPr>
                <w:sz w:val="20"/>
                <w:lang w:val="en-US"/>
              </w:rPr>
              <w:t>0</w:t>
            </w:r>
            <w:r w:rsidR="0098395F">
              <w:rPr>
                <w:sz w:val="20"/>
                <w:lang w:val="en-US"/>
              </w:rPr>
              <w:t>5</w:t>
            </w:r>
          </w:p>
        </w:tc>
        <w:tc>
          <w:tcPr>
            <w:tcW w:w="705" w:type="pct"/>
            <w:tcBorders>
              <w:bottom w:val="single" w:sz="4" w:space="0" w:color="auto"/>
            </w:tcBorders>
          </w:tcPr>
          <w:p w14:paraId="332651C7" w14:textId="6A21B715" w:rsidR="00134868" w:rsidRPr="00FB3A2E" w:rsidRDefault="00134868" w:rsidP="00D24F99">
            <w:pPr>
              <w:rPr>
                <w:sz w:val="20"/>
                <w:lang w:val="en-US"/>
              </w:rPr>
            </w:pPr>
            <w:r w:rsidRPr="00FB3A2E">
              <w:rPr>
                <w:sz w:val="20"/>
                <w:lang w:val="en-US"/>
              </w:rPr>
              <w:t>0.</w:t>
            </w:r>
            <w:r w:rsidR="001D4ACF">
              <w:rPr>
                <w:sz w:val="20"/>
                <w:lang w:val="en-US"/>
              </w:rPr>
              <w:t>0</w:t>
            </w:r>
            <w:r w:rsidR="0098395F">
              <w:rPr>
                <w:sz w:val="20"/>
                <w:lang w:val="en-US"/>
              </w:rPr>
              <w:t>6</w:t>
            </w:r>
          </w:p>
        </w:tc>
      </w:tr>
    </w:tbl>
    <w:p w14:paraId="740774E6" w14:textId="2043C481" w:rsidR="00D24F99" w:rsidRPr="003E6733" w:rsidRDefault="00795E72" w:rsidP="003E6733">
      <w:pPr>
        <w:jc w:val="both"/>
        <w:rPr>
          <w:bCs/>
          <w:sz w:val="20"/>
          <w:szCs w:val="22"/>
          <w:lang w:val="en-US"/>
        </w:rPr>
      </w:pPr>
      <w:r w:rsidRPr="00795E72">
        <w:rPr>
          <w:sz w:val="20"/>
          <w:lang w:val="en-US"/>
        </w:rPr>
        <w:t>Note:</w:t>
      </w:r>
      <w:r>
        <w:rPr>
          <w:sz w:val="20"/>
          <w:lang w:val="en-US"/>
        </w:rPr>
        <w:t xml:space="preserve"> </w:t>
      </w:r>
      <w:r w:rsidR="001C7DD6">
        <w:rPr>
          <w:sz w:val="20"/>
          <w:lang w:val="en-US"/>
        </w:rPr>
        <w:t xml:space="preserve">quantile regression standard errors are calculated by bootstrapping; stars indicate </w:t>
      </w:r>
      <w:r w:rsidR="00894696">
        <w:rPr>
          <w:sz w:val="20"/>
          <w:lang w:val="en-US"/>
        </w:rPr>
        <w:t xml:space="preserve">significance at </w:t>
      </w:r>
      <w:r w:rsidR="00894696" w:rsidRPr="00ED3046">
        <w:rPr>
          <w:bCs/>
          <w:sz w:val="20"/>
          <w:szCs w:val="22"/>
          <w:lang w:val="en-US"/>
        </w:rPr>
        <w:t>* = 0.1, ** = 0.05, and *** = 0.01</w:t>
      </w:r>
      <w:r w:rsidR="00894696">
        <w:rPr>
          <w:bCs/>
          <w:sz w:val="20"/>
          <w:szCs w:val="22"/>
          <w:lang w:val="en-US"/>
        </w:rPr>
        <w:t xml:space="preserve"> levels; </w:t>
      </w:r>
      <w:r w:rsidR="003A66F1">
        <w:rPr>
          <w:bCs/>
          <w:sz w:val="20"/>
          <w:szCs w:val="22"/>
          <w:lang w:val="en-US"/>
        </w:rPr>
        <w:t>Pseudo R</w:t>
      </w:r>
      <w:r w:rsidR="003A66F1" w:rsidRPr="003A66F1">
        <w:rPr>
          <w:bCs/>
          <w:sz w:val="20"/>
          <w:szCs w:val="22"/>
          <w:vertAlign w:val="superscript"/>
          <w:lang w:val="en-US"/>
        </w:rPr>
        <w:t>2</w:t>
      </w:r>
      <w:r w:rsidR="003A66F1">
        <w:rPr>
          <w:bCs/>
          <w:sz w:val="20"/>
          <w:szCs w:val="22"/>
          <w:vertAlign w:val="superscript"/>
          <w:lang w:val="en-US"/>
        </w:rPr>
        <w:t xml:space="preserve"> </w:t>
      </w:r>
      <w:r w:rsidR="003A66F1">
        <w:rPr>
          <w:bCs/>
          <w:sz w:val="20"/>
          <w:szCs w:val="22"/>
          <w:lang w:val="en-US"/>
        </w:rPr>
        <w:t xml:space="preserve">for quantile regression are calculated following </w:t>
      </w:r>
      <w:r w:rsidR="00836AD4">
        <w:rPr>
          <w:bCs/>
          <w:sz w:val="20"/>
          <w:szCs w:val="22"/>
          <w:lang w:val="en-US"/>
        </w:rPr>
        <w:fldChar w:fldCharType="begin"/>
      </w:r>
      <w:r w:rsidR="00F70C5E">
        <w:rPr>
          <w:bCs/>
          <w:sz w:val="20"/>
          <w:szCs w:val="22"/>
          <w:lang w:val="en-US"/>
        </w:rPr>
        <w:instrText xml:space="preserve"> ADDIN ZOTERO_ITEM CSL_CITATION {"citationID":"uTzxgWiL","properties":{"formattedCitation":"(Koenker &amp; Machado, 1999)","plainCitation":"(Koenker &amp; Machado, 1999)","dontUpdate":true,"noteIndex":0},"citationItems":[{"id":128854,"uris":["http://zotero.org/users/14812719/items/3LIXWLNE"],"itemData":{"id":128854,"type":"article-journal","abstract":"We introduce a goodness-of-fit process for quantile regression analogous to the conventional R2 statistic of least squares regression. Several related inference processes designed to test composite hypotheses about the combined effect of several covariates over an entire range of conditional quantile functions are also formulated. The asymptotic behavior of the inference processes is shown to be closely related to earlier p-sample goodness-of-fit theory involving Bessel processes. The approach is illustrated with some hypothetical examples, an application to recent empirical models of international economic growth, and some Monte Carlo evidence.","container-title":"Journal of the American Statistical Association","DOI":"10.1080/01621459.1999.10473882","ISSN":"0162-1459","issue":"448","note":"publisher: ASA Website\n_eprint: https://www.tandfonline.com/doi/pdf/10.1080/01621459.1999.10473882","page":"1296-1310","source":"Taylor and Francis+NEJM","title":"Goodness of Fit and Related Inference Processes for Quantile Regression","volume":"94","author":[{"family":"Koenker","given":"Roger"},{"family":"Machado","given":"José A. F."}],"issued":{"date-parts":[["1999",12,1]]}}}],"schema":"https://github.com/citation-style-language/schema/raw/master/csl-citation.json"} </w:instrText>
      </w:r>
      <w:r w:rsidR="00836AD4">
        <w:rPr>
          <w:bCs/>
          <w:sz w:val="20"/>
          <w:szCs w:val="22"/>
          <w:lang w:val="en-US"/>
        </w:rPr>
        <w:fldChar w:fldCharType="separate"/>
      </w:r>
      <w:proofErr w:type="spellStart"/>
      <w:r w:rsidR="00836AD4" w:rsidRPr="00836AD4">
        <w:rPr>
          <w:sz w:val="20"/>
          <w:lang w:val="en-GB"/>
        </w:rPr>
        <w:t>Koenker</w:t>
      </w:r>
      <w:proofErr w:type="spellEnd"/>
      <w:r w:rsidR="00836AD4" w:rsidRPr="00836AD4">
        <w:rPr>
          <w:sz w:val="20"/>
          <w:lang w:val="en-GB"/>
        </w:rPr>
        <w:t xml:space="preserve"> &amp; Machado </w:t>
      </w:r>
      <w:r w:rsidR="00836AD4">
        <w:rPr>
          <w:sz w:val="20"/>
          <w:lang w:val="en-GB"/>
        </w:rPr>
        <w:t>(</w:t>
      </w:r>
      <w:r w:rsidR="00836AD4" w:rsidRPr="00836AD4">
        <w:rPr>
          <w:sz w:val="20"/>
          <w:lang w:val="en-GB"/>
        </w:rPr>
        <w:t>1999)</w:t>
      </w:r>
      <w:r w:rsidR="00836AD4">
        <w:rPr>
          <w:bCs/>
          <w:sz w:val="20"/>
          <w:szCs w:val="22"/>
          <w:lang w:val="en-US"/>
        </w:rPr>
        <w:fldChar w:fldCharType="end"/>
      </w:r>
      <w:r w:rsidR="004420C6">
        <w:rPr>
          <w:bCs/>
          <w:sz w:val="20"/>
          <w:szCs w:val="22"/>
          <w:lang w:val="en-US"/>
        </w:rPr>
        <w:t>.</w:t>
      </w:r>
    </w:p>
    <w:p w14:paraId="02C88A75" w14:textId="77777777" w:rsidR="00AA14B3" w:rsidRDefault="00AA14B3" w:rsidP="002D7623">
      <w:pPr>
        <w:spacing w:after="0" w:line="360" w:lineRule="auto"/>
        <w:rPr>
          <w:i/>
          <w:iCs/>
          <w:lang w:val="en-US"/>
        </w:rPr>
      </w:pPr>
      <w:bookmarkStart w:id="28" w:name="_Ref214526730"/>
    </w:p>
    <w:p w14:paraId="5C1FCF36" w14:textId="4BA48D2B" w:rsidR="002D7623" w:rsidRPr="002D7623" w:rsidRDefault="002D7623" w:rsidP="002D7623">
      <w:pPr>
        <w:spacing w:after="0" w:line="360" w:lineRule="auto"/>
        <w:rPr>
          <w:i/>
          <w:iCs/>
          <w:lang w:val="en-US"/>
        </w:rPr>
      </w:pPr>
      <w:r w:rsidRPr="00E65F7C">
        <w:rPr>
          <w:i/>
          <w:iCs/>
          <w:lang w:val="en-US"/>
        </w:rPr>
        <w:t xml:space="preserve">Table </w:t>
      </w:r>
      <w:r w:rsidRPr="00E65F7C">
        <w:rPr>
          <w:i/>
          <w:iCs/>
          <w:lang w:val="en-US"/>
        </w:rPr>
        <w:fldChar w:fldCharType="begin"/>
      </w:r>
      <w:r w:rsidRPr="00E65F7C">
        <w:rPr>
          <w:i/>
          <w:iCs/>
          <w:lang w:val="en-US"/>
        </w:rPr>
        <w:instrText xml:space="preserve"> SEQ Table \* ARABIC </w:instrText>
      </w:r>
      <w:r w:rsidRPr="00E65F7C">
        <w:rPr>
          <w:i/>
          <w:iCs/>
          <w:lang w:val="en-US"/>
        </w:rPr>
        <w:fldChar w:fldCharType="separate"/>
      </w:r>
      <w:r w:rsidR="00F7102A">
        <w:rPr>
          <w:i/>
          <w:iCs/>
          <w:noProof/>
          <w:lang w:val="en-US"/>
        </w:rPr>
        <w:t>5</w:t>
      </w:r>
      <w:r w:rsidRPr="00E65F7C">
        <w:rPr>
          <w:i/>
          <w:iCs/>
          <w:lang w:val="en-US"/>
        </w:rPr>
        <w:fldChar w:fldCharType="end"/>
      </w:r>
      <w:bookmarkEnd w:id="28"/>
      <w:r w:rsidRPr="00E65F7C">
        <w:rPr>
          <w:i/>
          <w:iCs/>
          <w:lang w:val="en-US"/>
        </w:rPr>
        <w:t>.</w:t>
      </w:r>
      <w:r>
        <w:rPr>
          <w:lang w:val="en-US"/>
        </w:rPr>
        <w:t xml:space="preserve"> </w:t>
      </w:r>
      <w:r>
        <w:rPr>
          <w:i/>
          <w:iCs/>
          <w:lang w:val="en-US"/>
        </w:rPr>
        <w:t>VAR and QVAR estimates for wheat price</w:t>
      </w:r>
    </w:p>
    <w:tbl>
      <w:tblPr>
        <w:tblStyle w:val="TableGrid"/>
        <w:tblW w:w="5000" w:type="pct"/>
        <w:tblLook w:val="04A0" w:firstRow="1" w:lastRow="0" w:firstColumn="1" w:lastColumn="0" w:noHBand="0" w:noVBand="1"/>
      </w:tblPr>
      <w:tblGrid>
        <w:gridCol w:w="1391"/>
        <w:gridCol w:w="1292"/>
        <w:gridCol w:w="1382"/>
        <w:gridCol w:w="1382"/>
        <w:gridCol w:w="1329"/>
        <w:gridCol w:w="1292"/>
        <w:gridCol w:w="1292"/>
      </w:tblGrid>
      <w:tr w:rsidR="00A37860" w:rsidRPr="00A37860" w14:paraId="5A9C9F38" w14:textId="77777777" w:rsidTr="001969BD">
        <w:tc>
          <w:tcPr>
            <w:tcW w:w="743" w:type="pct"/>
            <w:tcBorders>
              <w:top w:val="single" w:sz="4" w:space="0" w:color="auto"/>
            </w:tcBorders>
          </w:tcPr>
          <w:p w14:paraId="7AD64267" w14:textId="1820DB69" w:rsidR="00A37860" w:rsidRPr="00A37860" w:rsidRDefault="00A37860" w:rsidP="00BC584B">
            <w:pPr>
              <w:spacing w:before="40" w:after="40"/>
              <w:rPr>
                <w:sz w:val="20"/>
                <w:lang w:val="en-US"/>
              </w:rPr>
            </w:pPr>
          </w:p>
        </w:tc>
        <w:tc>
          <w:tcPr>
            <w:tcW w:w="690" w:type="pct"/>
            <w:tcBorders>
              <w:top w:val="single" w:sz="4" w:space="0" w:color="auto"/>
            </w:tcBorders>
          </w:tcPr>
          <w:p w14:paraId="0CCF9FF6" w14:textId="47877340" w:rsidR="00A37860" w:rsidRPr="00A37860" w:rsidRDefault="00A37860" w:rsidP="00BC584B">
            <w:pPr>
              <w:spacing w:before="40" w:after="40"/>
              <w:rPr>
                <w:sz w:val="20"/>
                <w:lang w:val="en-US"/>
              </w:rPr>
            </w:pPr>
          </w:p>
        </w:tc>
        <w:tc>
          <w:tcPr>
            <w:tcW w:w="738" w:type="pct"/>
            <w:tcBorders>
              <w:top w:val="single" w:sz="4" w:space="0" w:color="auto"/>
            </w:tcBorders>
          </w:tcPr>
          <w:p w14:paraId="14385EDC" w14:textId="56ABA59D" w:rsidR="00A37860" w:rsidRPr="00A37860" w:rsidRDefault="00A37860" w:rsidP="00BC584B">
            <w:pPr>
              <w:spacing w:before="40" w:after="40"/>
              <w:rPr>
                <w:sz w:val="20"/>
                <w:lang w:val="en-US"/>
              </w:rPr>
            </w:pPr>
          </w:p>
        </w:tc>
        <w:tc>
          <w:tcPr>
            <w:tcW w:w="738" w:type="pct"/>
            <w:tcBorders>
              <w:top w:val="single" w:sz="4" w:space="0" w:color="auto"/>
            </w:tcBorders>
          </w:tcPr>
          <w:p w14:paraId="519BE421" w14:textId="099D9672" w:rsidR="00A37860" w:rsidRPr="00A37860" w:rsidRDefault="00000000" w:rsidP="00BC584B">
            <w:pPr>
              <w:spacing w:before="40" w:after="40"/>
              <w:rPr>
                <w:sz w:val="20"/>
                <w:lang w:val="en-US"/>
              </w:rPr>
            </w:pPr>
            <m:oMathPara>
              <m:oMath>
                <m:sSub>
                  <m:sSubPr>
                    <m:ctrlPr>
                      <w:rPr>
                        <w:rFonts w:ascii="Cambria Math" w:hAnsi="Cambria Math"/>
                        <w:i/>
                        <w:sz w:val="20"/>
                        <w:lang w:val="en-US"/>
                      </w:rPr>
                    </m:ctrlPr>
                  </m:sSubPr>
                  <m:e>
                    <m:r>
                      <w:rPr>
                        <w:rFonts w:ascii="Cambria Math" w:hAnsi="Cambria Math"/>
                        <w:sz w:val="20"/>
                        <w:lang w:val="en-US"/>
                      </w:rPr>
                      <m:t>p</m:t>
                    </m:r>
                  </m:e>
                  <m:sub>
                    <m:r>
                      <w:rPr>
                        <w:rFonts w:ascii="Cambria Math" w:hAnsi="Cambria Math"/>
                        <w:sz w:val="20"/>
                        <w:lang w:val="en-US"/>
                      </w:rPr>
                      <m:t>w</m:t>
                    </m:r>
                  </m:sub>
                </m:sSub>
              </m:oMath>
            </m:oMathPara>
          </w:p>
        </w:tc>
        <w:tc>
          <w:tcPr>
            <w:tcW w:w="710" w:type="pct"/>
            <w:tcBorders>
              <w:top w:val="single" w:sz="4" w:space="0" w:color="auto"/>
            </w:tcBorders>
          </w:tcPr>
          <w:p w14:paraId="648BA765" w14:textId="15B7EF3C" w:rsidR="00A37860" w:rsidRPr="00A37860" w:rsidRDefault="00A37860" w:rsidP="00BC584B">
            <w:pPr>
              <w:spacing w:before="40" w:after="40"/>
              <w:rPr>
                <w:sz w:val="20"/>
                <w:lang w:val="en-US"/>
              </w:rPr>
            </w:pPr>
          </w:p>
        </w:tc>
        <w:tc>
          <w:tcPr>
            <w:tcW w:w="690" w:type="pct"/>
            <w:tcBorders>
              <w:top w:val="single" w:sz="4" w:space="0" w:color="auto"/>
            </w:tcBorders>
          </w:tcPr>
          <w:p w14:paraId="5CA1ACA0" w14:textId="7723065C" w:rsidR="00A37860" w:rsidRPr="00A37860" w:rsidRDefault="00A37860" w:rsidP="00BC584B">
            <w:pPr>
              <w:spacing w:before="40" w:after="40"/>
              <w:rPr>
                <w:sz w:val="20"/>
                <w:lang w:val="en-US"/>
              </w:rPr>
            </w:pPr>
          </w:p>
        </w:tc>
        <w:tc>
          <w:tcPr>
            <w:tcW w:w="690" w:type="pct"/>
            <w:tcBorders>
              <w:top w:val="single" w:sz="4" w:space="0" w:color="auto"/>
            </w:tcBorders>
          </w:tcPr>
          <w:p w14:paraId="41685549" w14:textId="6FF07770" w:rsidR="00A37860" w:rsidRPr="00A37860" w:rsidRDefault="00A37860" w:rsidP="00BC584B">
            <w:pPr>
              <w:spacing w:before="40" w:after="40"/>
              <w:rPr>
                <w:sz w:val="20"/>
                <w:lang w:val="en-US"/>
              </w:rPr>
            </w:pPr>
          </w:p>
        </w:tc>
      </w:tr>
      <w:tr w:rsidR="007E5376" w:rsidRPr="00A37860" w14:paraId="056F4118" w14:textId="77777777" w:rsidTr="001969BD">
        <w:tc>
          <w:tcPr>
            <w:tcW w:w="743" w:type="pct"/>
          </w:tcPr>
          <w:p w14:paraId="2B0A06A4" w14:textId="77777777" w:rsidR="007E5376" w:rsidRPr="00A37860" w:rsidRDefault="007E5376" w:rsidP="00BC584B">
            <w:pPr>
              <w:spacing w:before="40" w:after="40"/>
              <w:rPr>
                <w:sz w:val="20"/>
                <w:lang w:val="en-US"/>
              </w:rPr>
            </w:pPr>
          </w:p>
        </w:tc>
        <w:tc>
          <w:tcPr>
            <w:tcW w:w="690" w:type="pct"/>
          </w:tcPr>
          <w:p w14:paraId="3AAD89A9" w14:textId="325D3445" w:rsidR="007E5376" w:rsidRPr="00A37860" w:rsidRDefault="007E5376" w:rsidP="00BC584B">
            <w:pPr>
              <w:spacing w:before="40" w:after="40"/>
              <w:rPr>
                <w:sz w:val="20"/>
                <w:lang w:val="en-US"/>
              </w:rPr>
            </w:pPr>
            <w:r w:rsidRPr="00A37860">
              <w:rPr>
                <w:sz w:val="20"/>
                <w:lang w:val="en-US"/>
              </w:rPr>
              <w:t>VAR</w:t>
            </w:r>
          </w:p>
        </w:tc>
        <w:tc>
          <w:tcPr>
            <w:tcW w:w="738" w:type="pct"/>
            <w:tcBorders>
              <w:bottom w:val="single" w:sz="4" w:space="0" w:color="auto"/>
            </w:tcBorders>
          </w:tcPr>
          <w:p w14:paraId="2E86E832" w14:textId="77777777" w:rsidR="007E5376" w:rsidRPr="00A37860" w:rsidRDefault="007E5376" w:rsidP="00BC584B">
            <w:pPr>
              <w:spacing w:before="40" w:after="40"/>
              <w:rPr>
                <w:sz w:val="20"/>
                <w:lang w:val="en-US"/>
              </w:rPr>
            </w:pPr>
          </w:p>
        </w:tc>
        <w:tc>
          <w:tcPr>
            <w:tcW w:w="738" w:type="pct"/>
            <w:tcBorders>
              <w:bottom w:val="single" w:sz="4" w:space="0" w:color="auto"/>
            </w:tcBorders>
          </w:tcPr>
          <w:p w14:paraId="08868ACD" w14:textId="77777777" w:rsidR="007E5376" w:rsidRPr="00A37860" w:rsidRDefault="007E5376" w:rsidP="00BC584B">
            <w:pPr>
              <w:spacing w:before="40" w:after="40"/>
              <w:rPr>
                <w:sz w:val="20"/>
                <w:lang w:val="en-US"/>
              </w:rPr>
            </w:pPr>
          </w:p>
        </w:tc>
        <w:tc>
          <w:tcPr>
            <w:tcW w:w="710" w:type="pct"/>
            <w:tcBorders>
              <w:bottom w:val="single" w:sz="4" w:space="0" w:color="auto"/>
            </w:tcBorders>
          </w:tcPr>
          <w:p w14:paraId="2C879CA3" w14:textId="2D7BFF53" w:rsidR="007E5376" w:rsidRPr="00A37860" w:rsidRDefault="007E5376" w:rsidP="00BC584B">
            <w:pPr>
              <w:spacing w:before="40" w:after="40"/>
              <w:rPr>
                <w:sz w:val="20"/>
                <w:lang w:val="en-US"/>
              </w:rPr>
            </w:pPr>
            <w:r>
              <w:rPr>
                <w:sz w:val="20"/>
                <w:lang w:val="en-US"/>
              </w:rPr>
              <w:t>QVAR</w:t>
            </w:r>
          </w:p>
        </w:tc>
        <w:tc>
          <w:tcPr>
            <w:tcW w:w="690" w:type="pct"/>
            <w:tcBorders>
              <w:bottom w:val="single" w:sz="4" w:space="0" w:color="auto"/>
            </w:tcBorders>
          </w:tcPr>
          <w:p w14:paraId="6990DB99" w14:textId="77777777" w:rsidR="007E5376" w:rsidRPr="00A37860" w:rsidRDefault="007E5376" w:rsidP="00BC584B">
            <w:pPr>
              <w:spacing w:before="40" w:after="40"/>
              <w:rPr>
                <w:sz w:val="20"/>
                <w:lang w:val="en-US"/>
              </w:rPr>
            </w:pPr>
          </w:p>
        </w:tc>
        <w:tc>
          <w:tcPr>
            <w:tcW w:w="690" w:type="pct"/>
            <w:tcBorders>
              <w:bottom w:val="single" w:sz="4" w:space="0" w:color="auto"/>
            </w:tcBorders>
          </w:tcPr>
          <w:p w14:paraId="75457A3C" w14:textId="77777777" w:rsidR="007E5376" w:rsidRPr="00A37860" w:rsidRDefault="007E5376" w:rsidP="00BC584B">
            <w:pPr>
              <w:spacing w:before="40" w:after="40"/>
              <w:rPr>
                <w:sz w:val="20"/>
                <w:lang w:val="en-US"/>
              </w:rPr>
            </w:pPr>
          </w:p>
        </w:tc>
      </w:tr>
      <w:tr w:rsidR="007E5376" w:rsidRPr="00A37860" w14:paraId="13B65074" w14:textId="77777777" w:rsidTr="001969BD">
        <w:tc>
          <w:tcPr>
            <w:tcW w:w="743" w:type="pct"/>
            <w:tcBorders>
              <w:bottom w:val="single" w:sz="4" w:space="0" w:color="auto"/>
            </w:tcBorders>
          </w:tcPr>
          <w:p w14:paraId="092E9E10" w14:textId="0DF5A4CB" w:rsidR="007E5376" w:rsidRPr="00A37860" w:rsidRDefault="00855811" w:rsidP="00BC584B">
            <w:pPr>
              <w:spacing w:before="40" w:after="40"/>
              <w:rPr>
                <w:sz w:val="20"/>
                <w:lang w:val="en-US"/>
              </w:rPr>
            </w:pPr>
            <w:r>
              <w:rPr>
                <w:sz w:val="20"/>
                <w:lang w:val="en-US"/>
              </w:rPr>
              <w:t>Quantiles</w:t>
            </w:r>
          </w:p>
        </w:tc>
        <w:tc>
          <w:tcPr>
            <w:tcW w:w="690" w:type="pct"/>
            <w:tcBorders>
              <w:bottom w:val="single" w:sz="4" w:space="0" w:color="auto"/>
            </w:tcBorders>
          </w:tcPr>
          <w:p w14:paraId="5C727C5D" w14:textId="77777777" w:rsidR="007E5376" w:rsidRPr="00A37860" w:rsidRDefault="007E5376" w:rsidP="00BC584B">
            <w:pPr>
              <w:spacing w:before="40" w:after="40"/>
              <w:rPr>
                <w:sz w:val="20"/>
                <w:lang w:val="en-US"/>
              </w:rPr>
            </w:pPr>
          </w:p>
        </w:tc>
        <w:tc>
          <w:tcPr>
            <w:tcW w:w="738" w:type="pct"/>
            <w:tcBorders>
              <w:top w:val="single" w:sz="4" w:space="0" w:color="auto"/>
              <w:bottom w:val="single" w:sz="4" w:space="0" w:color="auto"/>
            </w:tcBorders>
          </w:tcPr>
          <w:p w14:paraId="2F19F09A" w14:textId="7BAAF64B" w:rsidR="007E5376" w:rsidRPr="00A37860" w:rsidRDefault="007E5376" w:rsidP="00BC584B">
            <w:pPr>
              <w:spacing w:before="40" w:after="40"/>
              <w:rPr>
                <w:sz w:val="20"/>
                <w:lang w:val="en-US"/>
              </w:rPr>
            </w:pPr>
            <w:r w:rsidRPr="00A37860">
              <w:rPr>
                <w:sz w:val="20"/>
                <w:lang w:val="en-US"/>
              </w:rPr>
              <w:t>0.1</w:t>
            </w:r>
          </w:p>
        </w:tc>
        <w:tc>
          <w:tcPr>
            <w:tcW w:w="738" w:type="pct"/>
            <w:tcBorders>
              <w:top w:val="single" w:sz="4" w:space="0" w:color="auto"/>
              <w:bottom w:val="single" w:sz="4" w:space="0" w:color="auto"/>
            </w:tcBorders>
          </w:tcPr>
          <w:p w14:paraId="112FFE3E" w14:textId="68B7A39D" w:rsidR="007E5376" w:rsidRPr="00A37860" w:rsidRDefault="007E5376" w:rsidP="00BC584B">
            <w:pPr>
              <w:spacing w:before="40" w:after="40"/>
              <w:rPr>
                <w:sz w:val="20"/>
                <w:lang w:val="en-US"/>
              </w:rPr>
            </w:pPr>
            <w:r w:rsidRPr="00A37860">
              <w:rPr>
                <w:sz w:val="20"/>
                <w:lang w:val="en-US"/>
              </w:rPr>
              <w:t>0.3</w:t>
            </w:r>
          </w:p>
        </w:tc>
        <w:tc>
          <w:tcPr>
            <w:tcW w:w="710" w:type="pct"/>
            <w:tcBorders>
              <w:top w:val="single" w:sz="4" w:space="0" w:color="auto"/>
              <w:bottom w:val="single" w:sz="4" w:space="0" w:color="auto"/>
            </w:tcBorders>
          </w:tcPr>
          <w:p w14:paraId="79395022" w14:textId="680CAE5A" w:rsidR="007E5376" w:rsidRPr="00A37860" w:rsidRDefault="007E5376" w:rsidP="00BC584B">
            <w:pPr>
              <w:spacing w:before="40" w:after="40"/>
              <w:rPr>
                <w:sz w:val="20"/>
                <w:lang w:val="en-US"/>
              </w:rPr>
            </w:pPr>
            <w:r w:rsidRPr="00A37860">
              <w:rPr>
                <w:sz w:val="20"/>
                <w:lang w:val="en-US"/>
              </w:rPr>
              <w:t>0.5</w:t>
            </w:r>
          </w:p>
        </w:tc>
        <w:tc>
          <w:tcPr>
            <w:tcW w:w="690" w:type="pct"/>
            <w:tcBorders>
              <w:top w:val="single" w:sz="4" w:space="0" w:color="auto"/>
              <w:bottom w:val="single" w:sz="4" w:space="0" w:color="auto"/>
            </w:tcBorders>
          </w:tcPr>
          <w:p w14:paraId="26C430B9" w14:textId="49899740" w:rsidR="007E5376" w:rsidRPr="00A37860" w:rsidRDefault="007E5376" w:rsidP="00BC584B">
            <w:pPr>
              <w:spacing w:before="40" w:after="40"/>
              <w:rPr>
                <w:sz w:val="20"/>
                <w:lang w:val="en-US"/>
              </w:rPr>
            </w:pPr>
            <w:r w:rsidRPr="00A37860">
              <w:rPr>
                <w:sz w:val="20"/>
                <w:lang w:val="en-US"/>
              </w:rPr>
              <w:t>0.7</w:t>
            </w:r>
          </w:p>
        </w:tc>
        <w:tc>
          <w:tcPr>
            <w:tcW w:w="690" w:type="pct"/>
            <w:tcBorders>
              <w:top w:val="single" w:sz="4" w:space="0" w:color="auto"/>
              <w:bottom w:val="single" w:sz="4" w:space="0" w:color="auto"/>
            </w:tcBorders>
          </w:tcPr>
          <w:p w14:paraId="4F8DF329" w14:textId="3E7C42F3" w:rsidR="007E5376" w:rsidRPr="00A37860" w:rsidRDefault="007E5376" w:rsidP="00BC584B">
            <w:pPr>
              <w:spacing w:before="40" w:after="40"/>
              <w:rPr>
                <w:sz w:val="20"/>
                <w:lang w:val="en-US"/>
              </w:rPr>
            </w:pPr>
            <w:r w:rsidRPr="00A37860">
              <w:rPr>
                <w:sz w:val="20"/>
                <w:lang w:val="en-US"/>
              </w:rPr>
              <w:t>0.9</w:t>
            </w:r>
          </w:p>
        </w:tc>
      </w:tr>
      <w:tr w:rsidR="007E5376" w:rsidRPr="00A37860" w14:paraId="4451D0DA" w14:textId="77777777" w:rsidTr="0039400F">
        <w:tc>
          <w:tcPr>
            <w:tcW w:w="743" w:type="pct"/>
            <w:tcBorders>
              <w:top w:val="single" w:sz="4" w:space="0" w:color="auto"/>
            </w:tcBorders>
          </w:tcPr>
          <w:p w14:paraId="026F01D3" w14:textId="0FBAFBCF" w:rsidR="007E5376" w:rsidRPr="00A37860" w:rsidRDefault="007E5376" w:rsidP="007E5376">
            <w:pPr>
              <w:rPr>
                <w:sz w:val="20"/>
                <w:lang w:val="en-US"/>
              </w:rPr>
            </w:pPr>
            <w:r w:rsidRPr="00A37860">
              <w:rPr>
                <w:sz w:val="20"/>
                <w:lang w:val="en-US"/>
              </w:rPr>
              <w:t>Intercept</w:t>
            </w:r>
          </w:p>
        </w:tc>
        <w:tc>
          <w:tcPr>
            <w:tcW w:w="690" w:type="pct"/>
            <w:tcBorders>
              <w:top w:val="single" w:sz="4" w:space="0" w:color="auto"/>
            </w:tcBorders>
          </w:tcPr>
          <w:p w14:paraId="2AE5EF09" w14:textId="779AA3F4" w:rsidR="007E5376" w:rsidRPr="00A37860" w:rsidRDefault="007E5376" w:rsidP="007E5376">
            <w:pPr>
              <w:rPr>
                <w:sz w:val="20"/>
                <w:lang w:val="en-US"/>
              </w:rPr>
            </w:pPr>
            <w:r w:rsidRPr="00A37860">
              <w:rPr>
                <w:sz w:val="20"/>
                <w:lang w:val="en-US"/>
              </w:rPr>
              <w:t>0.001</w:t>
            </w:r>
          </w:p>
        </w:tc>
        <w:tc>
          <w:tcPr>
            <w:tcW w:w="738" w:type="pct"/>
            <w:tcBorders>
              <w:top w:val="single" w:sz="4" w:space="0" w:color="auto"/>
            </w:tcBorders>
          </w:tcPr>
          <w:p w14:paraId="520FE956" w14:textId="1FF98BB5" w:rsidR="007E5376" w:rsidRPr="00A37860" w:rsidRDefault="007E5376" w:rsidP="007E5376">
            <w:pPr>
              <w:rPr>
                <w:sz w:val="20"/>
                <w:lang w:val="en-US"/>
              </w:rPr>
            </w:pPr>
            <w:r w:rsidRPr="00A37860">
              <w:rPr>
                <w:sz w:val="20"/>
                <w:lang w:val="en-US"/>
              </w:rPr>
              <w:t>-0.0</w:t>
            </w:r>
            <w:r w:rsidR="00B319A1">
              <w:rPr>
                <w:sz w:val="20"/>
                <w:lang w:val="en-US"/>
              </w:rPr>
              <w:t>50</w:t>
            </w:r>
            <w:r w:rsidRPr="00A37860">
              <w:rPr>
                <w:sz w:val="20"/>
                <w:lang w:val="en-US"/>
              </w:rPr>
              <w:t>***</w:t>
            </w:r>
          </w:p>
        </w:tc>
        <w:tc>
          <w:tcPr>
            <w:tcW w:w="738" w:type="pct"/>
            <w:tcBorders>
              <w:top w:val="single" w:sz="4" w:space="0" w:color="auto"/>
            </w:tcBorders>
          </w:tcPr>
          <w:p w14:paraId="47776381" w14:textId="0C9155EB" w:rsidR="007E5376" w:rsidRPr="00A37860" w:rsidRDefault="007E5376" w:rsidP="007E5376">
            <w:pPr>
              <w:rPr>
                <w:sz w:val="20"/>
                <w:lang w:val="en-US"/>
              </w:rPr>
            </w:pPr>
            <w:r w:rsidRPr="00A37860">
              <w:rPr>
                <w:sz w:val="20"/>
                <w:lang w:val="en-US"/>
              </w:rPr>
              <w:t>-0.0</w:t>
            </w:r>
            <w:r w:rsidR="00FF5E2A">
              <w:rPr>
                <w:sz w:val="20"/>
                <w:lang w:val="en-US"/>
              </w:rPr>
              <w:t>1</w:t>
            </w:r>
            <w:r w:rsidR="00B319A1">
              <w:rPr>
                <w:sz w:val="20"/>
                <w:lang w:val="en-US"/>
              </w:rPr>
              <w:t>7</w:t>
            </w:r>
            <w:r w:rsidRPr="00A37860">
              <w:rPr>
                <w:sz w:val="20"/>
                <w:lang w:val="en-US"/>
              </w:rPr>
              <w:t>***</w:t>
            </w:r>
          </w:p>
        </w:tc>
        <w:tc>
          <w:tcPr>
            <w:tcW w:w="710" w:type="pct"/>
            <w:tcBorders>
              <w:top w:val="single" w:sz="4" w:space="0" w:color="auto"/>
            </w:tcBorders>
          </w:tcPr>
          <w:p w14:paraId="4A312ED8" w14:textId="02AD7AA5" w:rsidR="007E5376" w:rsidRPr="00A37860" w:rsidRDefault="007E5376" w:rsidP="007E5376">
            <w:pPr>
              <w:rPr>
                <w:sz w:val="20"/>
                <w:lang w:val="en-US"/>
              </w:rPr>
            </w:pPr>
            <w:r w:rsidRPr="00A37860">
              <w:rPr>
                <w:sz w:val="20"/>
                <w:lang w:val="en-US"/>
              </w:rPr>
              <w:t>0.000</w:t>
            </w:r>
          </w:p>
        </w:tc>
        <w:tc>
          <w:tcPr>
            <w:tcW w:w="690" w:type="pct"/>
            <w:tcBorders>
              <w:top w:val="single" w:sz="4" w:space="0" w:color="auto"/>
            </w:tcBorders>
          </w:tcPr>
          <w:p w14:paraId="5BDEEC49" w14:textId="155F9DC6" w:rsidR="007E5376" w:rsidRPr="00A37860" w:rsidRDefault="007E5376" w:rsidP="007E5376">
            <w:pPr>
              <w:rPr>
                <w:sz w:val="20"/>
                <w:lang w:val="en-US"/>
              </w:rPr>
            </w:pPr>
            <w:r w:rsidRPr="00A37860">
              <w:rPr>
                <w:sz w:val="20"/>
                <w:lang w:val="en-US"/>
              </w:rPr>
              <w:t>0.0</w:t>
            </w:r>
            <w:r w:rsidR="00FF5E2A">
              <w:rPr>
                <w:sz w:val="20"/>
                <w:lang w:val="en-US"/>
              </w:rPr>
              <w:t>16</w:t>
            </w:r>
            <w:r w:rsidRPr="00A37860">
              <w:rPr>
                <w:sz w:val="20"/>
                <w:lang w:val="en-US"/>
              </w:rPr>
              <w:t>***</w:t>
            </w:r>
          </w:p>
        </w:tc>
        <w:tc>
          <w:tcPr>
            <w:tcW w:w="690" w:type="pct"/>
            <w:tcBorders>
              <w:top w:val="single" w:sz="4" w:space="0" w:color="auto"/>
            </w:tcBorders>
          </w:tcPr>
          <w:p w14:paraId="121B81DE" w14:textId="33E01654" w:rsidR="007E5376" w:rsidRPr="00A37860" w:rsidRDefault="007E5376" w:rsidP="007E5376">
            <w:pPr>
              <w:rPr>
                <w:sz w:val="20"/>
                <w:lang w:val="en-US"/>
              </w:rPr>
            </w:pPr>
            <w:r w:rsidRPr="00A37860">
              <w:rPr>
                <w:sz w:val="20"/>
                <w:lang w:val="en-US"/>
              </w:rPr>
              <w:t>0.0</w:t>
            </w:r>
            <w:r w:rsidR="00E43243">
              <w:rPr>
                <w:sz w:val="20"/>
                <w:lang w:val="en-US"/>
              </w:rPr>
              <w:t>45</w:t>
            </w:r>
            <w:r w:rsidRPr="00A37860">
              <w:rPr>
                <w:sz w:val="20"/>
                <w:lang w:val="en-US"/>
              </w:rPr>
              <w:t>***</w:t>
            </w:r>
          </w:p>
        </w:tc>
      </w:tr>
      <w:tr w:rsidR="007E5376" w:rsidRPr="00A37860" w14:paraId="3B2703C4" w14:textId="77777777" w:rsidTr="0039400F">
        <w:tc>
          <w:tcPr>
            <w:tcW w:w="743" w:type="pct"/>
          </w:tcPr>
          <w:p w14:paraId="799FEF3A" w14:textId="135AEC2C" w:rsidR="007E5376" w:rsidRPr="00A37860" w:rsidRDefault="007E5376" w:rsidP="007E5376">
            <w:pPr>
              <w:rPr>
                <w:sz w:val="20"/>
                <w:lang w:val="en-US"/>
              </w:rPr>
            </w:pPr>
          </w:p>
        </w:tc>
        <w:tc>
          <w:tcPr>
            <w:tcW w:w="690" w:type="pct"/>
          </w:tcPr>
          <w:p w14:paraId="0E1339DE" w14:textId="154B5F33" w:rsidR="007E5376" w:rsidRPr="00A37860" w:rsidRDefault="007E5376" w:rsidP="007E5376">
            <w:pPr>
              <w:rPr>
                <w:sz w:val="20"/>
                <w:lang w:val="en-US"/>
              </w:rPr>
            </w:pPr>
            <w:r w:rsidRPr="00A37860">
              <w:rPr>
                <w:sz w:val="20"/>
                <w:lang w:val="en-US"/>
              </w:rPr>
              <w:t>(0.00</w:t>
            </w:r>
            <w:r w:rsidR="00E43243">
              <w:rPr>
                <w:sz w:val="20"/>
                <w:lang w:val="en-US"/>
              </w:rPr>
              <w:t>2</w:t>
            </w:r>
            <w:r w:rsidRPr="00A37860">
              <w:rPr>
                <w:sz w:val="20"/>
                <w:lang w:val="en-US"/>
              </w:rPr>
              <w:t>)</w:t>
            </w:r>
          </w:p>
        </w:tc>
        <w:tc>
          <w:tcPr>
            <w:tcW w:w="738" w:type="pct"/>
          </w:tcPr>
          <w:p w14:paraId="129FBDD6" w14:textId="02D657EA" w:rsidR="007E5376" w:rsidRPr="00A37860" w:rsidRDefault="007E5376" w:rsidP="007E5376">
            <w:pPr>
              <w:rPr>
                <w:sz w:val="20"/>
                <w:lang w:val="en-US"/>
              </w:rPr>
            </w:pPr>
            <w:r w:rsidRPr="00A37860">
              <w:rPr>
                <w:sz w:val="20"/>
                <w:lang w:val="en-US"/>
              </w:rPr>
              <w:t>(0.00</w:t>
            </w:r>
            <w:r w:rsidR="002E5F7A">
              <w:rPr>
                <w:sz w:val="20"/>
                <w:lang w:val="en-US"/>
              </w:rPr>
              <w:t>4</w:t>
            </w:r>
            <w:r w:rsidRPr="00A37860">
              <w:rPr>
                <w:sz w:val="20"/>
                <w:lang w:val="en-US"/>
              </w:rPr>
              <w:t>)</w:t>
            </w:r>
          </w:p>
        </w:tc>
        <w:tc>
          <w:tcPr>
            <w:tcW w:w="738" w:type="pct"/>
          </w:tcPr>
          <w:p w14:paraId="15427976" w14:textId="1FD3B899" w:rsidR="007E5376" w:rsidRPr="00A37860" w:rsidRDefault="007E5376" w:rsidP="007E5376">
            <w:pPr>
              <w:rPr>
                <w:sz w:val="20"/>
                <w:lang w:val="en-US"/>
              </w:rPr>
            </w:pPr>
            <w:r w:rsidRPr="00A37860">
              <w:rPr>
                <w:sz w:val="20"/>
                <w:lang w:val="en-US"/>
              </w:rPr>
              <w:t>(0.00</w:t>
            </w:r>
            <w:r w:rsidR="002E5F7A">
              <w:rPr>
                <w:sz w:val="20"/>
                <w:lang w:val="en-US"/>
              </w:rPr>
              <w:t>2</w:t>
            </w:r>
            <w:r w:rsidRPr="00A37860">
              <w:rPr>
                <w:sz w:val="20"/>
                <w:lang w:val="en-US"/>
              </w:rPr>
              <w:t>)</w:t>
            </w:r>
          </w:p>
        </w:tc>
        <w:tc>
          <w:tcPr>
            <w:tcW w:w="710" w:type="pct"/>
          </w:tcPr>
          <w:p w14:paraId="323A589E" w14:textId="2255BFFA" w:rsidR="007E5376" w:rsidRPr="00A37860" w:rsidRDefault="007E5376" w:rsidP="007E5376">
            <w:pPr>
              <w:rPr>
                <w:sz w:val="20"/>
                <w:lang w:val="en-US"/>
              </w:rPr>
            </w:pPr>
            <w:r w:rsidRPr="00A37860">
              <w:rPr>
                <w:sz w:val="20"/>
                <w:lang w:val="en-US"/>
              </w:rPr>
              <w:t>(0.00</w:t>
            </w:r>
            <w:r w:rsidR="002E5F7A">
              <w:rPr>
                <w:sz w:val="20"/>
                <w:lang w:val="en-US"/>
              </w:rPr>
              <w:t>2</w:t>
            </w:r>
            <w:r w:rsidRPr="00A37860">
              <w:rPr>
                <w:sz w:val="20"/>
                <w:lang w:val="en-US"/>
              </w:rPr>
              <w:t>)</w:t>
            </w:r>
          </w:p>
        </w:tc>
        <w:tc>
          <w:tcPr>
            <w:tcW w:w="690" w:type="pct"/>
          </w:tcPr>
          <w:p w14:paraId="03667A72" w14:textId="3794AB26" w:rsidR="007E5376" w:rsidRPr="00A37860" w:rsidRDefault="007E5376" w:rsidP="007E5376">
            <w:pPr>
              <w:rPr>
                <w:sz w:val="20"/>
                <w:lang w:val="en-US"/>
              </w:rPr>
            </w:pPr>
            <w:r w:rsidRPr="00A37860">
              <w:rPr>
                <w:sz w:val="20"/>
                <w:lang w:val="en-US"/>
              </w:rPr>
              <w:t>(0.00</w:t>
            </w:r>
            <w:r w:rsidR="002E5F7A">
              <w:rPr>
                <w:sz w:val="20"/>
                <w:lang w:val="en-US"/>
              </w:rPr>
              <w:t>2</w:t>
            </w:r>
            <w:r w:rsidRPr="00A37860">
              <w:rPr>
                <w:sz w:val="20"/>
                <w:lang w:val="en-US"/>
              </w:rPr>
              <w:t>)</w:t>
            </w:r>
          </w:p>
        </w:tc>
        <w:tc>
          <w:tcPr>
            <w:tcW w:w="690" w:type="pct"/>
          </w:tcPr>
          <w:p w14:paraId="0D74211D" w14:textId="3D0995B7" w:rsidR="007E5376" w:rsidRPr="00A37860" w:rsidRDefault="007E5376" w:rsidP="007E5376">
            <w:pPr>
              <w:rPr>
                <w:sz w:val="20"/>
                <w:lang w:val="en-US"/>
              </w:rPr>
            </w:pPr>
            <w:r w:rsidRPr="00A37860">
              <w:rPr>
                <w:sz w:val="20"/>
                <w:lang w:val="en-US"/>
              </w:rPr>
              <w:t>(0.00</w:t>
            </w:r>
            <w:r w:rsidR="002E5F7A">
              <w:rPr>
                <w:sz w:val="20"/>
                <w:lang w:val="en-US"/>
              </w:rPr>
              <w:t>5</w:t>
            </w:r>
            <w:r w:rsidRPr="00A37860">
              <w:rPr>
                <w:sz w:val="20"/>
                <w:lang w:val="en-US"/>
              </w:rPr>
              <w:t>)</w:t>
            </w:r>
          </w:p>
        </w:tc>
      </w:tr>
      <w:tr w:rsidR="007E5376" w:rsidRPr="00A37860" w14:paraId="73F17FA2" w14:textId="77777777" w:rsidTr="0039400F">
        <w:tc>
          <w:tcPr>
            <w:tcW w:w="743" w:type="pct"/>
          </w:tcPr>
          <w:p w14:paraId="3A1DE2E2" w14:textId="11574428" w:rsidR="007E5376" w:rsidRPr="001C6267" w:rsidRDefault="00000000" w:rsidP="007E5376">
            <w:pPr>
              <w:rPr>
                <w:sz w:val="20"/>
                <w:lang w:val="en-US"/>
              </w:rPr>
            </w:pPr>
            <m:oMathPara>
              <m:oMathParaPr>
                <m:jc m:val="left"/>
              </m:oMathParaPr>
              <m:oMath>
                <m:sSub>
                  <m:sSubPr>
                    <m:ctrlPr>
                      <w:rPr>
                        <w:rFonts w:ascii="Cambria Math" w:hAnsi="Cambria Math"/>
                        <w:i/>
                        <w:sz w:val="20"/>
                        <w:lang w:val="en-US"/>
                      </w:rPr>
                    </m:ctrlPr>
                  </m:sSubPr>
                  <m:e>
                    <m:r>
                      <w:rPr>
                        <w:rFonts w:ascii="Cambria Math" w:hAnsi="Cambria Math"/>
                        <w:sz w:val="20"/>
                        <w:lang w:val="en-US"/>
                      </w:rPr>
                      <m:t>p</m:t>
                    </m:r>
                  </m:e>
                  <m:sub>
                    <m:r>
                      <w:rPr>
                        <w:rFonts w:ascii="Cambria Math" w:hAnsi="Cambria Math"/>
                        <w:sz w:val="20"/>
                        <w:lang w:val="en-US"/>
                      </w:rPr>
                      <m:t>N,t-1</m:t>
                    </m:r>
                  </m:sub>
                </m:sSub>
              </m:oMath>
            </m:oMathPara>
          </w:p>
        </w:tc>
        <w:tc>
          <w:tcPr>
            <w:tcW w:w="690" w:type="pct"/>
          </w:tcPr>
          <w:p w14:paraId="39B7FB51" w14:textId="26780AB2" w:rsidR="007E5376" w:rsidRPr="00A37860" w:rsidRDefault="007E5376" w:rsidP="007E5376">
            <w:pPr>
              <w:rPr>
                <w:sz w:val="20"/>
                <w:lang w:val="en-US"/>
              </w:rPr>
            </w:pPr>
            <w:r w:rsidRPr="00A37860">
              <w:rPr>
                <w:sz w:val="20"/>
                <w:lang w:val="en-US"/>
              </w:rPr>
              <w:t>0.</w:t>
            </w:r>
            <w:r w:rsidR="00B319A1">
              <w:rPr>
                <w:sz w:val="20"/>
                <w:lang w:val="en-US"/>
              </w:rPr>
              <w:t>075</w:t>
            </w:r>
            <w:r w:rsidRPr="00A37860">
              <w:rPr>
                <w:sz w:val="20"/>
                <w:lang w:val="en-US"/>
              </w:rPr>
              <w:t>*</w:t>
            </w:r>
          </w:p>
        </w:tc>
        <w:tc>
          <w:tcPr>
            <w:tcW w:w="738" w:type="pct"/>
          </w:tcPr>
          <w:p w14:paraId="62313554" w14:textId="437BAFC6" w:rsidR="007E5376" w:rsidRPr="00A37860" w:rsidRDefault="007E5376" w:rsidP="007E5376">
            <w:pPr>
              <w:rPr>
                <w:sz w:val="20"/>
                <w:lang w:val="en-US"/>
              </w:rPr>
            </w:pPr>
            <w:r w:rsidRPr="00A37860">
              <w:rPr>
                <w:sz w:val="20"/>
                <w:lang w:val="en-US"/>
              </w:rPr>
              <w:t>0.</w:t>
            </w:r>
            <w:r w:rsidR="007F393E">
              <w:rPr>
                <w:sz w:val="20"/>
                <w:lang w:val="en-US"/>
              </w:rPr>
              <w:t>130</w:t>
            </w:r>
          </w:p>
        </w:tc>
        <w:tc>
          <w:tcPr>
            <w:tcW w:w="738" w:type="pct"/>
          </w:tcPr>
          <w:p w14:paraId="14D7CEBB" w14:textId="2503DE50" w:rsidR="007E5376" w:rsidRPr="00A37860" w:rsidRDefault="007E5376" w:rsidP="007E5376">
            <w:pPr>
              <w:rPr>
                <w:sz w:val="20"/>
                <w:lang w:val="en-US"/>
              </w:rPr>
            </w:pPr>
            <w:r w:rsidRPr="00A37860">
              <w:rPr>
                <w:sz w:val="20"/>
                <w:lang w:val="en-US"/>
              </w:rPr>
              <w:t>0.</w:t>
            </w:r>
            <w:r w:rsidR="007F393E">
              <w:rPr>
                <w:sz w:val="20"/>
                <w:lang w:val="en-US"/>
              </w:rPr>
              <w:t>082</w:t>
            </w:r>
            <w:r w:rsidRPr="00A37860">
              <w:rPr>
                <w:sz w:val="20"/>
                <w:lang w:val="en-US"/>
              </w:rPr>
              <w:t>***</w:t>
            </w:r>
          </w:p>
        </w:tc>
        <w:tc>
          <w:tcPr>
            <w:tcW w:w="710" w:type="pct"/>
          </w:tcPr>
          <w:p w14:paraId="36228F09" w14:textId="7964FEEE" w:rsidR="007E5376" w:rsidRPr="00A37860" w:rsidRDefault="007E5376" w:rsidP="007E5376">
            <w:pPr>
              <w:rPr>
                <w:sz w:val="20"/>
                <w:lang w:val="en-US"/>
              </w:rPr>
            </w:pPr>
            <w:r w:rsidRPr="00A37860">
              <w:rPr>
                <w:sz w:val="20"/>
                <w:lang w:val="en-US"/>
              </w:rPr>
              <w:t>0.</w:t>
            </w:r>
            <w:r w:rsidR="00D66107">
              <w:rPr>
                <w:sz w:val="20"/>
                <w:lang w:val="en-US"/>
              </w:rPr>
              <w:t>071</w:t>
            </w:r>
            <w:r w:rsidR="00A96D65">
              <w:rPr>
                <w:sz w:val="20"/>
                <w:lang w:val="en-US"/>
              </w:rPr>
              <w:t>*</w:t>
            </w:r>
            <w:r w:rsidRPr="00A37860">
              <w:rPr>
                <w:sz w:val="20"/>
                <w:lang w:val="en-US"/>
              </w:rPr>
              <w:t>**</w:t>
            </w:r>
          </w:p>
        </w:tc>
        <w:tc>
          <w:tcPr>
            <w:tcW w:w="690" w:type="pct"/>
          </w:tcPr>
          <w:p w14:paraId="66D62176" w14:textId="5654BF4C" w:rsidR="007E5376" w:rsidRPr="00A37860" w:rsidRDefault="007E5376" w:rsidP="007E5376">
            <w:pPr>
              <w:rPr>
                <w:sz w:val="20"/>
                <w:lang w:val="en-US"/>
              </w:rPr>
            </w:pPr>
            <w:r w:rsidRPr="00A37860">
              <w:rPr>
                <w:sz w:val="20"/>
                <w:lang w:val="en-US"/>
              </w:rPr>
              <w:t>0.0</w:t>
            </w:r>
            <w:r w:rsidR="00D66107">
              <w:rPr>
                <w:sz w:val="20"/>
                <w:lang w:val="en-US"/>
              </w:rPr>
              <w:t>55</w:t>
            </w:r>
          </w:p>
        </w:tc>
        <w:tc>
          <w:tcPr>
            <w:tcW w:w="690" w:type="pct"/>
          </w:tcPr>
          <w:p w14:paraId="3FCE99DD" w14:textId="690645B9" w:rsidR="007E5376" w:rsidRPr="00A37860" w:rsidRDefault="007E5376" w:rsidP="007E5376">
            <w:pPr>
              <w:rPr>
                <w:sz w:val="20"/>
                <w:lang w:val="en-US"/>
              </w:rPr>
            </w:pPr>
            <w:r w:rsidRPr="00A37860">
              <w:rPr>
                <w:sz w:val="20"/>
                <w:lang w:val="en-US"/>
              </w:rPr>
              <w:t>0.0</w:t>
            </w:r>
            <w:r w:rsidR="00A96D65">
              <w:rPr>
                <w:sz w:val="20"/>
                <w:lang w:val="en-US"/>
              </w:rPr>
              <w:t>37</w:t>
            </w:r>
          </w:p>
        </w:tc>
      </w:tr>
      <w:tr w:rsidR="007E5376" w:rsidRPr="00A37860" w14:paraId="7F4AC373" w14:textId="77777777" w:rsidTr="0039400F">
        <w:tc>
          <w:tcPr>
            <w:tcW w:w="743" w:type="pct"/>
          </w:tcPr>
          <w:p w14:paraId="150A86D5" w14:textId="222321C3" w:rsidR="007E5376" w:rsidRPr="00A37860" w:rsidRDefault="007E5376" w:rsidP="007E5376">
            <w:pPr>
              <w:rPr>
                <w:sz w:val="20"/>
                <w:lang w:val="en-US"/>
              </w:rPr>
            </w:pPr>
          </w:p>
        </w:tc>
        <w:tc>
          <w:tcPr>
            <w:tcW w:w="690" w:type="pct"/>
          </w:tcPr>
          <w:p w14:paraId="5FC5CB2F" w14:textId="20D10B68" w:rsidR="007E5376" w:rsidRPr="00A37860" w:rsidRDefault="007E5376" w:rsidP="007E5376">
            <w:pPr>
              <w:rPr>
                <w:sz w:val="20"/>
                <w:lang w:val="en-US"/>
              </w:rPr>
            </w:pPr>
            <w:r w:rsidRPr="00A37860">
              <w:rPr>
                <w:sz w:val="20"/>
                <w:lang w:val="en-US"/>
              </w:rPr>
              <w:t>(0.0</w:t>
            </w:r>
            <w:r w:rsidR="008E7961">
              <w:rPr>
                <w:sz w:val="20"/>
                <w:lang w:val="en-US"/>
              </w:rPr>
              <w:t>4</w:t>
            </w:r>
            <w:r w:rsidR="00B319A1">
              <w:rPr>
                <w:sz w:val="20"/>
                <w:lang w:val="en-US"/>
              </w:rPr>
              <w:t>2</w:t>
            </w:r>
            <w:r w:rsidRPr="00A37860">
              <w:rPr>
                <w:sz w:val="20"/>
                <w:lang w:val="en-US"/>
              </w:rPr>
              <w:t>)</w:t>
            </w:r>
          </w:p>
        </w:tc>
        <w:tc>
          <w:tcPr>
            <w:tcW w:w="738" w:type="pct"/>
          </w:tcPr>
          <w:p w14:paraId="4210B0E0" w14:textId="58A647C4" w:rsidR="007E5376" w:rsidRPr="00A37860" w:rsidRDefault="007E5376" w:rsidP="007E5376">
            <w:pPr>
              <w:rPr>
                <w:sz w:val="20"/>
                <w:lang w:val="en-US"/>
              </w:rPr>
            </w:pPr>
            <w:r w:rsidRPr="00A37860">
              <w:rPr>
                <w:sz w:val="20"/>
                <w:lang w:val="en-US"/>
              </w:rPr>
              <w:t>(0.</w:t>
            </w:r>
            <w:r w:rsidR="007F393E">
              <w:rPr>
                <w:sz w:val="20"/>
                <w:lang w:val="en-US"/>
              </w:rPr>
              <w:t>133</w:t>
            </w:r>
            <w:r w:rsidRPr="00A37860">
              <w:rPr>
                <w:sz w:val="20"/>
                <w:lang w:val="en-US"/>
              </w:rPr>
              <w:t>)</w:t>
            </w:r>
          </w:p>
        </w:tc>
        <w:tc>
          <w:tcPr>
            <w:tcW w:w="738" w:type="pct"/>
          </w:tcPr>
          <w:p w14:paraId="155E634F" w14:textId="0C0243FE" w:rsidR="007E5376" w:rsidRPr="00A37860" w:rsidRDefault="007E5376" w:rsidP="007E5376">
            <w:pPr>
              <w:rPr>
                <w:sz w:val="20"/>
                <w:lang w:val="en-US"/>
              </w:rPr>
            </w:pPr>
            <w:r w:rsidRPr="00A37860">
              <w:rPr>
                <w:sz w:val="20"/>
                <w:lang w:val="en-US"/>
              </w:rPr>
              <w:t>(0.0</w:t>
            </w:r>
            <w:r w:rsidR="007F393E">
              <w:rPr>
                <w:sz w:val="20"/>
                <w:lang w:val="en-US"/>
              </w:rPr>
              <w:t>26</w:t>
            </w:r>
            <w:r w:rsidRPr="00A37860">
              <w:rPr>
                <w:sz w:val="20"/>
                <w:lang w:val="en-US"/>
              </w:rPr>
              <w:t>)</w:t>
            </w:r>
          </w:p>
        </w:tc>
        <w:tc>
          <w:tcPr>
            <w:tcW w:w="710" w:type="pct"/>
          </w:tcPr>
          <w:p w14:paraId="611490AF" w14:textId="5C4E673E" w:rsidR="007E5376" w:rsidRPr="00A37860" w:rsidRDefault="007E5376" w:rsidP="007E5376">
            <w:pPr>
              <w:rPr>
                <w:sz w:val="20"/>
                <w:lang w:val="en-US"/>
              </w:rPr>
            </w:pPr>
            <w:r w:rsidRPr="00A37860">
              <w:rPr>
                <w:sz w:val="20"/>
                <w:lang w:val="en-US"/>
              </w:rPr>
              <w:t>(0.0</w:t>
            </w:r>
            <w:r w:rsidR="00D66107">
              <w:rPr>
                <w:sz w:val="20"/>
                <w:lang w:val="en-US"/>
              </w:rPr>
              <w:t>14</w:t>
            </w:r>
            <w:r w:rsidRPr="00A37860">
              <w:rPr>
                <w:sz w:val="20"/>
                <w:lang w:val="en-US"/>
              </w:rPr>
              <w:t>)</w:t>
            </w:r>
          </w:p>
        </w:tc>
        <w:tc>
          <w:tcPr>
            <w:tcW w:w="690" w:type="pct"/>
          </w:tcPr>
          <w:p w14:paraId="6CFF723F" w14:textId="26671083" w:rsidR="007E5376" w:rsidRPr="00A37860" w:rsidRDefault="007E5376" w:rsidP="007E5376">
            <w:pPr>
              <w:rPr>
                <w:sz w:val="20"/>
                <w:lang w:val="en-US"/>
              </w:rPr>
            </w:pPr>
            <w:r w:rsidRPr="00A37860">
              <w:rPr>
                <w:sz w:val="20"/>
                <w:lang w:val="en-US"/>
              </w:rPr>
              <w:t>(0.0</w:t>
            </w:r>
            <w:r w:rsidR="00D66107">
              <w:rPr>
                <w:sz w:val="20"/>
                <w:lang w:val="en-US"/>
              </w:rPr>
              <w:t>73</w:t>
            </w:r>
            <w:r w:rsidRPr="00A37860">
              <w:rPr>
                <w:sz w:val="20"/>
                <w:lang w:val="en-US"/>
              </w:rPr>
              <w:t>)</w:t>
            </w:r>
          </w:p>
        </w:tc>
        <w:tc>
          <w:tcPr>
            <w:tcW w:w="690" w:type="pct"/>
          </w:tcPr>
          <w:p w14:paraId="1ECED193" w14:textId="367DBEB7" w:rsidR="007E5376" w:rsidRPr="00A37860" w:rsidRDefault="007E5376" w:rsidP="007E5376">
            <w:pPr>
              <w:rPr>
                <w:sz w:val="20"/>
                <w:lang w:val="en-US"/>
              </w:rPr>
            </w:pPr>
            <w:r w:rsidRPr="00A37860">
              <w:rPr>
                <w:sz w:val="20"/>
                <w:lang w:val="en-US"/>
              </w:rPr>
              <w:t>(0.</w:t>
            </w:r>
            <w:r w:rsidR="00191983">
              <w:rPr>
                <w:sz w:val="20"/>
                <w:lang w:val="en-US"/>
              </w:rPr>
              <w:t>1</w:t>
            </w:r>
            <w:r w:rsidR="00D66107">
              <w:rPr>
                <w:sz w:val="20"/>
                <w:lang w:val="en-US"/>
              </w:rPr>
              <w:t>11</w:t>
            </w:r>
            <w:r w:rsidRPr="00A37860">
              <w:rPr>
                <w:sz w:val="20"/>
                <w:lang w:val="en-US"/>
              </w:rPr>
              <w:t>)</w:t>
            </w:r>
          </w:p>
        </w:tc>
      </w:tr>
      <w:tr w:rsidR="007E5376" w:rsidRPr="00A37860" w14:paraId="506EFB45" w14:textId="77777777" w:rsidTr="0039400F">
        <w:tc>
          <w:tcPr>
            <w:tcW w:w="743" w:type="pct"/>
          </w:tcPr>
          <w:p w14:paraId="107AB173" w14:textId="4E32D5F0" w:rsidR="007E5376" w:rsidRPr="001C6267" w:rsidRDefault="00000000" w:rsidP="007E5376">
            <w:pPr>
              <w:rPr>
                <w:sz w:val="20"/>
                <w:lang w:val="en-US"/>
              </w:rPr>
            </w:pPr>
            <m:oMathPara>
              <m:oMathParaPr>
                <m:jc m:val="left"/>
              </m:oMathParaPr>
              <m:oMath>
                <m:sSub>
                  <m:sSubPr>
                    <m:ctrlPr>
                      <w:rPr>
                        <w:rFonts w:ascii="Cambria Math" w:hAnsi="Cambria Math"/>
                        <w:i/>
                        <w:sz w:val="20"/>
                        <w:lang w:val="en-US"/>
                      </w:rPr>
                    </m:ctrlPr>
                  </m:sSubPr>
                  <m:e>
                    <m:r>
                      <w:rPr>
                        <w:rFonts w:ascii="Cambria Math" w:hAnsi="Cambria Math"/>
                        <w:sz w:val="20"/>
                        <w:lang w:val="en-US"/>
                      </w:rPr>
                      <m:t>p</m:t>
                    </m:r>
                  </m:e>
                  <m:sub>
                    <m:r>
                      <w:rPr>
                        <w:rFonts w:ascii="Cambria Math" w:hAnsi="Cambria Math"/>
                        <w:sz w:val="20"/>
                        <w:lang w:val="en-US"/>
                      </w:rPr>
                      <m:t>w,t-1</m:t>
                    </m:r>
                  </m:sub>
                </m:sSub>
              </m:oMath>
            </m:oMathPara>
          </w:p>
        </w:tc>
        <w:tc>
          <w:tcPr>
            <w:tcW w:w="690" w:type="pct"/>
          </w:tcPr>
          <w:p w14:paraId="7E382FD4" w14:textId="17934CB1" w:rsidR="007E5376" w:rsidRPr="00A37860" w:rsidRDefault="007E5376" w:rsidP="007E5376">
            <w:pPr>
              <w:rPr>
                <w:sz w:val="20"/>
                <w:lang w:val="en-US"/>
              </w:rPr>
            </w:pPr>
            <w:r w:rsidRPr="00A37860">
              <w:rPr>
                <w:sz w:val="20"/>
                <w:lang w:val="en-US"/>
              </w:rPr>
              <w:t>0.</w:t>
            </w:r>
            <w:r w:rsidR="00191983">
              <w:rPr>
                <w:sz w:val="20"/>
                <w:lang w:val="en-US"/>
              </w:rPr>
              <w:t>22</w:t>
            </w:r>
            <w:r w:rsidR="002A1435">
              <w:rPr>
                <w:sz w:val="20"/>
                <w:lang w:val="en-US"/>
              </w:rPr>
              <w:t>8</w:t>
            </w:r>
            <w:r w:rsidR="00191983">
              <w:rPr>
                <w:sz w:val="20"/>
                <w:lang w:val="en-US"/>
              </w:rPr>
              <w:t>*</w:t>
            </w:r>
            <w:r w:rsidRPr="00A37860">
              <w:rPr>
                <w:sz w:val="20"/>
                <w:lang w:val="en-US"/>
              </w:rPr>
              <w:t>**</w:t>
            </w:r>
          </w:p>
        </w:tc>
        <w:tc>
          <w:tcPr>
            <w:tcW w:w="738" w:type="pct"/>
          </w:tcPr>
          <w:p w14:paraId="4C8FD42C" w14:textId="50BAE250" w:rsidR="007E5376" w:rsidRPr="00A37860" w:rsidRDefault="007E5376" w:rsidP="007E5376">
            <w:pPr>
              <w:rPr>
                <w:sz w:val="20"/>
                <w:lang w:val="en-US"/>
              </w:rPr>
            </w:pPr>
            <w:r w:rsidRPr="00A37860">
              <w:rPr>
                <w:sz w:val="20"/>
                <w:lang w:val="en-US"/>
              </w:rPr>
              <w:t>0.</w:t>
            </w:r>
            <w:r w:rsidR="002A1435">
              <w:rPr>
                <w:sz w:val="20"/>
                <w:lang w:val="en-US"/>
              </w:rPr>
              <w:t>150</w:t>
            </w:r>
          </w:p>
        </w:tc>
        <w:tc>
          <w:tcPr>
            <w:tcW w:w="738" w:type="pct"/>
          </w:tcPr>
          <w:p w14:paraId="44CB7513" w14:textId="23A125F9" w:rsidR="007E5376" w:rsidRPr="00A37860" w:rsidRDefault="007E5376" w:rsidP="007E5376">
            <w:pPr>
              <w:rPr>
                <w:sz w:val="20"/>
                <w:lang w:val="en-US"/>
              </w:rPr>
            </w:pPr>
            <w:r w:rsidRPr="00A37860">
              <w:rPr>
                <w:sz w:val="20"/>
                <w:lang w:val="en-US"/>
              </w:rPr>
              <w:t>0.</w:t>
            </w:r>
            <w:r w:rsidR="006E6326">
              <w:rPr>
                <w:sz w:val="20"/>
                <w:lang w:val="en-US"/>
              </w:rPr>
              <w:t>2</w:t>
            </w:r>
            <w:r w:rsidR="002A1435">
              <w:rPr>
                <w:sz w:val="20"/>
                <w:lang w:val="en-US"/>
              </w:rPr>
              <w:t>34</w:t>
            </w:r>
            <w:r w:rsidR="006E6326">
              <w:rPr>
                <w:sz w:val="20"/>
                <w:lang w:val="en-US"/>
              </w:rPr>
              <w:t>***</w:t>
            </w:r>
          </w:p>
        </w:tc>
        <w:tc>
          <w:tcPr>
            <w:tcW w:w="710" w:type="pct"/>
          </w:tcPr>
          <w:p w14:paraId="4C57329E" w14:textId="1B3BA329" w:rsidR="007E5376" w:rsidRPr="00A37860" w:rsidRDefault="007E5376" w:rsidP="007E5376">
            <w:pPr>
              <w:rPr>
                <w:sz w:val="20"/>
                <w:lang w:val="en-US"/>
              </w:rPr>
            </w:pPr>
            <w:r w:rsidRPr="00A37860">
              <w:rPr>
                <w:sz w:val="20"/>
                <w:lang w:val="en-US"/>
              </w:rPr>
              <w:t>0.</w:t>
            </w:r>
            <w:r w:rsidR="006E6326">
              <w:rPr>
                <w:sz w:val="20"/>
                <w:lang w:val="en-US"/>
              </w:rPr>
              <w:t>22</w:t>
            </w:r>
            <w:r w:rsidR="002A1435">
              <w:rPr>
                <w:sz w:val="20"/>
                <w:lang w:val="en-US"/>
              </w:rPr>
              <w:t>4</w:t>
            </w:r>
            <w:r w:rsidRPr="00A37860">
              <w:rPr>
                <w:sz w:val="20"/>
                <w:lang w:val="en-US"/>
              </w:rPr>
              <w:t>***</w:t>
            </w:r>
          </w:p>
        </w:tc>
        <w:tc>
          <w:tcPr>
            <w:tcW w:w="690" w:type="pct"/>
          </w:tcPr>
          <w:p w14:paraId="483DB3A3" w14:textId="30B10AF1" w:rsidR="007E5376" w:rsidRPr="00A37860" w:rsidRDefault="007E5376" w:rsidP="007E5376">
            <w:pPr>
              <w:rPr>
                <w:sz w:val="20"/>
                <w:lang w:val="en-US"/>
              </w:rPr>
            </w:pPr>
            <w:r w:rsidRPr="00A37860">
              <w:rPr>
                <w:sz w:val="20"/>
                <w:lang w:val="en-US"/>
              </w:rPr>
              <w:t>0.</w:t>
            </w:r>
            <w:r w:rsidR="006E6326">
              <w:rPr>
                <w:sz w:val="20"/>
                <w:lang w:val="en-US"/>
              </w:rPr>
              <w:t>2</w:t>
            </w:r>
            <w:r w:rsidR="005F1011">
              <w:rPr>
                <w:sz w:val="20"/>
                <w:lang w:val="en-US"/>
              </w:rPr>
              <w:t>33</w:t>
            </w:r>
            <w:r w:rsidR="006E6326">
              <w:rPr>
                <w:sz w:val="20"/>
                <w:lang w:val="en-US"/>
              </w:rPr>
              <w:t>***</w:t>
            </w:r>
          </w:p>
        </w:tc>
        <w:tc>
          <w:tcPr>
            <w:tcW w:w="690" w:type="pct"/>
          </w:tcPr>
          <w:p w14:paraId="02213EB3" w14:textId="0500AC6D" w:rsidR="007E5376" w:rsidRPr="00A37860" w:rsidRDefault="007E5376" w:rsidP="007E5376">
            <w:pPr>
              <w:rPr>
                <w:sz w:val="20"/>
                <w:lang w:val="en-US"/>
              </w:rPr>
            </w:pPr>
            <w:r w:rsidRPr="00A37860">
              <w:rPr>
                <w:sz w:val="20"/>
                <w:lang w:val="en-US"/>
              </w:rPr>
              <w:t>0.</w:t>
            </w:r>
            <w:r w:rsidR="006E6326">
              <w:rPr>
                <w:sz w:val="20"/>
                <w:lang w:val="en-US"/>
              </w:rPr>
              <w:t>246</w:t>
            </w:r>
            <w:r w:rsidR="00FD37B5">
              <w:rPr>
                <w:sz w:val="20"/>
                <w:lang w:val="en-US"/>
              </w:rPr>
              <w:t>**</w:t>
            </w:r>
          </w:p>
        </w:tc>
      </w:tr>
      <w:tr w:rsidR="007E5376" w:rsidRPr="00A37860" w14:paraId="65EB7B44" w14:textId="77777777" w:rsidTr="0039400F">
        <w:tc>
          <w:tcPr>
            <w:tcW w:w="743" w:type="pct"/>
            <w:tcBorders>
              <w:bottom w:val="single" w:sz="4" w:space="0" w:color="auto"/>
            </w:tcBorders>
          </w:tcPr>
          <w:p w14:paraId="3F3C8F4F" w14:textId="38D2FE25" w:rsidR="007E5376" w:rsidRPr="00A37860" w:rsidRDefault="007E5376" w:rsidP="007E5376">
            <w:pPr>
              <w:rPr>
                <w:sz w:val="20"/>
                <w:lang w:val="en-US"/>
              </w:rPr>
            </w:pPr>
          </w:p>
        </w:tc>
        <w:tc>
          <w:tcPr>
            <w:tcW w:w="690" w:type="pct"/>
            <w:tcBorders>
              <w:bottom w:val="single" w:sz="4" w:space="0" w:color="auto"/>
            </w:tcBorders>
          </w:tcPr>
          <w:p w14:paraId="2B94E895" w14:textId="69CF01CD" w:rsidR="007E5376" w:rsidRPr="00A37860" w:rsidRDefault="007E5376" w:rsidP="007E5376">
            <w:pPr>
              <w:rPr>
                <w:sz w:val="20"/>
                <w:lang w:val="en-US"/>
              </w:rPr>
            </w:pPr>
            <w:r w:rsidRPr="00A37860">
              <w:rPr>
                <w:sz w:val="20"/>
                <w:lang w:val="en-US"/>
              </w:rPr>
              <w:t>(0.0</w:t>
            </w:r>
            <w:r w:rsidR="00FD37B5">
              <w:rPr>
                <w:sz w:val="20"/>
                <w:lang w:val="en-US"/>
              </w:rPr>
              <w:t>49</w:t>
            </w:r>
            <w:r w:rsidRPr="00A37860">
              <w:rPr>
                <w:sz w:val="20"/>
                <w:lang w:val="en-US"/>
              </w:rPr>
              <w:t>)</w:t>
            </w:r>
          </w:p>
        </w:tc>
        <w:tc>
          <w:tcPr>
            <w:tcW w:w="738" w:type="pct"/>
            <w:tcBorders>
              <w:bottom w:val="single" w:sz="4" w:space="0" w:color="auto"/>
            </w:tcBorders>
          </w:tcPr>
          <w:p w14:paraId="0AAB5634" w14:textId="65367D32" w:rsidR="007E5376" w:rsidRPr="00A37860" w:rsidRDefault="007E5376" w:rsidP="007E5376">
            <w:pPr>
              <w:rPr>
                <w:sz w:val="20"/>
                <w:lang w:val="en-US"/>
              </w:rPr>
            </w:pPr>
            <w:r w:rsidRPr="00A37860">
              <w:rPr>
                <w:sz w:val="20"/>
                <w:lang w:val="en-US"/>
              </w:rPr>
              <w:t>(0.</w:t>
            </w:r>
            <w:r w:rsidR="00FD37B5">
              <w:rPr>
                <w:sz w:val="20"/>
                <w:lang w:val="en-US"/>
              </w:rPr>
              <w:t>100</w:t>
            </w:r>
            <w:r w:rsidRPr="00A37860">
              <w:rPr>
                <w:sz w:val="20"/>
                <w:lang w:val="en-US"/>
              </w:rPr>
              <w:t>)</w:t>
            </w:r>
          </w:p>
        </w:tc>
        <w:tc>
          <w:tcPr>
            <w:tcW w:w="738" w:type="pct"/>
            <w:tcBorders>
              <w:bottom w:val="single" w:sz="4" w:space="0" w:color="auto"/>
            </w:tcBorders>
          </w:tcPr>
          <w:p w14:paraId="6A16B399" w14:textId="72EBE49A" w:rsidR="007E5376" w:rsidRPr="00A37860" w:rsidRDefault="007E5376" w:rsidP="007E5376">
            <w:pPr>
              <w:rPr>
                <w:sz w:val="20"/>
                <w:lang w:val="en-US"/>
              </w:rPr>
            </w:pPr>
            <w:r w:rsidRPr="00A37860">
              <w:rPr>
                <w:sz w:val="20"/>
                <w:lang w:val="en-US"/>
              </w:rPr>
              <w:t>(0.0</w:t>
            </w:r>
            <w:r w:rsidR="00FD37B5">
              <w:rPr>
                <w:sz w:val="20"/>
                <w:lang w:val="en-US"/>
              </w:rPr>
              <w:t>5</w:t>
            </w:r>
            <w:r w:rsidR="002A1435">
              <w:rPr>
                <w:sz w:val="20"/>
                <w:lang w:val="en-US"/>
              </w:rPr>
              <w:t>2</w:t>
            </w:r>
            <w:r w:rsidRPr="00A37860">
              <w:rPr>
                <w:sz w:val="20"/>
                <w:lang w:val="en-US"/>
              </w:rPr>
              <w:t>)</w:t>
            </w:r>
          </w:p>
        </w:tc>
        <w:tc>
          <w:tcPr>
            <w:tcW w:w="710" w:type="pct"/>
            <w:tcBorders>
              <w:bottom w:val="single" w:sz="4" w:space="0" w:color="auto"/>
            </w:tcBorders>
          </w:tcPr>
          <w:p w14:paraId="03F4E2F5" w14:textId="26B2122F" w:rsidR="007E5376" w:rsidRPr="00A37860" w:rsidRDefault="007E5376" w:rsidP="007E5376">
            <w:pPr>
              <w:rPr>
                <w:sz w:val="20"/>
                <w:lang w:val="en-US"/>
              </w:rPr>
            </w:pPr>
            <w:r w:rsidRPr="00A37860">
              <w:rPr>
                <w:sz w:val="20"/>
                <w:lang w:val="en-US"/>
              </w:rPr>
              <w:t>(0.0</w:t>
            </w:r>
            <w:r w:rsidR="00FD37B5">
              <w:rPr>
                <w:sz w:val="20"/>
                <w:lang w:val="en-US"/>
              </w:rPr>
              <w:t>4</w:t>
            </w:r>
            <w:r w:rsidR="005F1011">
              <w:rPr>
                <w:sz w:val="20"/>
                <w:lang w:val="en-US"/>
              </w:rPr>
              <w:t>8</w:t>
            </w:r>
            <w:r w:rsidRPr="00A37860">
              <w:rPr>
                <w:sz w:val="20"/>
                <w:lang w:val="en-US"/>
              </w:rPr>
              <w:t>)</w:t>
            </w:r>
          </w:p>
        </w:tc>
        <w:tc>
          <w:tcPr>
            <w:tcW w:w="690" w:type="pct"/>
            <w:tcBorders>
              <w:bottom w:val="single" w:sz="4" w:space="0" w:color="auto"/>
            </w:tcBorders>
          </w:tcPr>
          <w:p w14:paraId="64B37378" w14:textId="0922742C" w:rsidR="007E5376" w:rsidRPr="00A37860" w:rsidRDefault="007E5376" w:rsidP="007E5376">
            <w:pPr>
              <w:rPr>
                <w:sz w:val="20"/>
                <w:lang w:val="en-US"/>
              </w:rPr>
            </w:pPr>
            <w:r w:rsidRPr="00A37860">
              <w:rPr>
                <w:sz w:val="20"/>
                <w:lang w:val="en-US"/>
              </w:rPr>
              <w:t>(0.0</w:t>
            </w:r>
            <w:r w:rsidR="00FD37B5">
              <w:rPr>
                <w:sz w:val="20"/>
                <w:lang w:val="en-US"/>
              </w:rPr>
              <w:t>5</w:t>
            </w:r>
            <w:r w:rsidRPr="00A37860">
              <w:rPr>
                <w:sz w:val="20"/>
                <w:lang w:val="en-US"/>
              </w:rPr>
              <w:t>4)</w:t>
            </w:r>
          </w:p>
        </w:tc>
        <w:tc>
          <w:tcPr>
            <w:tcW w:w="690" w:type="pct"/>
            <w:tcBorders>
              <w:bottom w:val="single" w:sz="4" w:space="0" w:color="auto"/>
            </w:tcBorders>
          </w:tcPr>
          <w:p w14:paraId="5361B1B6" w14:textId="3B652BBA" w:rsidR="007E5376" w:rsidRPr="00A37860" w:rsidRDefault="007E5376" w:rsidP="007E5376">
            <w:pPr>
              <w:rPr>
                <w:sz w:val="20"/>
                <w:lang w:val="en-US"/>
              </w:rPr>
            </w:pPr>
            <w:r w:rsidRPr="00A37860">
              <w:rPr>
                <w:sz w:val="20"/>
                <w:lang w:val="en-US"/>
              </w:rPr>
              <w:t>(0.1</w:t>
            </w:r>
            <w:r w:rsidR="0090082E">
              <w:rPr>
                <w:sz w:val="20"/>
                <w:lang w:val="en-US"/>
              </w:rPr>
              <w:t>0</w:t>
            </w:r>
            <w:r w:rsidR="005F1011">
              <w:rPr>
                <w:sz w:val="20"/>
                <w:lang w:val="en-US"/>
              </w:rPr>
              <w:t>7</w:t>
            </w:r>
            <w:r w:rsidRPr="00A37860">
              <w:rPr>
                <w:sz w:val="20"/>
                <w:lang w:val="en-US"/>
              </w:rPr>
              <w:t>)</w:t>
            </w:r>
          </w:p>
        </w:tc>
      </w:tr>
      <w:tr w:rsidR="007E5376" w:rsidRPr="00A37860" w14:paraId="6E31ED89" w14:textId="77777777" w:rsidTr="002F1DDA">
        <w:tc>
          <w:tcPr>
            <w:tcW w:w="743" w:type="pct"/>
            <w:tcBorders>
              <w:top w:val="single" w:sz="4" w:space="0" w:color="auto"/>
            </w:tcBorders>
          </w:tcPr>
          <w:p w14:paraId="0571FB5C" w14:textId="2842F98D" w:rsidR="007E5376" w:rsidRPr="00A37860" w:rsidRDefault="007E5376" w:rsidP="00D24F99">
            <w:pPr>
              <w:rPr>
                <w:sz w:val="20"/>
                <w:lang w:val="en-US"/>
              </w:rPr>
            </w:pPr>
            <w:proofErr w:type="spellStart"/>
            <w:r w:rsidRPr="00A37860">
              <w:rPr>
                <w:sz w:val="20"/>
                <w:lang w:val="en-US"/>
              </w:rPr>
              <w:t>Num.Obs</w:t>
            </w:r>
            <w:proofErr w:type="spellEnd"/>
            <w:r w:rsidRPr="00A37860">
              <w:rPr>
                <w:sz w:val="20"/>
                <w:lang w:val="en-US"/>
              </w:rPr>
              <w:t>.</w:t>
            </w:r>
          </w:p>
        </w:tc>
        <w:tc>
          <w:tcPr>
            <w:tcW w:w="690" w:type="pct"/>
            <w:tcBorders>
              <w:top w:val="single" w:sz="4" w:space="0" w:color="auto"/>
            </w:tcBorders>
          </w:tcPr>
          <w:p w14:paraId="117F8533" w14:textId="309BAE59" w:rsidR="007E5376" w:rsidRPr="00A37860" w:rsidRDefault="007E5376" w:rsidP="00D24F99">
            <w:pPr>
              <w:rPr>
                <w:sz w:val="20"/>
                <w:lang w:val="en-US"/>
              </w:rPr>
            </w:pPr>
            <w:r w:rsidRPr="00A37860">
              <w:rPr>
                <w:sz w:val="20"/>
                <w:lang w:val="en-US"/>
              </w:rPr>
              <w:t>396</w:t>
            </w:r>
          </w:p>
        </w:tc>
        <w:tc>
          <w:tcPr>
            <w:tcW w:w="738" w:type="pct"/>
            <w:tcBorders>
              <w:top w:val="single" w:sz="4" w:space="0" w:color="auto"/>
            </w:tcBorders>
          </w:tcPr>
          <w:p w14:paraId="6425AAF3" w14:textId="3FB696B2" w:rsidR="007E5376" w:rsidRPr="00A37860" w:rsidRDefault="007E5376" w:rsidP="00D24F99">
            <w:pPr>
              <w:rPr>
                <w:sz w:val="20"/>
                <w:lang w:val="en-US"/>
              </w:rPr>
            </w:pPr>
            <w:r w:rsidRPr="00A37860">
              <w:rPr>
                <w:sz w:val="20"/>
                <w:lang w:val="en-US"/>
              </w:rPr>
              <w:t>396</w:t>
            </w:r>
          </w:p>
        </w:tc>
        <w:tc>
          <w:tcPr>
            <w:tcW w:w="738" w:type="pct"/>
            <w:tcBorders>
              <w:top w:val="single" w:sz="4" w:space="0" w:color="auto"/>
            </w:tcBorders>
          </w:tcPr>
          <w:p w14:paraId="141C252D" w14:textId="122669CC" w:rsidR="007E5376" w:rsidRPr="00A37860" w:rsidRDefault="007E5376" w:rsidP="00D24F99">
            <w:pPr>
              <w:rPr>
                <w:sz w:val="20"/>
                <w:lang w:val="en-US"/>
              </w:rPr>
            </w:pPr>
            <w:r w:rsidRPr="00A37860">
              <w:rPr>
                <w:sz w:val="20"/>
                <w:lang w:val="en-US"/>
              </w:rPr>
              <w:t>396</w:t>
            </w:r>
          </w:p>
        </w:tc>
        <w:tc>
          <w:tcPr>
            <w:tcW w:w="710" w:type="pct"/>
            <w:tcBorders>
              <w:top w:val="single" w:sz="4" w:space="0" w:color="auto"/>
            </w:tcBorders>
          </w:tcPr>
          <w:p w14:paraId="16CAF8EE" w14:textId="5C982231" w:rsidR="007E5376" w:rsidRPr="00A37860" w:rsidRDefault="007E5376" w:rsidP="00D24F99">
            <w:pPr>
              <w:rPr>
                <w:sz w:val="20"/>
                <w:lang w:val="en-US"/>
              </w:rPr>
            </w:pPr>
            <w:r w:rsidRPr="00A37860">
              <w:rPr>
                <w:sz w:val="20"/>
                <w:lang w:val="en-US"/>
              </w:rPr>
              <w:t>396</w:t>
            </w:r>
          </w:p>
        </w:tc>
        <w:tc>
          <w:tcPr>
            <w:tcW w:w="690" w:type="pct"/>
            <w:tcBorders>
              <w:top w:val="single" w:sz="4" w:space="0" w:color="auto"/>
            </w:tcBorders>
          </w:tcPr>
          <w:p w14:paraId="03BC842D" w14:textId="55FA0578" w:rsidR="007E5376" w:rsidRPr="00A37860" w:rsidRDefault="007E5376" w:rsidP="00D24F99">
            <w:pPr>
              <w:rPr>
                <w:sz w:val="20"/>
                <w:lang w:val="en-US"/>
              </w:rPr>
            </w:pPr>
            <w:r w:rsidRPr="00A37860">
              <w:rPr>
                <w:sz w:val="20"/>
                <w:lang w:val="en-US"/>
              </w:rPr>
              <w:t>396</w:t>
            </w:r>
          </w:p>
        </w:tc>
        <w:tc>
          <w:tcPr>
            <w:tcW w:w="690" w:type="pct"/>
            <w:tcBorders>
              <w:top w:val="single" w:sz="4" w:space="0" w:color="auto"/>
            </w:tcBorders>
          </w:tcPr>
          <w:p w14:paraId="72277149" w14:textId="5D5AA60F" w:rsidR="007E5376" w:rsidRPr="00A37860" w:rsidRDefault="007E5376" w:rsidP="00D24F99">
            <w:pPr>
              <w:rPr>
                <w:sz w:val="20"/>
                <w:lang w:val="en-US"/>
              </w:rPr>
            </w:pPr>
            <w:r w:rsidRPr="00A37860">
              <w:rPr>
                <w:sz w:val="20"/>
                <w:lang w:val="en-US"/>
              </w:rPr>
              <w:t>396</w:t>
            </w:r>
          </w:p>
        </w:tc>
      </w:tr>
      <w:tr w:rsidR="007E5376" w:rsidRPr="00A37860" w14:paraId="630BFA23" w14:textId="77777777" w:rsidTr="00D24F99">
        <w:tc>
          <w:tcPr>
            <w:tcW w:w="743" w:type="pct"/>
          </w:tcPr>
          <w:p w14:paraId="2206DFB1" w14:textId="3DBB8E80" w:rsidR="007E5376" w:rsidRPr="00A37860" w:rsidRDefault="00D24F99" w:rsidP="00D24F99">
            <w:pPr>
              <w:rPr>
                <w:sz w:val="20"/>
                <w:lang w:val="en-US"/>
              </w:rPr>
            </w:pPr>
            <w:r w:rsidRPr="00A37860">
              <w:rPr>
                <w:sz w:val="20"/>
                <w:lang w:val="en-US"/>
              </w:rPr>
              <w:t>Adj.</w:t>
            </w:r>
            <w:r>
              <w:rPr>
                <w:sz w:val="20"/>
                <w:lang w:val="en-US"/>
              </w:rPr>
              <w:t xml:space="preserve"> </w:t>
            </w:r>
            <w:r w:rsidRPr="00A37860">
              <w:rPr>
                <w:sz w:val="20"/>
                <w:lang w:val="en-US"/>
              </w:rPr>
              <w:t>R</w:t>
            </w:r>
            <w:r w:rsidRPr="00973C72">
              <w:rPr>
                <w:sz w:val="20"/>
                <w:vertAlign w:val="superscript"/>
                <w:lang w:val="en-US"/>
              </w:rPr>
              <w:t>2</w:t>
            </w:r>
          </w:p>
        </w:tc>
        <w:tc>
          <w:tcPr>
            <w:tcW w:w="690" w:type="pct"/>
          </w:tcPr>
          <w:p w14:paraId="79B6E41F" w14:textId="565BABAA" w:rsidR="007E5376" w:rsidRPr="00A37860" w:rsidRDefault="00D24F99" w:rsidP="00D24F99">
            <w:pPr>
              <w:rPr>
                <w:sz w:val="20"/>
                <w:lang w:val="en-US"/>
              </w:rPr>
            </w:pPr>
            <w:r w:rsidRPr="00A37860">
              <w:rPr>
                <w:sz w:val="20"/>
                <w:lang w:val="en-US"/>
              </w:rPr>
              <w:t>0.0</w:t>
            </w:r>
            <w:r w:rsidR="0090082E">
              <w:rPr>
                <w:sz w:val="20"/>
                <w:lang w:val="en-US"/>
              </w:rPr>
              <w:t>61</w:t>
            </w:r>
          </w:p>
        </w:tc>
        <w:tc>
          <w:tcPr>
            <w:tcW w:w="738" w:type="pct"/>
          </w:tcPr>
          <w:p w14:paraId="785A6920" w14:textId="06D63F2F" w:rsidR="007E5376" w:rsidRPr="00A37860" w:rsidRDefault="007E5376" w:rsidP="00D24F99">
            <w:pPr>
              <w:rPr>
                <w:sz w:val="20"/>
                <w:lang w:val="en-US"/>
              </w:rPr>
            </w:pPr>
          </w:p>
        </w:tc>
        <w:tc>
          <w:tcPr>
            <w:tcW w:w="738" w:type="pct"/>
          </w:tcPr>
          <w:p w14:paraId="3F7FF82C" w14:textId="0034DB85" w:rsidR="007E5376" w:rsidRPr="00A37860" w:rsidRDefault="007E5376" w:rsidP="00D24F99">
            <w:pPr>
              <w:rPr>
                <w:sz w:val="20"/>
                <w:lang w:val="en-US"/>
              </w:rPr>
            </w:pPr>
          </w:p>
        </w:tc>
        <w:tc>
          <w:tcPr>
            <w:tcW w:w="710" w:type="pct"/>
          </w:tcPr>
          <w:p w14:paraId="2B607A17" w14:textId="6304F8B7" w:rsidR="007E5376" w:rsidRPr="00A37860" w:rsidRDefault="007E5376" w:rsidP="00D24F99">
            <w:pPr>
              <w:rPr>
                <w:sz w:val="20"/>
                <w:lang w:val="en-US"/>
              </w:rPr>
            </w:pPr>
          </w:p>
        </w:tc>
        <w:tc>
          <w:tcPr>
            <w:tcW w:w="690" w:type="pct"/>
          </w:tcPr>
          <w:p w14:paraId="2F38907C" w14:textId="579D1AC8" w:rsidR="007E5376" w:rsidRPr="00A37860" w:rsidRDefault="007E5376" w:rsidP="00D24F99">
            <w:pPr>
              <w:rPr>
                <w:sz w:val="20"/>
                <w:lang w:val="en-US"/>
              </w:rPr>
            </w:pPr>
          </w:p>
        </w:tc>
        <w:tc>
          <w:tcPr>
            <w:tcW w:w="690" w:type="pct"/>
          </w:tcPr>
          <w:p w14:paraId="280BAD81" w14:textId="7B431582" w:rsidR="007E5376" w:rsidRPr="00A37860" w:rsidRDefault="007E5376" w:rsidP="00D24F99">
            <w:pPr>
              <w:rPr>
                <w:sz w:val="20"/>
                <w:lang w:val="en-US"/>
              </w:rPr>
            </w:pPr>
          </w:p>
        </w:tc>
      </w:tr>
      <w:tr w:rsidR="007A6935" w:rsidRPr="00A37860" w14:paraId="6F74618D" w14:textId="77777777" w:rsidTr="00D24F99">
        <w:tc>
          <w:tcPr>
            <w:tcW w:w="743" w:type="pct"/>
          </w:tcPr>
          <w:p w14:paraId="47799EFE" w14:textId="52163737" w:rsidR="007A6935" w:rsidRPr="00A37860" w:rsidRDefault="00D24F99" w:rsidP="00D24F99">
            <w:pPr>
              <w:rPr>
                <w:sz w:val="20"/>
                <w:lang w:val="en-US"/>
              </w:rPr>
            </w:pPr>
            <w:r>
              <w:rPr>
                <w:sz w:val="20"/>
                <w:lang w:val="en-US"/>
              </w:rPr>
              <w:t>Pseudo R</w:t>
            </w:r>
            <w:r w:rsidRPr="00973C72">
              <w:rPr>
                <w:sz w:val="20"/>
                <w:vertAlign w:val="superscript"/>
                <w:lang w:val="en-US"/>
              </w:rPr>
              <w:t>2</w:t>
            </w:r>
          </w:p>
        </w:tc>
        <w:tc>
          <w:tcPr>
            <w:tcW w:w="690" w:type="pct"/>
          </w:tcPr>
          <w:p w14:paraId="5507BEDD" w14:textId="403B987C" w:rsidR="007A6935" w:rsidRPr="00A37860" w:rsidRDefault="007A6935" w:rsidP="00D24F99">
            <w:pPr>
              <w:rPr>
                <w:sz w:val="20"/>
                <w:lang w:val="en-US"/>
              </w:rPr>
            </w:pPr>
          </w:p>
        </w:tc>
        <w:tc>
          <w:tcPr>
            <w:tcW w:w="738" w:type="pct"/>
          </w:tcPr>
          <w:p w14:paraId="2531F895" w14:textId="7BE896E7" w:rsidR="007A6935" w:rsidRPr="00A37860" w:rsidRDefault="007A6935" w:rsidP="00D24F99">
            <w:pPr>
              <w:rPr>
                <w:sz w:val="20"/>
                <w:lang w:val="en-US"/>
              </w:rPr>
            </w:pPr>
            <w:r w:rsidRPr="004147E5">
              <w:rPr>
                <w:sz w:val="20"/>
                <w:lang w:val="en-US"/>
              </w:rPr>
              <w:t>0.0</w:t>
            </w:r>
            <w:r w:rsidR="00C57E25">
              <w:rPr>
                <w:sz w:val="20"/>
                <w:lang w:val="en-US"/>
              </w:rPr>
              <w:t>29</w:t>
            </w:r>
          </w:p>
        </w:tc>
        <w:tc>
          <w:tcPr>
            <w:tcW w:w="738" w:type="pct"/>
          </w:tcPr>
          <w:p w14:paraId="091A2CDF" w14:textId="308B4072" w:rsidR="007A6935" w:rsidRPr="00A37860" w:rsidRDefault="007A6935" w:rsidP="00D24F99">
            <w:pPr>
              <w:rPr>
                <w:sz w:val="20"/>
                <w:lang w:val="en-US"/>
              </w:rPr>
            </w:pPr>
            <w:r w:rsidRPr="00C41B00">
              <w:rPr>
                <w:sz w:val="20"/>
                <w:lang w:val="en-US"/>
              </w:rPr>
              <w:t>0.0</w:t>
            </w:r>
            <w:r w:rsidR="00C57E25">
              <w:rPr>
                <w:sz w:val="20"/>
                <w:lang w:val="en-US"/>
              </w:rPr>
              <w:t>48</w:t>
            </w:r>
          </w:p>
        </w:tc>
        <w:tc>
          <w:tcPr>
            <w:tcW w:w="710" w:type="pct"/>
          </w:tcPr>
          <w:p w14:paraId="4C381817" w14:textId="6DCB48FA" w:rsidR="007A6935" w:rsidRPr="00A37860" w:rsidRDefault="007A6935" w:rsidP="00D24F99">
            <w:pPr>
              <w:rPr>
                <w:sz w:val="20"/>
                <w:lang w:val="en-US"/>
              </w:rPr>
            </w:pPr>
            <w:r w:rsidRPr="00C41B00">
              <w:rPr>
                <w:sz w:val="20"/>
                <w:lang w:val="en-US"/>
              </w:rPr>
              <w:t>0.0</w:t>
            </w:r>
            <w:r w:rsidR="00C57E25">
              <w:rPr>
                <w:sz w:val="20"/>
                <w:lang w:val="en-US"/>
              </w:rPr>
              <w:t>39</w:t>
            </w:r>
          </w:p>
        </w:tc>
        <w:tc>
          <w:tcPr>
            <w:tcW w:w="690" w:type="pct"/>
          </w:tcPr>
          <w:p w14:paraId="1F010339" w14:textId="6512B2FE" w:rsidR="007A6935" w:rsidRPr="00A37860" w:rsidRDefault="007A6935" w:rsidP="00D24F99">
            <w:pPr>
              <w:rPr>
                <w:sz w:val="20"/>
                <w:lang w:val="en-US"/>
              </w:rPr>
            </w:pPr>
            <w:r w:rsidRPr="00C41B00">
              <w:rPr>
                <w:sz w:val="20"/>
                <w:lang w:val="en-US"/>
              </w:rPr>
              <w:t>0.0</w:t>
            </w:r>
            <w:r w:rsidR="006474DE">
              <w:rPr>
                <w:sz w:val="20"/>
                <w:lang w:val="en-US"/>
              </w:rPr>
              <w:t>3</w:t>
            </w:r>
            <w:r w:rsidR="00C57E25">
              <w:rPr>
                <w:sz w:val="20"/>
                <w:lang w:val="en-US"/>
              </w:rPr>
              <w:t>2</w:t>
            </w:r>
          </w:p>
        </w:tc>
        <w:tc>
          <w:tcPr>
            <w:tcW w:w="690" w:type="pct"/>
          </w:tcPr>
          <w:p w14:paraId="04E56585" w14:textId="1F10052B" w:rsidR="007A6935" w:rsidRPr="00A37860" w:rsidRDefault="007A6935" w:rsidP="00D24F99">
            <w:pPr>
              <w:rPr>
                <w:sz w:val="20"/>
                <w:lang w:val="en-US"/>
              </w:rPr>
            </w:pPr>
            <w:r w:rsidRPr="00B537EC">
              <w:rPr>
                <w:sz w:val="20"/>
                <w:lang w:val="en-US"/>
              </w:rPr>
              <w:t>0.0</w:t>
            </w:r>
            <w:r w:rsidR="006474DE">
              <w:rPr>
                <w:sz w:val="20"/>
                <w:lang w:val="en-US"/>
              </w:rPr>
              <w:t>2</w:t>
            </w:r>
            <w:r w:rsidRPr="00B537EC">
              <w:rPr>
                <w:sz w:val="20"/>
                <w:lang w:val="en-US"/>
              </w:rPr>
              <w:t>6</w:t>
            </w:r>
          </w:p>
        </w:tc>
      </w:tr>
      <w:tr w:rsidR="007A6935" w:rsidRPr="00A37860" w14:paraId="109700D9" w14:textId="77777777" w:rsidTr="0039400F">
        <w:tc>
          <w:tcPr>
            <w:tcW w:w="743" w:type="pct"/>
            <w:tcBorders>
              <w:bottom w:val="single" w:sz="4" w:space="0" w:color="auto"/>
            </w:tcBorders>
          </w:tcPr>
          <w:p w14:paraId="73F83196" w14:textId="033340A4" w:rsidR="007A6935" w:rsidRPr="00A37860" w:rsidRDefault="007A6935" w:rsidP="00D24F99">
            <w:pPr>
              <w:rPr>
                <w:sz w:val="20"/>
                <w:lang w:val="en-US"/>
              </w:rPr>
            </w:pPr>
            <w:r w:rsidRPr="00A37860">
              <w:rPr>
                <w:sz w:val="20"/>
                <w:lang w:val="en-US"/>
              </w:rPr>
              <w:t>RMSE</w:t>
            </w:r>
          </w:p>
        </w:tc>
        <w:tc>
          <w:tcPr>
            <w:tcW w:w="690" w:type="pct"/>
            <w:tcBorders>
              <w:bottom w:val="single" w:sz="4" w:space="0" w:color="auto"/>
            </w:tcBorders>
          </w:tcPr>
          <w:p w14:paraId="0FDCBB55" w14:textId="22158B27" w:rsidR="007A6935" w:rsidRPr="00A37860" w:rsidRDefault="007A6935" w:rsidP="00D24F99">
            <w:pPr>
              <w:rPr>
                <w:sz w:val="20"/>
                <w:lang w:val="en-US"/>
              </w:rPr>
            </w:pPr>
            <w:r w:rsidRPr="00A37860">
              <w:rPr>
                <w:sz w:val="20"/>
                <w:lang w:val="en-US"/>
              </w:rPr>
              <w:t>0.</w:t>
            </w:r>
            <w:r w:rsidR="0090082E">
              <w:rPr>
                <w:sz w:val="20"/>
                <w:lang w:val="en-US"/>
              </w:rPr>
              <w:t>04</w:t>
            </w:r>
          </w:p>
        </w:tc>
        <w:tc>
          <w:tcPr>
            <w:tcW w:w="738" w:type="pct"/>
            <w:tcBorders>
              <w:bottom w:val="single" w:sz="4" w:space="0" w:color="auto"/>
            </w:tcBorders>
          </w:tcPr>
          <w:p w14:paraId="220B77B5" w14:textId="701EFD06" w:rsidR="007A6935" w:rsidRPr="00A37860" w:rsidRDefault="007A6935" w:rsidP="00D24F99">
            <w:pPr>
              <w:rPr>
                <w:sz w:val="20"/>
                <w:lang w:val="en-US"/>
              </w:rPr>
            </w:pPr>
            <w:r w:rsidRPr="00A37860">
              <w:rPr>
                <w:sz w:val="20"/>
                <w:lang w:val="en-US"/>
              </w:rPr>
              <w:t>0.</w:t>
            </w:r>
            <w:r w:rsidR="0090082E">
              <w:rPr>
                <w:sz w:val="20"/>
                <w:lang w:val="en-US"/>
              </w:rPr>
              <w:t>0</w:t>
            </w:r>
            <w:r w:rsidR="005F1011">
              <w:rPr>
                <w:sz w:val="20"/>
                <w:lang w:val="en-US"/>
              </w:rPr>
              <w:t>7</w:t>
            </w:r>
          </w:p>
        </w:tc>
        <w:tc>
          <w:tcPr>
            <w:tcW w:w="738" w:type="pct"/>
            <w:tcBorders>
              <w:bottom w:val="single" w:sz="4" w:space="0" w:color="auto"/>
            </w:tcBorders>
          </w:tcPr>
          <w:p w14:paraId="2CFC2DB3" w14:textId="60346675" w:rsidR="007A6935" w:rsidRPr="00A37860" w:rsidRDefault="007A6935" w:rsidP="00D24F99">
            <w:pPr>
              <w:rPr>
                <w:sz w:val="20"/>
                <w:lang w:val="en-US"/>
              </w:rPr>
            </w:pPr>
            <w:r w:rsidRPr="00A37860">
              <w:rPr>
                <w:sz w:val="20"/>
                <w:lang w:val="en-US"/>
              </w:rPr>
              <w:t>0.</w:t>
            </w:r>
            <w:r w:rsidR="0090082E">
              <w:rPr>
                <w:sz w:val="20"/>
                <w:lang w:val="en-US"/>
              </w:rPr>
              <w:t>05</w:t>
            </w:r>
          </w:p>
        </w:tc>
        <w:tc>
          <w:tcPr>
            <w:tcW w:w="710" w:type="pct"/>
            <w:tcBorders>
              <w:bottom w:val="single" w:sz="4" w:space="0" w:color="auto"/>
            </w:tcBorders>
          </w:tcPr>
          <w:p w14:paraId="617208C9" w14:textId="19BB9473" w:rsidR="007A6935" w:rsidRPr="00A37860" w:rsidRDefault="007A6935" w:rsidP="00D24F99">
            <w:pPr>
              <w:rPr>
                <w:sz w:val="20"/>
                <w:lang w:val="en-US"/>
              </w:rPr>
            </w:pPr>
            <w:r w:rsidRPr="00A37860">
              <w:rPr>
                <w:sz w:val="20"/>
                <w:lang w:val="en-US"/>
              </w:rPr>
              <w:t>0.</w:t>
            </w:r>
            <w:r w:rsidR="001251C6">
              <w:rPr>
                <w:sz w:val="20"/>
                <w:lang w:val="en-US"/>
              </w:rPr>
              <w:t>04</w:t>
            </w:r>
          </w:p>
        </w:tc>
        <w:tc>
          <w:tcPr>
            <w:tcW w:w="690" w:type="pct"/>
            <w:tcBorders>
              <w:bottom w:val="single" w:sz="4" w:space="0" w:color="auto"/>
            </w:tcBorders>
          </w:tcPr>
          <w:p w14:paraId="6EC80246" w14:textId="4CE80600" w:rsidR="007A6935" w:rsidRPr="00A37860" w:rsidRDefault="007A6935" w:rsidP="00D24F99">
            <w:pPr>
              <w:rPr>
                <w:sz w:val="20"/>
                <w:lang w:val="en-US"/>
              </w:rPr>
            </w:pPr>
            <w:r w:rsidRPr="00A37860">
              <w:rPr>
                <w:sz w:val="20"/>
                <w:lang w:val="en-US"/>
              </w:rPr>
              <w:t>0.</w:t>
            </w:r>
            <w:r w:rsidR="001251C6">
              <w:rPr>
                <w:sz w:val="20"/>
                <w:lang w:val="en-US"/>
              </w:rPr>
              <w:t>04</w:t>
            </w:r>
          </w:p>
        </w:tc>
        <w:tc>
          <w:tcPr>
            <w:tcW w:w="690" w:type="pct"/>
            <w:tcBorders>
              <w:bottom w:val="single" w:sz="4" w:space="0" w:color="auto"/>
            </w:tcBorders>
          </w:tcPr>
          <w:p w14:paraId="0A0C2FEB" w14:textId="646F1A6E" w:rsidR="007A6935" w:rsidRPr="00A37860" w:rsidRDefault="007A6935" w:rsidP="00D24F99">
            <w:pPr>
              <w:rPr>
                <w:sz w:val="20"/>
                <w:lang w:val="en-US"/>
              </w:rPr>
            </w:pPr>
            <w:r w:rsidRPr="00A37860">
              <w:rPr>
                <w:sz w:val="20"/>
                <w:lang w:val="en-US"/>
              </w:rPr>
              <w:t>0.</w:t>
            </w:r>
            <w:r w:rsidR="001251C6">
              <w:rPr>
                <w:sz w:val="20"/>
                <w:lang w:val="en-US"/>
              </w:rPr>
              <w:t>06</w:t>
            </w:r>
          </w:p>
        </w:tc>
      </w:tr>
    </w:tbl>
    <w:p w14:paraId="53C594F5" w14:textId="223AB003" w:rsidR="004420C6" w:rsidRDefault="004420C6" w:rsidP="004F02F1">
      <w:pPr>
        <w:jc w:val="both"/>
        <w:rPr>
          <w:bCs/>
          <w:sz w:val="20"/>
          <w:szCs w:val="22"/>
          <w:lang w:val="en-US"/>
        </w:rPr>
      </w:pPr>
      <w:r w:rsidRPr="00795E72">
        <w:rPr>
          <w:sz w:val="20"/>
          <w:lang w:val="en-US"/>
        </w:rPr>
        <w:t>Note:</w:t>
      </w:r>
      <w:r>
        <w:rPr>
          <w:sz w:val="20"/>
          <w:lang w:val="en-US"/>
        </w:rPr>
        <w:t xml:space="preserve"> quantile regression standard errors are calculated by bootstrapping; stars indicate significance </w:t>
      </w:r>
      <w:r w:rsidRPr="00ED3046">
        <w:rPr>
          <w:bCs/>
          <w:sz w:val="20"/>
          <w:szCs w:val="22"/>
          <w:lang w:val="en-US"/>
        </w:rPr>
        <w:t>at * = 0.1, ** = 0.05, and *** = 0.01</w:t>
      </w:r>
      <w:r>
        <w:rPr>
          <w:bCs/>
          <w:sz w:val="20"/>
          <w:szCs w:val="22"/>
          <w:lang w:val="en-US"/>
        </w:rPr>
        <w:t xml:space="preserve"> levels; Pseudo R</w:t>
      </w:r>
      <w:r w:rsidRPr="003A66F1">
        <w:rPr>
          <w:bCs/>
          <w:sz w:val="20"/>
          <w:szCs w:val="22"/>
          <w:vertAlign w:val="superscript"/>
          <w:lang w:val="en-US"/>
        </w:rPr>
        <w:t>2</w:t>
      </w:r>
      <w:r>
        <w:rPr>
          <w:bCs/>
          <w:sz w:val="20"/>
          <w:szCs w:val="22"/>
          <w:vertAlign w:val="superscript"/>
          <w:lang w:val="en-US"/>
        </w:rPr>
        <w:t xml:space="preserve"> </w:t>
      </w:r>
      <w:r>
        <w:rPr>
          <w:bCs/>
          <w:sz w:val="20"/>
          <w:szCs w:val="22"/>
          <w:lang w:val="en-US"/>
        </w:rPr>
        <w:t xml:space="preserve">for quantile regression are calculated following </w:t>
      </w:r>
      <w:r>
        <w:rPr>
          <w:bCs/>
          <w:sz w:val="20"/>
          <w:szCs w:val="22"/>
          <w:lang w:val="en-US"/>
        </w:rPr>
        <w:fldChar w:fldCharType="begin"/>
      </w:r>
      <w:r w:rsidR="00F70C5E">
        <w:rPr>
          <w:bCs/>
          <w:sz w:val="20"/>
          <w:szCs w:val="22"/>
          <w:lang w:val="en-US"/>
        </w:rPr>
        <w:instrText xml:space="preserve"> ADDIN ZOTERO_ITEM CSL_CITATION {"citationID":"X4x5v5XW","properties":{"formattedCitation":"(Koenker &amp; Machado, 1999)","plainCitation":"(Koenker &amp; Machado, 1999)","dontUpdate":true,"noteIndex":0},"citationItems":[{"id":128854,"uris":["http://zotero.org/users/14812719/items/3LIXWLNE"],"itemData":{"id":128854,"type":"article-journal","abstract":"We introduce a goodness-of-fit process for quantile regression analogous to the conventional R2 statistic of least squares regression. Several related inference processes designed to test composite hypotheses about the combined effect of several covariates over an entire range of conditional quantile functions are also formulated. The asymptotic behavior of the inference processes is shown to be closely related to earlier p-sample goodness-of-fit theory involving Bessel processes. The approach is illustrated with some hypothetical examples, an application to recent empirical models of international economic growth, and some Monte Carlo evidence.","container-title":"Journal of the American Statistical Association","DOI":"10.1080/01621459.1999.10473882","ISSN":"0162-1459","issue":"448","note":"publisher: ASA Website\n_eprint: https://www.tandfonline.com/doi/pdf/10.1080/01621459.1999.10473882","page":"1296-1310","source":"Taylor and Francis+NEJM","title":"Goodness of Fit and Related Inference Processes for Quantile Regression","volume":"94","author":[{"family":"Koenker","given":"Roger"},{"family":"Machado","given":"José A. F."}],"issued":{"date-parts":[["1999",12,1]]}}}],"schema":"https://github.com/citation-style-language/schema/raw/master/csl-citation.json"} </w:instrText>
      </w:r>
      <w:r>
        <w:rPr>
          <w:bCs/>
          <w:sz w:val="20"/>
          <w:szCs w:val="22"/>
          <w:lang w:val="en-US"/>
        </w:rPr>
        <w:fldChar w:fldCharType="separate"/>
      </w:r>
      <w:proofErr w:type="spellStart"/>
      <w:r w:rsidRPr="00836AD4">
        <w:rPr>
          <w:sz w:val="20"/>
          <w:lang w:val="en-GB"/>
        </w:rPr>
        <w:t>Koenker</w:t>
      </w:r>
      <w:proofErr w:type="spellEnd"/>
      <w:r w:rsidRPr="00836AD4">
        <w:rPr>
          <w:sz w:val="20"/>
          <w:lang w:val="en-GB"/>
        </w:rPr>
        <w:t xml:space="preserve"> &amp; Machado </w:t>
      </w:r>
      <w:r>
        <w:rPr>
          <w:sz w:val="20"/>
          <w:lang w:val="en-GB"/>
        </w:rPr>
        <w:t>(</w:t>
      </w:r>
      <w:r w:rsidRPr="00836AD4">
        <w:rPr>
          <w:sz w:val="20"/>
          <w:lang w:val="en-GB"/>
        </w:rPr>
        <w:t>1999)</w:t>
      </w:r>
      <w:r>
        <w:rPr>
          <w:bCs/>
          <w:sz w:val="20"/>
          <w:szCs w:val="22"/>
          <w:lang w:val="en-US"/>
        </w:rPr>
        <w:fldChar w:fldCharType="end"/>
      </w:r>
      <w:r>
        <w:rPr>
          <w:bCs/>
          <w:sz w:val="20"/>
          <w:szCs w:val="22"/>
          <w:lang w:val="en-US"/>
        </w:rPr>
        <w:t>.</w:t>
      </w:r>
    </w:p>
    <w:p w14:paraId="799A33DB" w14:textId="77777777" w:rsidR="004F02F1" w:rsidRDefault="004F02F1" w:rsidP="004F02F1">
      <w:pPr>
        <w:jc w:val="both"/>
        <w:rPr>
          <w:sz w:val="20"/>
          <w:lang w:val="en-US"/>
        </w:rPr>
      </w:pPr>
    </w:p>
    <w:p w14:paraId="467AC6D8" w14:textId="088AC781" w:rsidR="00BC1C1A" w:rsidRDefault="001913FE" w:rsidP="00BC1C1A">
      <w:pPr>
        <w:spacing w:line="360" w:lineRule="auto"/>
        <w:jc w:val="both"/>
        <w:rPr>
          <w:lang w:val="en-US"/>
        </w:rPr>
      </w:pPr>
      <w:r>
        <w:rPr>
          <w:lang w:val="en-US"/>
        </w:rPr>
        <w:t xml:space="preserve">The </w:t>
      </w:r>
      <w:r w:rsidR="00772B12">
        <w:rPr>
          <w:lang w:val="en-US"/>
        </w:rPr>
        <w:t>estimation</w:t>
      </w:r>
      <w:r w:rsidR="00D84E98">
        <w:rPr>
          <w:lang w:val="en-US"/>
        </w:rPr>
        <w:t>s</w:t>
      </w:r>
      <w:r w:rsidR="00772B12">
        <w:rPr>
          <w:lang w:val="en-US"/>
        </w:rPr>
        <w:t xml:space="preserve"> of the marginal distribution</w:t>
      </w:r>
      <w:r w:rsidR="00977541">
        <w:rPr>
          <w:lang w:val="en-US"/>
        </w:rPr>
        <w:t>s</w:t>
      </w:r>
      <w:r w:rsidR="00772B12">
        <w:rPr>
          <w:lang w:val="en-US"/>
        </w:rPr>
        <w:t xml:space="preserve"> are used to evaluate the joint dist</w:t>
      </w:r>
      <w:r w:rsidR="00525486">
        <w:rPr>
          <w:lang w:val="en-US"/>
        </w:rPr>
        <w:t>ribution.</w:t>
      </w:r>
      <w:r w:rsidR="00F86D9E">
        <w:rPr>
          <w:lang w:val="en-US"/>
        </w:rPr>
        <w:t xml:space="preserve"> </w:t>
      </w:r>
      <w:r w:rsidR="003B634F">
        <w:rPr>
          <w:lang w:val="en-US"/>
        </w:rPr>
        <w:t xml:space="preserve">We </w:t>
      </w:r>
      <w:r w:rsidR="00216B3F">
        <w:rPr>
          <w:lang w:val="en-US"/>
        </w:rPr>
        <w:t>estimate</w:t>
      </w:r>
      <w:r w:rsidR="00126566">
        <w:rPr>
          <w:lang w:val="en-US"/>
        </w:rPr>
        <w:t xml:space="preserve">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oMath>
      <w:r w:rsidR="00126566">
        <w:rPr>
          <w:lang w:val="en-US"/>
        </w:rPr>
        <w:t xml:space="preserve"> and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w</m:t>
            </m:r>
          </m:sub>
        </m:sSub>
      </m:oMath>
      <w:r w:rsidR="00576581">
        <w:rPr>
          <w:lang w:val="en-US"/>
        </w:rPr>
        <w:t xml:space="preserve"> </w:t>
      </w:r>
      <w:r w:rsidR="00216B3F">
        <w:rPr>
          <w:lang w:val="en-US"/>
        </w:rPr>
        <w:t xml:space="preserve">by first deriving </w:t>
      </w:r>
      <w:r w:rsidR="00501863">
        <w:rPr>
          <w:lang w:val="en-US"/>
        </w:rPr>
        <w:t xml:space="preserve">the quantiles that provide the best fit </w:t>
      </w:r>
      <w:r w:rsidR="0094375A">
        <w:rPr>
          <w:lang w:val="en-US"/>
        </w:rPr>
        <w:t>for the estimation.</w:t>
      </w:r>
      <w:r w:rsidR="00E87734">
        <w:rPr>
          <w:lang w:val="en-US"/>
        </w:rPr>
        <w:t xml:space="preserve"> The </w:t>
      </w:r>
      <w:r w:rsidR="00E87734">
        <w:rPr>
          <w:lang w:val="en-US"/>
        </w:rPr>
        <w:lastRenderedPageBreak/>
        <w:t xml:space="preserve">obtained quantile distributions are used </w:t>
      </w:r>
      <w:r w:rsidR="0021435D">
        <w:rPr>
          <w:lang w:val="en-US"/>
        </w:rPr>
        <w:t>to estimate the copula connecting the marginal distributions.</w:t>
      </w:r>
      <w:r w:rsidR="00513ED7">
        <w:rPr>
          <w:lang w:val="en-US"/>
        </w:rPr>
        <w:t xml:space="preserve"> The copula </w:t>
      </w:r>
      <m:oMath>
        <m:r>
          <w:rPr>
            <w:rFonts w:ascii="Cambria Math" w:hAnsi="Cambria Math"/>
            <w:lang w:val="en-US"/>
          </w:rPr>
          <m:t>C</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w</m:t>
                </m:r>
              </m:sub>
            </m:sSub>
          </m:e>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e>
        </m:d>
      </m:oMath>
      <w:r w:rsidR="001A7523">
        <w:rPr>
          <w:lang w:val="en-US"/>
        </w:rPr>
        <w:t xml:space="preserve"> </w:t>
      </w:r>
      <w:r w:rsidR="00745EA6">
        <w:rPr>
          <w:lang w:val="en-US"/>
        </w:rPr>
        <w:t xml:space="preserve">indicates the contemporaneous co-dependence </w:t>
      </w:r>
      <w:r w:rsidR="007D7FBC">
        <w:rPr>
          <w:lang w:val="en-US"/>
        </w:rPr>
        <w:t xml:space="preserve">between the marginal </w:t>
      </w:r>
      <w:r w:rsidR="00214D88">
        <w:rPr>
          <w:lang w:val="en-US"/>
        </w:rPr>
        <w:t>distributions</w:t>
      </w:r>
      <w:r w:rsidR="00084D48">
        <w:rPr>
          <w:lang w:val="en-US"/>
        </w:rPr>
        <w:t>.</w:t>
      </w:r>
      <w:r w:rsidR="007D7FBC">
        <w:rPr>
          <w:lang w:val="en-US"/>
        </w:rPr>
        <w:t xml:space="preserve"> </w:t>
      </w:r>
      <w:r w:rsidR="00084D48">
        <w:rPr>
          <w:lang w:val="en-US"/>
        </w:rPr>
        <w:t>It</w:t>
      </w:r>
      <w:r w:rsidR="007D7FBC">
        <w:rPr>
          <w:lang w:val="en-US"/>
        </w:rPr>
        <w:t xml:space="preserve"> is </w:t>
      </w:r>
      <w:r w:rsidR="00246688">
        <w:rPr>
          <w:lang w:val="en-US"/>
        </w:rPr>
        <w:t>estimated using a quantile regression on the inverse marginal distribution</w:t>
      </w:r>
      <w:r w:rsidR="002353E5">
        <w:rPr>
          <w:lang w:val="en-US"/>
        </w:rPr>
        <w:t xml:space="preserve">s using </w:t>
      </w:r>
      <w:r w:rsidR="005F6964">
        <w:rPr>
          <w:lang w:val="en-US"/>
        </w:rPr>
        <w:t>a conditional distribution function</w:t>
      </w:r>
      <w:r w:rsidR="00BC1C1A">
        <w:rPr>
          <w:lang w:val="en-US"/>
        </w:rPr>
        <w:t xml:space="preserve"> </w:t>
      </w:r>
      <m:oMath>
        <m:d>
          <m:dPr>
            <m:ctrlPr>
              <w:rPr>
                <w:rFonts w:ascii="Cambria Math" w:hAnsi="Cambria Math"/>
                <w:i/>
                <w:lang w:val="en-US"/>
              </w:rPr>
            </m:ctrlPr>
          </m:dPr>
          <m:e>
            <m:r>
              <w:rPr>
                <w:rFonts w:ascii="Cambria Math" w:hAnsi="Cambria Math"/>
                <w:lang w:val="en-US"/>
              </w:rPr>
              <m:t>D</m:t>
            </m:r>
          </m:e>
        </m:d>
      </m:oMath>
      <w:r w:rsidR="005F6964">
        <w:rPr>
          <w:lang w:val="en-US"/>
        </w:rPr>
        <w:t xml:space="preserve"> of </w:t>
      </w:r>
      <w:r w:rsidR="002353E5">
        <w:rPr>
          <w:lang w:val="en-US"/>
        </w:rPr>
        <w:t>the form</w:t>
      </w:r>
      <w:r w:rsidR="005F6964">
        <w:rPr>
          <w:lang w:val="en-US"/>
        </w:rPr>
        <w:t>:</w:t>
      </w:r>
    </w:p>
    <w:p w14:paraId="211766AE" w14:textId="7475E449" w:rsidR="00727445" w:rsidRPr="00337F23" w:rsidRDefault="00000000" w:rsidP="00BC1C1A">
      <w:pPr>
        <w:spacing w:line="360" w:lineRule="auto"/>
        <w:jc w:val="both"/>
        <w:rPr>
          <w:lang w:val="en-GB"/>
        </w:rPr>
      </w:pPr>
      <m:oMathPara>
        <m:oMath>
          <m:eqArr>
            <m:eqArrPr>
              <m:maxDist m:val="1"/>
              <m:ctrlPr>
                <w:rPr>
                  <w:rFonts w:ascii="Cambria Math" w:hAnsi="Cambria Math"/>
                  <w:i/>
                  <w:lang w:val="en-GB"/>
                </w:rPr>
              </m:ctrlPr>
            </m:eqArrPr>
            <m:e>
              <m:r>
                <w:rPr>
                  <w:rFonts w:ascii="Cambria Math" w:hAnsi="Cambria Math"/>
                  <w:lang w:val="en-GB"/>
                </w:rPr>
                <m:t>D</m:t>
              </m:r>
              <m:d>
                <m:dPr>
                  <m:ctrlPr>
                    <w:rPr>
                      <w:rFonts w:ascii="Cambria Math" w:hAnsi="Cambria Math"/>
                      <w:i/>
                      <w:lang w:val="en-GB"/>
                    </w:rPr>
                  </m:ctrlPr>
                </m:dPr>
                <m:e>
                  <m:sSub>
                    <m:sSubPr>
                      <m:ctrlPr>
                        <w:rPr>
                          <w:rFonts w:ascii="Cambria Math" w:hAnsi="Cambria Math"/>
                          <w:bCs/>
                          <w:i/>
                          <w:lang w:val="en-GB"/>
                        </w:rPr>
                      </m:ctrlPr>
                    </m:sSubPr>
                    <m:e>
                      <m:r>
                        <w:rPr>
                          <w:rFonts w:ascii="Cambria Math" w:hAnsi="Cambria Math"/>
                          <w:lang w:val="en-GB"/>
                        </w:rPr>
                        <m:t>q</m:t>
                      </m:r>
                    </m:e>
                    <m:sub>
                      <m:r>
                        <w:rPr>
                          <w:rFonts w:ascii="Cambria Math" w:hAnsi="Cambria Math"/>
                          <w:lang w:val="en-GB"/>
                        </w:rPr>
                        <m:t>w</m:t>
                      </m:r>
                    </m:sub>
                  </m:sSub>
                </m:e>
                <m:e>
                  <m:sSub>
                    <m:sSubPr>
                      <m:ctrlPr>
                        <w:rPr>
                          <w:rFonts w:ascii="Cambria Math" w:hAnsi="Cambria Math"/>
                          <w:bCs/>
                          <w:i/>
                          <w:lang w:val="en-GB"/>
                        </w:rPr>
                      </m:ctrlPr>
                    </m:sSubPr>
                    <m:e>
                      <m:r>
                        <w:rPr>
                          <w:rFonts w:ascii="Cambria Math" w:hAnsi="Cambria Math"/>
                          <w:lang w:val="en-GB"/>
                        </w:rPr>
                        <m:t>q</m:t>
                      </m:r>
                    </m:e>
                    <m:sub>
                      <m:r>
                        <w:rPr>
                          <w:rFonts w:ascii="Cambria Math" w:hAnsi="Cambria Math"/>
                          <w:lang w:val="en-GB"/>
                        </w:rPr>
                        <m:t>N</m:t>
                      </m:r>
                    </m:sub>
                  </m:sSub>
                </m:e>
              </m:d>
              <m:r>
                <w:rPr>
                  <w:rFonts w:ascii="Cambria Math" w:hAnsi="Cambria Math"/>
                  <w:lang w:val="en-GB"/>
                </w:rPr>
                <m:t>=</m:t>
              </m:r>
              <m:sSub>
                <m:sSubPr>
                  <m:ctrlPr>
                    <w:rPr>
                      <w:rFonts w:ascii="Cambria Math" w:hAnsi="Cambria Math"/>
                      <w:b/>
                      <w:bCs/>
                      <w:i/>
                      <w:iCs/>
                      <w:lang w:val="en-GB"/>
                    </w:rPr>
                  </m:ctrlPr>
                </m:sSubPr>
                <m:e>
                  <m:r>
                    <m:rPr>
                      <m:sty m:val="bi"/>
                    </m:rPr>
                    <w:rPr>
                      <w:rFonts w:ascii="Cambria Math" w:hAnsi="Cambria Math"/>
                      <w:lang w:val="en-GB"/>
                    </w:rPr>
                    <m:t>β</m:t>
                  </m:r>
                </m:e>
                <m:sub>
                  <m:r>
                    <m:rPr>
                      <m:sty m:val="bi"/>
                    </m:rPr>
                    <w:rPr>
                      <w:rFonts w:ascii="Cambria Math" w:hAnsi="Cambria Math"/>
                      <w:lang w:val="en-GB"/>
                    </w:rPr>
                    <m:t>0</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w</m:t>
                      </m:r>
                    </m:sub>
                  </m:sSub>
                </m:e>
              </m:d>
              <m:r>
                <w:rPr>
                  <w:rFonts w:ascii="Cambria Math" w:hAnsi="Cambria Math"/>
                  <w:lang w:val="en-GB"/>
                </w:rPr>
                <m:t>+</m:t>
              </m:r>
              <m:sSub>
                <m:sSubPr>
                  <m:ctrlPr>
                    <w:rPr>
                      <w:rFonts w:ascii="Cambria Math" w:hAnsi="Cambria Math"/>
                      <w:b/>
                      <w:bCs/>
                      <w:i/>
                      <w:iCs/>
                      <w:lang w:val="en-GB"/>
                    </w:rPr>
                  </m:ctrlPr>
                </m:sSubPr>
                <m:e>
                  <m:r>
                    <m:rPr>
                      <m:sty m:val="bi"/>
                    </m:rPr>
                    <w:rPr>
                      <w:rFonts w:ascii="Cambria Math" w:hAnsi="Cambria Math"/>
                      <w:lang w:val="en-GB"/>
                    </w:rPr>
                    <m:t>β</m:t>
                  </m:r>
                </m:e>
                <m:sub>
                  <m:r>
                    <m:rPr>
                      <m:sty m:val="bi"/>
                    </m:rPr>
                    <w:rPr>
                      <w:rFonts w:ascii="Cambria Math" w:hAnsi="Cambria Math"/>
                      <w:lang w:val="en-GB"/>
                    </w:rPr>
                    <m:t>1</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w</m:t>
                      </m:r>
                    </m:sub>
                  </m:sSub>
                </m:e>
              </m:d>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N</m:t>
                  </m:r>
                </m:sub>
              </m:sSub>
              <m:r>
                <w:rPr>
                  <w:rFonts w:ascii="Cambria Math" w:hAnsi="Cambria Math"/>
                  <w:lang w:val="en-GB"/>
                </w:rPr>
                <m:t>#</m:t>
              </m:r>
              <m:d>
                <m:dPr>
                  <m:ctrlPr>
                    <w:rPr>
                      <w:rFonts w:ascii="Cambria Math" w:hAnsi="Cambria Math"/>
                      <w:i/>
                      <w:lang w:val="en-GB"/>
                    </w:rPr>
                  </m:ctrlPr>
                </m:dPr>
                <m:e>
                  <m:r>
                    <w:rPr>
                      <w:rFonts w:ascii="Cambria Math" w:hAnsi="Cambria Math"/>
                      <w:lang w:val="en-GB"/>
                    </w:rPr>
                    <m:t>25</m:t>
                  </m:r>
                </m:e>
              </m:d>
            </m:e>
          </m:eqArr>
        </m:oMath>
      </m:oMathPara>
    </w:p>
    <w:p w14:paraId="5410A60B" w14:textId="55CA31DC" w:rsidR="00D271B1" w:rsidRDefault="00D73761" w:rsidP="00533F14">
      <w:pPr>
        <w:spacing w:line="360" w:lineRule="auto"/>
        <w:jc w:val="both"/>
        <w:rPr>
          <w:lang w:val="en-US"/>
        </w:rPr>
      </w:pPr>
      <w:r>
        <w:rPr>
          <w:lang w:val="en-US"/>
        </w:rPr>
        <w:t xml:space="preserve">Results displayed </w:t>
      </w:r>
      <w:r w:rsidR="00A51F41">
        <w:rPr>
          <w:lang w:val="en-US"/>
        </w:rPr>
        <w:t xml:space="preserve">in </w:t>
      </w:r>
      <w:r w:rsidR="004E5955" w:rsidRPr="004E5955">
        <w:rPr>
          <w:lang w:val="en-US"/>
        </w:rPr>
        <w:fldChar w:fldCharType="begin"/>
      </w:r>
      <w:r w:rsidR="004E5955" w:rsidRPr="004E5955">
        <w:rPr>
          <w:lang w:val="en-US"/>
        </w:rPr>
        <w:instrText xml:space="preserve"> REF _Ref214957457 \h  \* MERGEFORMAT </w:instrText>
      </w:r>
      <w:r w:rsidR="004E5955" w:rsidRPr="004E5955">
        <w:rPr>
          <w:lang w:val="en-US"/>
        </w:rPr>
      </w:r>
      <w:r w:rsidR="004E5955" w:rsidRPr="004E5955">
        <w:rPr>
          <w:lang w:val="en-US"/>
        </w:rPr>
        <w:fldChar w:fldCharType="separate"/>
      </w:r>
      <w:r w:rsidR="004E5955" w:rsidRPr="004E5955">
        <w:rPr>
          <w:lang w:val="en-US"/>
        </w:rPr>
        <w:t>Table 6</w:t>
      </w:r>
      <w:r w:rsidR="004E5955" w:rsidRPr="004E5955">
        <w:rPr>
          <w:lang w:val="en-US"/>
        </w:rPr>
        <w:fldChar w:fldCharType="end"/>
      </w:r>
      <w:r w:rsidR="004E5955">
        <w:rPr>
          <w:lang w:val="en-US"/>
        </w:rPr>
        <w:t xml:space="preserve"> </w:t>
      </w:r>
      <w:r w:rsidR="00A45E9B">
        <w:rPr>
          <w:lang w:val="en-US"/>
        </w:rPr>
        <w:t xml:space="preserve">clearly </w:t>
      </w:r>
      <w:r w:rsidR="00A67F46">
        <w:rPr>
          <w:lang w:val="en-US"/>
        </w:rPr>
        <w:t xml:space="preserve">show </w:t>
      </w:r>
      <w:r w:rsidR="009C316C">
        <w:rPr>
          <w:lang w:val="en-US"/>
        </w:rPr>
        <w:t xml:space="preserve">that the </w:t>
      </w:r>
      <w:r w:rsidR="009C316C" w:rsidRPr="009C316C">
        <w:rPr>
          <w:lang w:val="en-US"/>
        </w:rPr>
        <w:t>quantile copula linking the conditional</w:t>
      </w:r>
      <w:r w:rsidR="009C316C">
        <w:rPr>
          <w:lang w:val="en-US"/>
        </w:rPr>
        <w:t xml:space="preserve"> </w:t>
      </w:r>
      <w:r w:rsidR="009C316C" w:rsidRPr="009C316C">
        <w:rPr>
          <w:lang w:val="en-US"/>
        </w:rPr>
        <w:t xml:space="preserve">distributions of wheat and fertilizer price changes shows no </w:t>
      </w:r>
      <w:r w:rsidR="009C316C">
        <w:rPr>
          <w:lang w:val="en-US"/>
        </w:rPr>
        <w:t>statistically</w:t>
      </w:r>
      <w:r w:rsidR="009C316C" w:rsidRPr="009C316C">
        <w:rPr>
          <w:lang w:val="en-US"/>
        </w:rPr>
        <w:t xml:space="preserve"> significant dependence. The slope coefficient</w:t>
      </w:r>
      <w:r w:rsidR="00DE63FC">
        <w:rPr>
          <w:lang w:val="en-US"/>
        </w:rPr>
        <w:t>s</w:t>
      </w:r>
      <w:r w:rsidR="009C316C" w:rsidRPr="009C316C">
        <w:rPr>
          <w:lang w:val="en-US"/>
        </w:rPr>
        <w:t xml:space="preserve"> </w:t>
      </w:r>
      <w:r w:rsidR="00DE63FC">
        <w:rPr>
          <w:lang w:val="en-US"/>
        </w:rPr>
        <w:t>are</w:t>
      </w:r>
      <w:r w:rsidR="009C316C" w:rsidRPr="009C316C">
        <w:rPr>
          <w:lang w:val="en-US"/>
        </w:rPr>
        <w:t xml:space="preserve"> not significant at any of the estimated quantiles and the intercept</w:t>
      </w:r>
      <w:r w:rsidR="00186E40">
        <w:rPr>
          <w:lang w:val="en-US"/>
        </w:rPr>
        <w:t xml:space="preserve"> </w:t>
      </w:r>
      <w:r w:rsidR="009C316C" w:rsidRPr="009C316C">
        <w:rPr>
          <w:lang w:val="en-US"/>
        </w:rPr>
        <w:t xml:space="preserve">estimates closely approximate </w:t>
      </w:r>
      <w:r w:rsidR="00186E40">
        <w:rPr>
          <w:lang w:val="en-US"/>
        </w:rPr>
        <w:t xml:space="preserve">the quantile </w:t>
      </w:r>
      <w:r w:rsidR="009C316C" w:rsidRPr="009C316C">
        <w:rPr>
          <w:lang w:val="en-US"/>
        </w:rPr>
        <w:t>itself</w:t>
      </w:r>
      <w:r w:rsidR="00186E40">
        <w:rPr>
          <w:lang w:val="en-US"/>
        </w:rPr>
        <w:t xml:space="preserve">. This indicate that the estimated copula is approximately the </w:t>
      </w:r>
      <w:r w:rsidR="009C316C" w:rsidRPr="009C316C">
        <w:rPr>
          <w:lang w:val="en-US"/>
        </w:rPr>
        <w:t>independence copula</w:t>
      </w:r>
      <w:r w:rsidR="00617A12">
        <w:rPr>
          <w:lang w:val="en-US"/>
        </w:rPr>
        <w:t xml:space="preserve"> and fertilizer and wheat price relationship is fully captured </w:t>
      </w:r>
      <w:r w:rsidR="00937AAC">
        <w:rPr>
          <w:lang w:val="en-US"/>
        </w:rPr>
        <w:t xml:space="preserve">by the QVAR model. </w:t>
      </w:r>
      <w:r w:rsidR="003C7756">
        <w:rPr>
          <w:lang w:val="en-US"/>
        </w:rPr>
        <w:t>Since c</w:t>
      </w:r>
      <w:r w:rsidR="001346B2">
        <w:rPr>
          <w:lang w:val="en-US"/>
        </w:rPr>
        <w:t>onsidering the conditional</w:t>
      </w:r>
      <w:r w:rsidR="009C316C" w:rsidRPr="009C316C">
        <w:rPr>
          <w:lang w:val="en-US"/>
        </w:rPr>
        <w:t xml:space="preserve"> distribution provides no</w:t>
      </w:r>
      <w:r w:rsidR="001346B2">
        <w:rPr>
          <w:lang w:val="en-US"/>
        </w:rPr>
        <w:t xml:space="preserve"> </w:t>
      </w:r>
      <w:r w:rsidR="009C316C" w:rsidRPr="009C316C">
        <w:rPr>
          <w:lang w:val="en-US"/>
        </w:rPr>
        <w:t xml:space="preserve">additional </w:t>
      </w:r>
      <w:r w:rsidR="00AE46D9">
        <w:rPr>
          <w:lang w:val="en-US"/>
        </w:rPr>
        <w:t>information, we use the marginal distribution</w:t>
      </w:r>
      <w:r w:rsidR="00B923EA">
        <w:rPr>
          <w:lang w:val="en-US"/>
        </w:rPr>
        <w:t>s</w:t>
      </w:r>
      <w:r w:rsidR="00AE46D9">
        <w:rPr>
          <w:lang w:val="en-US"/>
        </w:rPr>
        <w:t xml:space="preserve"> to simulate </w:t>
      </w:r>
      <w:r w:rsidR="00B923EA">
        <w:rPr>
          <w:lang w:val="en-US"/>
        </w:rPr>
        <w:t xml:space="preserve">the </w:t>
      </w:r>
      <w:r w:rsidR="00CB0F47">
        <w:rPr>
          <w:lang w:val="en-US"/>
        </w:rPr>
        <w:t>price paths</w:t>
      </w:r>
      <w:r w:rsidR="00B923EA">
        <w:rPr>
          <w:lang w:val="en-US"/>
        </w:rPr>
        <w:t>.</w:t>
      </w:r>
      <w:r w:rsidR="009C316C" w:rsidRPr="009C316C">
        <w:rPr>
          <w:lang w:val="en-US"/>
        </w:rPr>
        <w:t xml:space="preserve"> </w:t>
      </w:r>
    </w:p>
    <w:p w14:paraId="2EFB2CE6" w14:textId="5248F9BE" w:rsidR="0095036C" w:rsidRPr="000720F9" w:rsidRDefault="0095036C" w:rsidP="0095036C">
      <w:pPr>
        <w:spacing w:after="0" w:line="360" w:lineRule="auto"/>
        <w:rPr>
          <w:b/>
          <w:bCs/>
          <w:i/>
          <w:iCs/>
          <w:lang w:val="en-US"/>
        </w:rPr>
      </w:pPr>
      <w:r w:rsidRPr="00E65F7C">
        <w:rPr>
          <w:i/>
          <w:iCs/>
          <w:lang w:val="en-US"/>
        </w:rPr>
        <w:t xml:space="preserve">Table </w:t>
      </w:r>
      <w:r w:rsidRPr="00E65F7C">
        <w:rPr>
          <w:i/>
          <w:iCs/>
          <w:lang w:val="en-US"/>
        </w:rPr>
        <w:fldChar w:fldCharType="begin"/>
      </w:r>
      <w:r w:rsidRPr="00E65F7C">
        <w:rPr>
          <w:i/>
          <w:iCs/>
          <w:lang w:val="en-US"/>
        </w:rPr>
        <w:instrText xml:space="preserve"> SEQ Table \* ARABIC </w:instrText>
      </w:r>
      <w:r w:rsidRPr="00E65F7C">
        <w:rPr>
          <w:i/>
          <w:iCs/>
          <w:lang w:val="en-US"/>
        </w:rPr>
        <w:fldChar w:fldCharType="separate"/>
      </w:r>
      <w:r>
        <w:rPr>
          <w:i/>
          <w:iCs/>
          <w:noProof/>
          <w:lang w:val="en-US"/>
        </w:rPr>
        <w:t>6</w:t>
      </w:r>
      <w:r w:rsidRPr="00E65F7C">
        <w:rPr>
          <w:i/>
          <w:iCs/>
          <w:lang w:val="en-US"/>
        </w:rPr>
        <w:fldChar w:fldCharType="end"/>
      </w:r>
      <w:r w:rsidRPr="00E65F7C">
        <w:rPr>
          <w:i/>
          <w:iCs/>
          <w:lang w:val="en-US"/>
        </w:rPr>
        <w:t>.</w:t>
      </w:r>
      <w:r>
        <w:rPr>
          <w:lang w:val="en-US"/>
        </w:rPr>
        <w:t xml:space="preserve"> </w:t>
      </w:r>
      <w:r>
        <w:rPr>
          <w:i/>
          <w:iCs/>
          <w:lang w:val="en-US"/>
        </w:rPr>
        <w:t>Quantile estimation of conditional copula</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95036C" w14:paraId="57732290" w14:textId="77777777" w:rsidTr="00BF4AFB">
        <w:tc>
          <w:tcPr>
            <w:tcW w:w="1560" w:type="dxa"/>
            <w:tcBorders>
              <w:top w:val="single" w:sz="4" w:space="0" w:color="auto"/>
            </w:tcBorders>
          </w:tcPr>
          <w:p w14:paraId="74F6441A" w14:textId="77777777" w:rsidR="0095036C" w:rsidRPr="003F4BF3" w:rsidRDefault="0095036C" w:rsidP="00BF4AFB">
            <w:pPr>
              <w:spacing w:after="0" w:line="360" w:lineRule="auto"/>
              <w:jc w:val="both"/>
              <w:rPr>
                <w:sz w:val="20"/>
                <w:lang w:val="en-US"/>
              </w:rPr>
            </w:pPr>
          </w:p>
        </w:tc>
        <w:tc>
          <w:tcPr>
            <w:tcW w:w="1560" w:type="dxa"/>
            <w:tcBorders>
              <w:top w:val="single" w:sz="4" w:space="0" w:color="auto"/>
            </w:tcBorders>
          </w:tcPr>
          <w:p w14:paraId="269F7D67" w14:textId="77777777" w:rsidR="0095036C" w:rsidRPr="003F4BF3" w:rsidRDefault="0095036C" w:rsidP="00BF4AFB">
            <w:pPr>
              <w:spacing w:after="0" w:line="360" w:lineRule="auto"/>
              <w:jc w:val="both"/>
              <w:rPr>
                <w:sz w:val="20"/>
                <w:lang w:val="en-US"/>
              </w:rPr>
            </w:pPr>
          </w:p>
        </w:tc>
        <w:tc>
          <w:tcPr>
            <w:tcW w:w="1560" w:type="dxa"/>
            <w:tcBorders>
              <w:top w:val="single" w:sz="4" w:space="0" w:color="auto"/>
            </w:tcBorders>
          </w:tcPr>
          <w:p w14:paraId="4F9A97E2" w14:textId="77777777" w:rsidR="0095036C" w:rsidRPr="003F4BF3" w:rsidRDefault="0095036C" w:rsidP="00BF4AFB">
            <w:pPr>
              <w:spacing w:after="0" w:line="360" w:lineRule="auto"/>
              <w:jc w:val="both"/>
              <w:rPr>
                <w:sz w:val="20"/>
                <w:lang w:val="en-US"/>
              </w:rPr>
            </w:pPr>
          </w:p>
        </w:tc>
        <w:bookmarkStart w:id="29" w:name="_Hlk214533603"/>
        <w:tc>
          <w:tcPr>
            <w:tcW w:w="1560" w:type="dxa"/>
            <w:tcBorders>
              <w:top w:val="single" w:sz="4" w:space="0" w:color="auto"/>
            </w:tcBorders>
          </w:tcPr>
          <w:p w14:paraId="78C18D2B" w14:textId="77777777" w:rsidR="0095036C" w:rsidRPr="003F4BF3" w:rsidRDefault="00000000" w:rsidP="00BF4AFB">
            <w:pPr>
              <w:spacing w:after="0" w:line="360" w:lineRule="auto"/>
              <w:jc w:val="both"/>
              <w:rPr>
                <w:sz w:val="20"/>
                <w:lang w:val="en-US"/>
              </w:rPr>
            </w:pPr>
            <m:oMathPara>
              <m:oMathParaPr>
                <m:jc m:val="left"/>
              </m:oMathParaPr>
              <m:oMath>
                <m:sSub>
                  <m:sSubPr>
                    <m:ctrlPr>
                      <w:rPr>
                        <w:rFonts w:ascii="Cambria Math" w:hAnsi="Cambria Math"/>
                        <w:i/>
                        <w:sz w:val="20"/>
                        <w:lang w:val="en-US"/>
                      </w:rPr>
                    </m:ctrlPr>
                  </m:sSubPr>
                  <m:e>
                    <m:r>
                      <w:rPr>
                        <w:rFonts w:ascii="Cambria Math" w:hAnsi="Cambria Math"/>
                        <w:sz w:val="20"/>
                        <w:lang w:val="en-US"/>
                      </w:rPr>
                      <m:t>q</m:t>
                    </m:r>
                  </m:e>
                  <m:sub>
                    <m:r>
                      <w:rPr>
                        <w:rFonts w:ascii="Cambria Math" w:hAnsi="Cambria Math"/>
                        <w:sz w:val="20"/>
                        <w:lang w:val="en-US"/>
                      </w:rPr>
                      <m:t>w</m:t>
                    </m:r>
                  </m:sub>
                </m:sSub>
              </m:oMath>
            </m:oMathPara>
            <w:bookmarkEnd w:id="29"/>
          </w:p>
        </w:tc>
        <w:tc>
          <w:tcPr>
            <w:tcW w:w="1560" w:type="dxa"/>
            <w:tcBorders>
              <w:top w:val="single" w:sz="4" w:space="0" w:color="auto"/>
            </w:tcBorders>
          </w:tcPr>
          <w:p w14:paraId="3451A32F" w14:textId="77777777" w:rsidR="0095036C" w:rsidRPr="003F4BF3" w:rsidRDefault="0095036C" w:rsidP="00BF4AFB">
            <w:pPr>
              <w:spacing w:after="0" w:line="360" w:lineRule="auto"/>
              <w:jc w:val="both"/>
              <w:rPr>
                <w:sz w:val="20"/>
                <w:lang w:val="en-US"/>
              </w:rPr>
            </w:pPr>
          </w:p>
        </w:tc>
        <w:tc>
          <w:tcPr>
            <w:tcW w:w="1560" w:type="dxa"/>
            <w:tcBorders>
              <w:top w:val="single" w:sz="4" w:space="0" w:color="auto"/>
            </w:tcBorders>
          </w:tcPr>
          <w:p w14:paraId="3AEDFF97" w14:textId="77777777" w:rsidR="0095036C" w:rsidRPr="003F4BF3" w:rsidRDefault="0095036C" w:rsidP="00BF4AFB">
            <w:pPr>
              <w:spacing w:after="0" w:line="360" w:lineRule="auto"/>
              <w:jc w:val="both"/>
              <w:rPr>
                <w:sz w:val="20"/>
                <w:lang w:val="en-US"/>
              </w:rPr>
            </w:pPr>
          </w:p>
        </w:tc>
      </w:tr>
      <w:tr w:rsidR="0095036C" w14:paraId="03C821C0" w14:textId="77777777" w:rsidTr="00BF4AFB">
        <w:tc>
          <w:tcPr>
            <w:tcW w:w="1560" w:type="dxa"/>
            <w:tcBorders>
              <w:bottom w:val="single" w:sz="4" w:space="0" w:color="auto"/>
            </w:tcBorders>
          </w:tcPr>
          <w:p w14:paraId="7701DEED" w14:textId="77777777" w:rsidR="0095036C" w:rsidRPr="003F4BF3" w:rsidRDefault="0095036C" w:rsidP="00BF4AFB">
            <w:pPr>
              <w:spacing w:after="0" w:line="360" w:lineRule="auto"/>
              <w:jc w:val="both"/>
              <w:rPr>
                <w:sz w:val="20"/>
                <w:lang w:val="en-US"/>
              </w:rPr>
            </w:pPr>
          </w:p>
        </w:tc>
        <w:tc>
          <w:tcPr>
            <w:tcW w:w="1560" w:type="dxa"/>
            <w:tcBorders>
              <w:bottom w:val="single" w:sz="4" w:space="0" w:color="auto"/>
            </w:tcBorders>
          </w:tcPr>
          <w:p w14:paraId="1DD22A87" w14:textId="77777777" w:rsidR="0095036C" w:rsidRPr="003F4BF3" w:rsidRDefault="0095036C" w:rsidP="00BF4AFB">
            <w:pPr>
              <w:spacing w:after="0" w:line="360" w:lineRule="auto"/>
              <w:jc w:val="both"/>
              <w:rPr>
                <w:sz w:val="20"/>
                <w:lang w:val="en-US"/>
              </w:rPr>
            </w:pPr>
            <w:r w:rsidRPr="003F4BF3">
              <w:rPr>
                <w:sz w:val="20"/>
                <w:lang w:val="en-US"/>
              </w:rPr>
              <w:t>0.1</w:t>
            </w:r>
          </w:p>
        </w:tc>
        <w:tc>
          <w:tcPr>
            <w:tcW w:w="1560" w:type="dxa"/>
            <w:tcBorders>
              <w:bottom w:val="single" w:sz="4" w:space="0" w:color="auto"/>
            </w:tcBorders>
          </w:tcPr>
          <w:p w14:paraId="22B63D69" w14:textId="77777777" w:rsidR="0095036C" w:rsidRPr="003F4BF3" w:rsidRDefault="0095036C" w:rsidP="00BF4AFB">
            <w:pPr>
              <w:spacing w:after="0" w:line="360" w:lineRule="auto"/>
              <w:jc w:val="both"/>
              <w:rPr>
                <w:sz w:val="20"/>
                <w:lang w:val="en-US"/>
              </w:rPr>
            </w:pPr>
            <w:r w:rsidRPr="003F4BF3">
              <w:rPr>
                <w:sz w:val="20"/>
                <w:lang w:val="en-US"/>
              </w:rPr>
              <w:t>0.3</w:t>
            </w:r>
          </w:p>
        </w:tc>
        <w:tc>
          <w:tcPr>
            <w:tcW w:w="1560" w:type="dxa"/>
            <w:tcBorders>
              <w:bottom w:val="single" w:sz="4" w:space="0" w:color="auto"/>
            </w:tcBorders>
          </w:tcPr>
          <w:p w14:paraId="445E99BF" w14:textId="77777777" w:rsidR="0095036C" w:rsidRPr="003F4BF3" w:rsidRDefault="0095036C" w:rsidP="00BF4AFB">
            <w:pPr>
              <w:spacing w:after="0" w:line="360" w:lineRule="auto"/>
              <w:jc w:val="both"/>
              <w:rPr>
                <w:sz w:val="20"/>
                <w:lang w:val="en-US"/>
              </w:rPr>
            </w:pPr>
            <w:r w:rsidRPr="003F4BF3">
              <w:rPr>
                <w:sz w:val="20"/>
                <w:lang w:val="en-US"/>
              </w:rPr>
              <w:t>0.5</w:t>
            </w:r>
          </w:p>
        </w:tc>
        <w:tc>
          <w:tcPr>
            <w:tcW w:w="1560" w:type="dxa"/>
            <w:tcBorders>
              <w:bottom w:val="single" w:sz="4" w:space="0" w:color="auto"/>
            </w:tcBorders>
          </w:tcPr>
          <w:p w14:paraId="7C3CFB7E" w14:textId="77777777" w:rsidR="0095036C" w:rsidRPr="003F4BF3" w:rsidRDefault="0095036C" w:rsidP="00BF4AFB">
            <w:pPr>
              <w:spacing w:after="0" w:line="360" w:lineRule="auto"/>
              <w:jc w:val="both"/>
              <w:rPr>
                <w:sz w:val="20"/>
                <w:lang w:val="en-US"/>
              </w:rPr>
            </w:pPr>
            <w:r w:rsidRPr="003F4BF3">
              <w:rPr>
                <w:sz w:val="20"/>
                <w:lang w:val="en-US"/>
              </w:rPr>
              <w:t>0.7</w:t>
            </w:r>
          </w:p>
        </w:tc>
        <w:tc>
          <w:tcPr>
            <w:tcW w:w="1560" w:type="dxa"/>
            <w:tcBorders>
              <w:bottom w:val="single" w:sz="4" w:space="0" w:color="auto"/>
            </w:tcBorders>
          </w:tcPr>
          <w:p w14:paraId="4A88F913" w14:textId="77777777" w:rsidR="0095036C" w:rsidRPr="003F4BF3" w:rsidRDefault="0095036C" w:rsidP="00BF4AFB">
            <w:pPr>
              <w:spacing w:after="0" w:line="360" w:lineRule="auto"/>
              <w:jc w:val="both"/>
              <w:rPr>
                <w:sz w:val="20"/>
                <w:lang w:val="en-US"/>
              </w:rPr>
            </w:pPr>
            <w:r w:rsidRPr="003F4BF3">
              <w:rPr>
                <w:sz w:val="20"/>
                <w:lang w:val="en-US"/>
              </w:rPr>
              <w:t>0.9</w:t>
            </w:r>
          </w:p>
        </w:tc>
      </w:tr>
      <w:tr w:rsidR="0095036C" w14:paraId="45B90838" w14:textId="77777777" w:rsidTr="00BF4AFB">
        <w:tc>
          <w:tcPr>
            <w:tcW w:w="1560" w:type="dxa"/>
            <w:tcBorders>
              <w:top w:val="single" w:sz="4" w:space="0" w:color="auto"/>
            </w:tcBorders>
          </w:tcPr>
          <w:p w14:paraId="2FC3800B" w14:textId="77777777" w:rsidR="0095036C" w:rsidRPr="003F4BF3" w:rsidRDefault="0095036C" w:rsidP="00BF4AFB">
            <w:pPr>
              <w:spacing w:after="0" w:line="360" w:lineRule="auto"/>
              <w:jc w:val="both"/>
              <w:rPr>
                <w:sz w:val="20"/>
                <w:lang w:val="en-US"/>
              </w:rPr>
            </w:pPr>
            <w:r w:rsidRPr="003F4BF3">
              <w:rPr>
                <w:sz w:val="20"/>
                <w:lang w:val="en-US"/>
              </w:rPr>
              <w:t>Intercept</w:t>
            </w:r>
          </w:p>
        </w:tc>
        <w:tc>
          <w:tcPr>
            <w:tcW w:w="1560" w:type="dxa"/>
            <w:tcBorders>
              <w:top w:val="single" w:sz="4" w:space="0" w:color="auto"/>
            </w:tcBorders>
          </w:tcPr>
          <w:p w14:paraId="7A13EFCC" w14:textId="1F7A32DF" w:rsidR="0095036C" w:rsidRPr="003F4BF3" w:rsidRDefault="0095036C" w:rsidP="00BF4AFB">
            <w:pPr>
              <w:spacing w:after="0" w:line="360" w:lineRule="auto"/>
              <w:jc w:val="both"/>
              <w:rPr>
                <w:sz w:val="20"/>
                <w:lang w:val="en-US"/>
              </w:rPr>
            </w:pPr>
            <w:r w:rsidRPr="003F4BF3">
              <w:rPr>
                <w:sz w:val="20"/>
                <w:lang w:val="en-US"/>
              </w:rPr>
              <w:t>0.</w:t>
            </w:r>
            <w:r w:rsidR="007F47A6">
              <w:rPr>
                <w:sz w:val="20"/>
                <w:lang w:val="en-US"/>
              </w:rPr>
              <w:t>079</w:t>
            </w:r>
            <w:r w:rsidR="00EC5AF8">
              <w:rPr>
                <w:sz w:val="20"/>
                <w:lang w:val="en-US"/>
              </w:rPr>
              <w:t>***</w:t>
            </w:r>
          </w:p>
        </w:tc>
        <w:tc>
          <w:tcPr>
            <w:tcW w:w="1560" w:type="dxa"/>
            <w:tcBorders>
              <w:top w:val="single" w:sz="4" w:space="0" w:color="auto"/>
            </w:tcBorders>
          </w:tcPr>
          <w:p w14:paraId="69E36216" w14:textId="71368B8C" w:rsidR="0095036C" w:rsidRPr="003F4BF3" w:rsidRDefault="0095036C" w:rsidP="00BF4AFB">
            <w:pPr>
              <w:spacing w:after="0" w:line="360" w:lineRule="auto"/>
              <w:jc w:val="both"/>
              <w:rPr>
                <w:sz w:val="20"/>
                <w:lang w:val="en-US"/>
              </w:rPr>
            </w:pPr>
            <w:r w:rsidRPr="003F4BF3">
              <w:rPr>
                <w:sz w:val="20"/>
                <w:lang w:val="en-US"/>
              </w:rPr>
              <w:t>0.24</w:t>
            </w:r>
            <w:r w:rsidR="00500AE5">
              <w:rPr>
                <w:sz w:val="20"/>
                <w:lang w:val="en-US"/>
              </w:rPr>
              <w:t>7</w:t>
            </w:r>
            <w:r w:rsidRPr="003F4BF3">
              <w:rPr>
                <w:sz w:val="20"/>
                <w:lang w:val="en-US"/>
              </w:rPr>
              <w:t>***</w:t>
            </w:r>
          </w:p>
        </w:tc>
        <w:tc>
          <w:tcPr>
            <w:tcW w:w="1560" w:type="dxa"/>
            <w:tcBorders>
              <w:top w:val="single" w:sz="4" w:space="0" w:color="auto"/>
            </w:tcBorders>
          </w:tcPr>
          <w:p w14:paraId="5336E54B" w14:textId="511C72C9" w:rsidR="0095036C" w:rsidRPr="003F4BF3" w:rsidRDefault="0095036C" w:rsidP="00BF4AFB">
            <w:pPr>
              <w:spacing w:after="0" w:line="360" w:lineRule="auto"/>
              <w:rPr>
                <w:sz w:val="20"/>
                <w:lang w:val="en-US"/>
              </w:rPr>
            </w:pPr>
            <w:r w:rsidRPr="003F4BF3">
              <w:rPr>
                <w:sz w:val="20"/>
                <w:lang w:val="en-US"/>
              </w:rPr>
              <w:t>0.</w:t>
            </w:r>
            <w:r w:rsidR="00500AE5">
              <w:rPr>
                <w:sz w:val="20"/>
                <w:lang w:val="en-US"/>
              </w:rPr>
              <w:t>489</w:t>
            </w:r>
            <w:r w:rsidRPr="003F4BF3">
              <w:rPr>
                <w:sz w:val="20"/>
                <w:lang w:val="en-US"/>
              </w:rPr>
              <w:t>***</w:t>
            </w:r>
          </w:p>
        </w:tc>
        <w:tc>
          <w:tcPr>
            <w:tcW w:w="1560" w:type="dxa"/>
            <w:tcBorders>
              <w:top w:val="single" w:sz="4" w:space="0" w:color="auto"/>
            </w:tcBorders>
          </w:tcPr>
          <w:p w14:paraId="7C075F62" w14:textId="5ED82ACB" w:rsidR="0095036C" w:rsidRPr="003F4BF3" w:rsidRDefault="0095036C" w:rsidP="00BF4AFB">
            <w:pPr>
              <w:spacing w:after="0" w:line="360" w:lineRule="auto"/>
              <w:jc w:val="both"/>
              <w:rPr>
                <w:sz w:val="20"/>
                <w:lang w:val="en-US"/>
              </w:rPr>
            </w:pPr>
            <w:r w:rsidRPr="003F4BF3">
              <w:rPr>
                <w:sz w:val="20"/>
                <w:lang w:val="en-US"/>
              </w:rPr>
              <w:t>0.</w:t>
            </w:r>
            <w:r w:rsidR="008F79DB">
              <w:rPr>
                <w:sz w:val="20"/>
                <w:lang w:val="en-US"/>
              </w:rPr>
              <w:t>70</w:t>
            </w:r>
            <w:r w:rsidRPr="003F4BF3">
              <w:rPr>
                <w:sz w:val="20"/>
                <w:lang w:val="en-US"/>
              </w:rPr>
              <w:t>0***</w:t>
            </w:r>
          </w:p>
        </w:tc>
        <w:tc>
          <w:tcPr>
            <w:tcW w:w="1560" w:type="dxa"/>
            <w:tcBorders>
              <w:top w:val="single" w:sz="4" w:space="0" w:color="auto"/>
            </w:tcBorders>
          </w:tcPr>
          <w:p w14:paraId="41E33D72" w14:textId="60AB668B" w:rsidR="0095036C" w:rsidRPr="003F4BF3" w:rsidRDefault="0095036C" w:rsidP="00BF4AFB">
            <w:pPr>
              <w:spacing w:after="0" w:line="360" w:lineRule="auto"/>
              <w:jc w:val="both"/>
              <w:rPr>
                <w:sz w:val="20"/>
                <w:lang w:val="en-US"/>
              </w:rPr>
            </w:pPr>
            <w:r w:rsidRPr="003F4BF3">
              <w:rPr>
                <w:sz w:val="20"/>
                <w:lang w:val="en-US"/>
              </w:rPr>
              <w:t>0.</w:t>
            </w:r>
            <w:r w:rsidR="008F79DB">
              <w:rPr>
                <w:sz w:val="20"/>
                <w:lang w:val="en-US"/>
              </w:rPr>
              <w:t>900</w:t>
            </w:r>
            <w:r w:rsidRPr="003F4BF3">
              <w:rPr>
                <w:sz w:val="20"/>
                <w:lang w:val="en-US"/>
              </w:rPr>
              <w:t>***</w:t>
            </w:r>
          </w:p>
        </w:tc>
      </w:tr>
      <w:tr w:rsidR="0095036C" w14:paraId="7B00AC31" w14:textId="77777777" w:rsidTr="00BF4AFB">
        <w:tc>
          <w:tcPr>
            <w:tcW w:w="1560" w:type="dxa"/>
          </w:tcPr>
          <w:p w14:paraId="667D22F5" w14:textId="77777777" w:rsidR="0095036C" w:rsidRPr="003F4BF3" w:rsidRDefault="0095036C" w:rsidP="00BF4AFB">
            <w:pPr>
              <w:spacing w:after="0" w:line="360" w:lineRule="auto"/>
              <w:jc w:val="both"/>
              <w:rPr>
                <w:sz w:val="20"/>
                <w:lang w:val="en-US"/>
              </w:rPr>
            </w:pPr>
          </w:p>
        </w:tc>
        <w:tc>
          <w:tcPr>
            <w:tcW w:w="1560" w:type="dxa"/>
          </w:tcPr>
          <w:p w14:paraId="69B3104E" w14:textId="072E28DA" w:rsidR="0095036C" w:rsidRPr="003F4BF3" w:rsidRDefault="0095036C" w:rsidP="00BF4AFB">
            <w:pPr>
              <w:spacing w:after="0" w:line="360" w:lineRule="auto"/>
              <w:jc w:val="both"/>
              <w:rPr>
                <w:sz w:val="20"/>
                <w:lang w:val="en-US"/>
              </w:rPr>
            </w:pPr>
            <w:r w:rsidRPr="003F4BF3">
              <w:rPr>
                <w:sz w:val="20"/>
                <w:lang w:val="en-US"/>
              </w:rPr>
              <w:t>(0.0</w:t>
            </w:r>
            <w:r w:rsidR="00EC5AF8">
              <w:rPr>
                <w:sz w:val="20"/>
                <w:lang w:val="en-US"/>
              </w:rPr>
              <w:t>33</w:t>
            </w:r>
            <w:r w:rsidRPr="003F4BF3">
              <w:rPr>
                <w:sz w:val="20"/>
                <w:lang w:val="en-US"/>
              </w:rPr>
              <w:t>)</w:t>
            </w:r>
          </w:p>
        </w:tc>
        <w:tc>
          <w:tcPr>
            <w:tcW w:w="1560" w:type="dxa"/>
          </w:tcPr>
          <w:p w14:paraId="1585717B" w14:textId="57777728" w:rsidR="0095036C" w:rsidRPr="003F4BF3" w:rsidRDefault="0095036C" w:rsidP="00BF4AFB">
            <w:pPr>
              <w:spacing w:after="0" w:line="360" w:lineRule="auto"/>
              <w:jc w:val="both"/>
              <w:rPr>
                <w:sz w:val="20"/>
                <w:lang w:val="en-US"/>
              </w:rPr>
            </w:pPr>
            <w:r w:rsidRPr="003F4BF3">
              <w:rPr>
                <w:sz w:val="20"/>
                <w:lang w:val="en-US"/>
              </w:rPr>
              <w:t>(0.0</w:t>
            </w:r>
            <w:r w:rsidR="00500AE5">
              <w:rPr>
                <w:sz w:val="20"/>
                <w:lang w:val="en-US"/>
              </w:rPr>
              <w:t>50</w:t>
            </w:r>
            <w:r w:rsidRPr="003F4BF3">
              <w:rPr>
                <w:sz w:val="20"/>
                <w:lang w:val="en-US"/>
              </w:rPr>
              <w:t>)</w:t>
            </w:r>
          </w:p>
        </w:tc>
        <w:tc>
          <w:tcPr>
            <w:tcW w:w="1560" w:type="dxa"/>
          </w:tcPr>
          <w:p w14:paraId="3B5F39CD" w14:textId="5EA3562B" w:rsidR="0095036C" w:rsidRPr="003F4BF3" w:rsidRDefault="0095036C" w:rsidP="00BF4AFB">
            <w:pPr>
              <w:spacing w:after="0" w:line="360" w:lineRule="auto"/>
              <w:jc w:val="both"/>
              <w:rPr>
                <w:sz w:val="20"/>
                <w:lang w:val="en-US"/>
              </w:rPr>
            </w:pPr>
            <w:r w:rsidRPr="003F4BF3">
              <w:rPr>
                <w:sz w:val="20"/>
                <w:lang w:val="en-US"/>
              </w:rPr>
              <w:t>(0.0</w:t>
            </w:r>
            <w:r w:rsidR="00A21551">
              <w:rPr>
                <w:sz w:val="20"/>
                <w:lang w:val="en-US"/>
              </w:rPr>
              <w:t>47</w:t>
            </w:r>
            <w:r w:rsidRPr="003F4BF3">
              <w:rPr>
                <w:sz w:val="20"/>
                <w:lang w:val="en-US"/>
              </w:rPr>
              <w:t>)</w:t>
            </w:r>
          </w:p>
        </w:tc>
        <w:tc>
          <w:tcPr>
            <w:tcW w:w="1560" w:type="dxa"/>
          </w:tcPr>
          <w:p w14:paraId="4F393734" w14:textId="66E11D4C" w:rsidR="0095036C" w:rsidRPr="003F4BF3" w:rsidRDefault="0095036C" w:rsidP="00BF4AFB">
            <w:pPr>
              <w:spacing w:after="0" w:line="360" w:lineRule="auto"/>
              <w:jc w:val="both"/>
              <w:rPr>
                <w:sz w:val="20"/>
                <w:lang w:val="en-US"/>
              </w:rPr>
            </w:pPr>
            <w:r w:rsidRPr="003F4BF3">
              <w:rPr>
                <w:sz w:val="20"/>
                <w:lang w:val="en-US"/>
              </w:rPr>
              <w:t>(0.04</w:t>
            </w:r>
            <w:r w:rsidR="008F79DB">
              <w:rPr>
                <w:sz w:val="20"/>
                <w:lang w:val="en-US"/>
              </w:rPr>
              <w:t>1</w:t>
            </w:r>
            <w:r w:rsidRPr="003F4BF3">
              <w:rPr>
                <w:sz w:val="20"/>
                <w:lang w:val="en-US"/>
              </w:rPr>
              <w:t>)</w:t>
            </w:r>
          </w:p>
        </w:tc>
        <w:tc>
          <w:tcPr>
            <w:tcW w:w="1560" w:type="dxa"/>
          </w:tcPr>
          <w:p w14:paraId="6107958A" w14:textId="3251E0CA" w:rsidR="0095036C" w:rsidRPr="003F4BF3" w:rsidRDefault="0095036C" w:rsidP="00BF4AFB">
            <w:pPr>
              <w:spacing w:after="0" w:line="360" w:lineRule="auto"/>
              <w:jc w:val="both"/>
              <w:rPr>
                <w:sz w:val="20"/>
                <w:lang w:val="en-US"/>
              </w:rPr>
            </w:pPr>
            <w:r w:rsidRPr="003F4BF3">
              <w:rPr>
                <w:sz w:val="20"/>
                <w:lang w:val="en-US"/>
              </w:rPr>
              <w:t>(0.0</w:t>
            </w:r>
            <w:r w:rsidR="008F79DB">
              <w:rPr>
                <w:sz w:val="20"/>
                <w:lang w:val="en-US"/>
              </w:rPr>
              <w:t>2</w:t>
            </w:r>
            <w:r w:rsidRPr="003F4BF3">
              <w:rPr>
                <w:sz w:val="20"/>
                <w:lang w:val="en-US"/>
              </w:rPr>
              <w:t>7)</w:t>
            </w:r>
          </w:p>
        </w:tc>
      </w:tr>
      <w:tr w:rsidR="0095036C" w14:paraId="66AB2F81" w14:textId="77777777" w:rsidTr="00BF4AFB">
        <w:tc>
          <w:tcPr>
            <w:tcW w:w="1560" w:type="dxa"/>
          </w:tcPr>
          <w:p w14:paraId="63DAC491" w14:textId="77777777" w:rsidR="0095036C" w:rsidRPr="003F4BF3" w:rsidRDefault="00000000" w:rsidP="00BF4AFB">
            <w:pPr>
              <w:spacing w:after="0" w:line="360" w:lineRule="auto"/>
              <w:jc w:val="both"/>
              <w:rPr>
                <w:sz w:val="20"/>
                <w:lang w:val="en-US"/>
              </w:rPr>
            </w:pPr>
            <m:oMathPara>
              <m:oMathParaPr>
                <m:jc m:val="left"/>
              </m:oMathParaPr>
              <m:oMath>
                <m:sSub>
                  <m:sSubPr>
                    <m:ctrlPr>
                      <w:rPr>
                        <w:rFonts w:ascii="Cambria Math" w:hAnsi="Cambria Math"/>
                        <w:i/>
                        <w:sz w:val="20"/>
                        <w:lang w:val="en-US"/>
                      </w:rPr>
                    </m:ctrlPr>
                  </m:sSubPr>
                  <m:e>
                    <m:r>
                      <w:rPr>
                        <w:rFonts w:ascii="Cambria Math" w:hAnsi="Cambria Math"/>
                        <w:sz w:val="20"/>
                        <w:lang w:val="en-US"/>
                      </w:rPr>
                      <m:t>q</m:t>
                    </m:r>
                  </m:e>
                  <m:sub>
                    <m:r>
                      <w:rPr>
                        <w:rFonts w:ascii="Cambria Math" w:hAnsi="Cambria Math"/>
                        <w:sz w:val="20"/>
                        <w:lang w:val="en-US"/>
                      </w:rPr>
                      <m:t>N</m:t>
                    </m:r>
                  </m:sub>
                </m:sSub>
              </m:oMath>
            </m:oMathPara>
          </w:p>
        </w:tc>
        <w:tc>
          <w:tcPr>
            <w:tcW w:w="1560" w:type="dxa"/>
          </w:tcPr>
          <w:p w14:paraId="5AB3D6C0" w14:textId="3B4E5BC0" w:rsidR="0095036C" w:rsidRPr="003F4BF3" w:rsidRDefault="0095036C" w:rsidP="00BF4AFB">
            <w:pPr>
              <w:spacing w:after="0" w:line="360" w:lineRule="auto"/>
              <w:jc w:val="both"/>
              <w:rPr>
                <w:sz w:val="20"/>
                <w:lang w:val="en-US"/>
              </w:rPr>
            </w:pPr>
            <w:r w:rsidRPr="003F4BF3">
              <w:rPr>
                <w:sz w:val="20"/>
                <w:lang w:val="en-US"/>
              </w:rPr>
              <w:t>0.</w:t>
            </w:r>
            <w:r w:rsidR="00EC5AF8">
              <w:rPr>
                <w:sz w:val="20"/>
                <w:lang w:val="en-US"/>
              </w:rPr>
              <w:t>0</w:t>
            </w:r>
            <w:r w:rsidR="007A7080">
              <w:rPr>
                <w:sz w:val="20"/>
                <w:lang w:val="en-US"/>
              </w:rPr>
              <w:t>42</w:t>
            </w:r>
          </w:p>
        </w:tc>
        <w:tc>
          <w:tcPr>
            <w:tcW w:w="1560" w:type="dxa"/>
          </w:tcPr>
          <w:p w14:paraId="4042690E" w14:textId="0ABFE5B5" w:rsidR="0095036C" w:rsidRPr="003F4BF3" w:rsidRDefault="0095036C" w:rsidP="00BF4AFB">
            <w:pPr>
              <w:spacing w:after="0" w:line="360" w:lineRule="auto"/>
              <w:jc w:val="both"/>
              <w:rPr>
                <w:sz w:val="20"/>
                <w:lang w:val="en-US"/>
              </w:rPr>
            </w:pPr>
            <w:r w:rsidRPr="003F4BF3">
              <w:rPr>
                <w:sz w:val="20"/>
                <w:lang w:val="en-US"/>
              </w:rPr>
              <w:t>0.1</w:t>
            </w:r>
            <w:r w:rsidR="00500AE5">
              <w:rPr>
                <w:sz w:val="20"/>
                <w:lang w:val="en-US"/>
              </w:rPr>
              <w:t>05</w:t>
            </w:r>
          </w:p>
        </w:tc>
        <w:tc>
          <w:tcPr>
            <w:tcW w:w="1560" w:type="dxa"/>
          </w:tcPr>
          <w:p w14:paraId="4EC507BD" w14:textId="77577F6C" w:rsidR="0095036C" w:rsidRPr="003F4BF3" w:rsidRDefault="0095036C" w:rsidP="00BF4AFB">
            <w:pPr>
              <w:spacing w:after="0" w:line="360" w:lineRule="auto"/>
              <w:jc w:val="both"/>
              <w:rPr>
                <w:sz w:val="20"/>
                <w:lang w:val="en-US"/>
              </w:rPr>
            </w:pPr>
            <w:r w:rsidRPr="003F4BF3">
              <w:rPr>
                <w:sz w:val="20"/>
                <w:lang w:val="en-US"/>
              </w:rPr>
              <w:t>0.0</w:t>
            </w:r>
            <w:r w:rsidR="00A21551">
              <w:rPr>
                <w:sz w:val="20"/>
                <w:lang w:val="en-US"/>
              </w:rPr>
              <w:t>14</w:t>
            </w:r>
          </w:p>
        </w:tc>
        <w:tc>
          <w:tcPr>
            <w:tcW w:w="1560" w:type="dxa"/>
          </w:tcPr>
          <w:p w14:paraId="77C6CCB3" w14:textId="77777777" w:rsidR="0095036C" w:rsidRPr="003F4BF3" w:rsidRDefault="0095036C" w:rsidP="00BF4AFB">
            <w:pPr>
              <w:spacing w:after="0" w:line="360" w:lineRule="auto"/>
              <w:jc w:val="both"/>
              <w:rPr>
                <w:sz w:val="20"/>
                <w:lang w:val="en-US"/>
              </w:rPr>
            </w:pPr>
            <w:r w:rsidRPr="003F4BF3">
              <w:rPr>
                <w:sz w:val="20"/>
                <w:lang w:val="en-US"/>
              </w:rPr>
              <w:t>0.000</w:t>
            </w:r>
          </w:p>
        </w:tc>
        <w:tc>
          <w:tcPr>
            <w:tcW w:w="1560" w:type="dxa"/>
          </w:tcPr>
          <w:p w14:paraId="20A7F693" w14:textId="14CC7DC1" w:rsidR="0095036C" w:rsidRPr="003F4BF3" w:rsidRDefault="0095036C" w:rsidP="00BF4AFB">
            <w:pPr>
              <w:spacing w:after="0" w:line="360" w:lineRule="auto"/>
              <w:jc w:val="both"/>
              <w:rPr>
                <w:sz w:val="20"/>
                <w:lang w:val="en-US"/>
              </w:rPr>
            </w:pPr>
            <w:r w:rsidRPr="003F4BF3">
              <w:rPr>
                <w:sz w:val="20"/>
                <w:lang w:val="en-US"/>
              </w:rPr>
              <w:t>0.0</w:t>
            </w:r>
            <w:r w:rsidR="00BA5069">
              <w:rPr>
                <w:sz w:val="20"/>
                <w:lang w:val="en-US"/>
              </w:rPr>
              <w:t>00</w:t>
            </w:r>
          </w:p>
        </w:tc>
      </w:tr>
      <w:tr w:rsidR="0095036C" w14:paraId="06EB0F89" w14:textId="77777777" w:rsidTr="00BF4AFB">
        <w:tc>
          <w:tcPr>
            <w:tcW w:w="1560" w:type="dxa"/>
            <w:tcBorders>
              <w:bottom w:val="single" w:sz="4" w:space="0" w:color="auto"/>
            </w:tcBorders>
          </w:tcPr>
          <w:p w14:paraId="504A5A5A" w14:textId="77777777" w:rsidR="0095036C" w:rsidRPr="003F4BF3" w:rsidRDefault="0095036C" w:rsidP="00BF4AFB">
            <w:pPr>
              <w:spacing w:after="0" w:line="360" w:lineRule="auto"/>
              <w:jc w:val="both"/>
              <w:rPr>
                <w:sz w:val="20"/>
                <w:lang w:val="en-US"/>
              </w:rPr>
            </w:pPr>
          </w:p>
        </w:tc>
        <w:tc>
          <w:tcPr>
            <w:tcW w:w="1560" w:type="dxa"/>
            <w:tcBorders>
              <w:bottom w:val="single" w:sz="4" w:space="0" w:color="auto"/>
            </w:tcBorders>
          </w:tcPr>
          <w:p w14:paraId="4F791D83" w14:textId="67FC9020" w:rsidR="0095036C" w:rsidRPr="003F4BF3" w:rsidRDefault="0095036C" w:rsidP="00BF4AFB">
            <w:pPr>
              <w:spacing w:after="0" w:line="360" w:lineRule="auto"/>
              <w:jc w:val="both"/>
              <w:rPr>
                <w:sz w:val="20"/>
                <w:lang w:val="en-US"/>
              </w:rPr>
            </w:pPr>
            <w:r w:rsidRPr="003F4BF3">
              <w:rPr>
                <w:sz w:val="20"/>
                <w:lang w:val="en-US"/>
              </w:rPr>
              <w:t>(0.0</w:t>
            </w:r>
            <w:r w:rsidR="007A7080">
              <w:rPr>
                <w:sz w:val="20"/>
                <w:lang w:val="en-US"/>
              </w:rPr>
              <w:t>56</w:t>
            </w:r>
            <w:r w:rsidRPr="003F4BF3">
              <w:rPr>
                <w:sz w:val="20"/>
                <w:lang w:val="en-US"/>
              </w:rPr>
              <w:t>)</w:t>
            </w:r>
          </w:p>
        </w:tc>
        <w:tc>
          <w:tcPr>
            <w:tcW w:w="1560" w:type="dxa"/>
            <w:tcBorders>
              <w:bottom w:val="single" w:sz="4" w:space="0" w:color="auto"/>
            </w:tcBorders>
          </w:tcPr>
          <w:p w14:paraId="746E1D3A" w14:textId="603AAA05" w:rsidR="0095036C" w:rsidRPr="003F4BF3" w:rsidRDefault="0095036C" w:rsidP="00BF4AFB">
            <w:pPr>
              <w:spacing w:after="0" w:line="360" w:lineRule="auto"/>
              <w:rPr>
                <w:sz w:val="20"/>
                <w:lang w:val="en-US"/>
              </w:rPr>
            </w:pPr>
            <w:r w:rsidRPr="003F4BF3">
              <w:rPr>
                <w:sz w:val="20"/>
                <w:lang w:val="en-US"/>
              </w:rPr>
              <w:t>(0.0</w:t>
            </w:r>
            <w:r w:rsidR="00500AE5">
              <w:rPr>
                <w:sz w:val="20"/>
                <w:lang w:val="en-US"/>
              </w:rPr>
              <w:t>9</w:t>
            </w:r>
            <w:r w:rsidRPr="003F4BF3">
              <w:rPr>
                <w:sz w:val="20"/>
                <w:lang w:val="en-US"/>
              </w:rPr>
              <w:t>3)</w:t>
            </w:r>
          </w:p>
        </w:tc>
        <w:tc>
          <w:tcPr>
            <w:tcW w:w="1560" w:type="dxa"/>
            <w:tcBorders>
              <w:bottom w:val="single" w:sz="4" w:space="0" w:color="auto"/>
            </w:tcBorders>
          </w:tcPr>
          <w:p w14:paraId="3F6436D4" w14:textId="10A26A8E" w:rsidR="0095036C" w:rsidRPr="003F4BF3" w:rsidRDefault="0095036C" w:rsidP="00BF4AFB">
            <w:pPr>
              <w:spacing w:after="0" w:line="360" w:lineRule="auto"/>
              <w:jc w:val="both"/>
              <w:rPr>
                <w:sz w:val="20"/>
                <w:lang w:val="en-US"/>
              </w:rPr>
            </w:pPr>
            <w:r w:rsidRPr="003F4BF3">
              <w:rPr>
                <w:sz w:val="20"/>
                <w:lang w:val="en-US"/>
              </w:rPr>
              <w:t>(0.0</w:t>
            </w:r>
            <w:r w:rsidR="008F79DB">
              <w:rPr>
                <w:sz w:val="20"/>
                <w:lang w:val="en-US"/>
              </w:rPr>
              <w:t>78</w:t>
            </w:r>
            <w:r w:rsidRPr="003F4BF3">
              <w:rPr>
                <w:sz w:val="20"/>
                <w:lang w:val="en-US"/>
              </w:rPr>
              <w:t>)</w:t>
            </w:r>
          </w:p>
        </w:tc>
        <w:tc>
          <w:tcPr>
            <w:tcW w:w="1560" w:type="dxa"/>
            <w:tcBorders>
              <w:bottom w:val="single" w:sz="4" w:space="0" w:color="auto"/>
            </w:tcBorders>
          </w:tcPr>
          <w:p w14:paraId="02982721" w14:textId="64A40081" w:rsidR="0095036C" w:rsidRPr="003F4BF3" w:rsidRDefault="0095036C" w:rsidP="00BF4AFB">
            <w:pPr>
              <w:spacing w:after="0" w:line="360" w:lineRule="auto"/>
              <w:jc w:val="both"/>
              <w:rPr>
                <w:sz w:val="20"/>
                <w:lang w:val="en-US"/>
              </w:rPr>
            </w:pPr>
            <w:r w:rsidRPr="003F4BF3">
              <w:rPr>
                <w:sz w:val="20"/>
                <w:lang w:val="en-US"/>
              </w:rPr>
              <w:t>(0.07</w:t>
            </w:r>
            <w:r w:rsidR="008F79DB">
              <w:rPr>
                <w:sz w:val="20"/>
                <w:lang w:val="en-US"/>
              </w:rPr>
              <w:t>2</w:t>
            </w:r>
            <w:r w:rsidRPr="003F4BF3">
              <w:rPr>
                <w:sz w:val="20"/>
                <w:lang w:val="en-US"/>
              </w:rPr>
              <w:t>)</w:t>
            </w:r>
          </w:p>
        </w:tc>
        <w:tc>
          <w:tcPr>
            <w:tcW w:w="1560" w:type="dxa"/>
            <w:tcBorders>
              <w:bottom w:val="single" w:sz="4" w:space="0" w:color="auto"/>
            </w:tcBorders>
          </w:tcPr>
          <w:p w14:paraId="2221D4BD" w14:textId="6E59733A" w:rsidR="0095036C" w:rsidRPr="003F4BF3" w:rsidRDefault="0095036C" w:rsidP="00BF4AFB">
            <w:pPr>
              <w:spacing w:after="0" w:line="360" w:lineRule="auto"/>
              <w:jc w:val="both"/>
              <w:rPr>
                <w:sz w:val="20"/>
                <w:lang w:val="en-US"/>
              </w:rPr>
            </w:pPr>
            <w:r w:rsidRPr="003F4BF3">
              <w:rPr>
                <w:sz w:val="20"/>
                <w:lang w:val="en-US"/>
              </w:rPr>
              <w:t>(0.0</w:t>
            </w:r>
            <w:r w:rsidR="00BA5069">
              <w:rPr>
                <w:sz w:val="20"/>
                <w:lang w:val="en-US"/>
              </w:rPr>
              <w:t>48</w:t>
            </w:r>
            <w:r w:rsidRPr="003F4BF3">
              <w:rPr>
                <w:sz w:val="20"/>
                <w:lang w:val="en-US"/>
              </w:rPr>
              <w:t>)</w:t>
            </w:r>
          </w:p>
        </w:tc>
      </w:tr>
    </w:tbl>
    <w:p w14:paraId="22E55017" w14:textId="39F9A58D" w:rsidR="004E05C1" w:rsidRPr="005C0F0E" w:rsidRDefault="0095036C" w:rsidP="00B047B0">
      <w:pPr>
        <w:spacing w:line="360" w:lineRule="auto"/>
        <w:jc w:val="both"/>
        <w:rPr>
          <w:iCs/>
          <w:sz w:val="20"/>
          <w:lang w:val="en-US"/>
        </w:rPr>
      </w:pPr>
      <w:r w:rsidRPr="00411E80">
        <w:rPr>
          <w:sz w:val="20"/>
          <w:lang w:val="en-US"/>
        </w:rPr>
        <w:t>Note:</w:t>
      </w:r>
      <w:r>
        <w:rPr>
          <w:sz w:val="20"/>
          <w:lang w:val="en-US"/>
        </w:rPr>
        <w:t xml:space="preserve"> </w:t>
      </w:r>
      <m:oMath>
        <m:sSub>
          <m:sSubPr>
            <m:ctrlPr>
              <w:rPr>
                <w:rFonts w:ascii="Cambria Math" w:hAnsi="Cambria Math"/>
                <w:i/>
                <w:sz w:val="20"/>
                <w:lang w:val="en-US"/>
              </w:rPr>
            </m:ctrlPr>
          </m:sSubPr>
          <m:e>
            <m:r>
              <w:rPr>
                <w:rFonts w:ascii="Cambria Math" w:hAnsi="Cambria Math"/>
                <w:sz w:val="20"/>
                <w:lang w:val="en-US"/>
              </w:rPr>
              <m:t>q</m:t>
            </m:r>
          </m:e>
          <m:sub>
            <m:r>
              <w:rPr>
                <w:rFonts w:ascii="Cambria Math" w:hAnsi="Cambria Math"/>
                <w:sz w:val="20"/>
                <w:lang w:val="en-US"/>
              </w:rPr>
              <m:t>w</m:t>
            </m:r>
          </m:sub>
        </m:sSub>
      </m:oMath>
      <w:r>
        <w:rPr>
          <w:sz w:val="20"/>
          <w:lang w:val="en-US"/>
        </w:rPr>
        <w:t xml:space="preserve"> and</w:t>
      </w:r>
      <w:r>
        <w:rPr>
          <w:rFonts w:ascii="Cambria Math" w:hAnsi="Cambria Math"/>
          <w:i/>
          <w:sz w:val="20"/>
          <w:lang w:val="en-US"/>
        </w:rPr>
        <w:t xml:space="preserve"> </w:t>
      </w:r>
      <m:oMath>
        <m:sSub>
          <m:sSubPr>
            <m:ctrlPr>
              <w:rPr>
                <w:rFonts w:ascii="Cambria Math" w:hAnsi="Cambria Math"/>
                <w:i/>
                <w:sz w:val="20"/>
                <w:lang w:val="en-US"/>
              </w:rPr>
            </m:ctrlPr>
          </m:sSubPr>
          <m:e>
            <m:r>
              <w:rPr>
                <w:rFonts w:ascii="Cambria Math" w:hAnsi="Cambria Math"/>
                <w:sz w:val="20"/>
                <w:lang w:val="en-US"/>
              </w:rPr>
              <m:t>q</m:t>
            </m:r>
          </m:e>
          <m:sub>
            <m:r>
              <w:rPr>
                <w:rFonts w:ascii="Cambria Math" w:hAnsi="Cambria Math"/>
                <w:sz w:val="20"/>
                <w:lang w:val="en-US"/>
              </w:rPr>
              <m:t>N</m:t>
            </m:r>
          </m:sub>
        </m:sSub>
      </m:oMath>
      <w:r>
        <w:rPr>
          <w:rFonts w:ascii="Cambria Math" w:hAnsi="Cambria Math"/>
          <w:i/>
          <w:sz w:val="20"/>
          <w:lang w:val="en-US"/>
        </w:rPr>
        <w:t xml:space="preserve"> </w:t>
      </w:r>
      <w:r>
        <w:rPr>
          <w:rFonts w:ascii="Cambria Math" w:hAnsi="Cambria Math"/>
          <w:iCs/>
          <w:sz w:val="20"/>
          <w:lang w:val="en-US"/>
        </w:rPr>
        <w:t xml:space="preserve">denote the quantile distribution of wheat and CAN. Standard Errors in parenthesis are calculated by bootstrapping; </w:t>
      </w:r>
      <w:r>
        <w:rPr>
          <w:sz w:val="20"/>
          <w:lang w:val="en-US"/>
        </w:rPr>
        <w:t xml:space="preserve">stars indicate significance </w:t>
      </w:r>
      <w:r w:rsidRPr="00ED3046">
        <w:rPr>
          <w:bCs/>
          <w:sz w:val="20"/>
          <w:szCs w:val="22"/>
          <w:lang w:val="en-US"/>
        </w:rPr>
        <w:t>at * = 0.1, ** = 0.05, and *** = 0.01</w:t>
      </w:r>
      <w:r>
        <w:rPr>
          <w:bCs/>
          <w:sz w:val="20"/>
          <w:szCs w:val="22"/>
          <w:lang w:val="en-US"/>
        </w:rPr>
        <w:t xml:space="preserve"> levels.</w:t>
      </w:r>
    </w:p>
    <w:p w14:paraId="49CF4C26" w14:textId="5EB55021" w:rsidR="00DB2715" w:rsidRDefault="00DB2715">
      <w:pPr>
        <w:pStyle w:val="Heading1"/>
        <w:rPr>
          <w:ins w:id="30" w:author="Spada, Riccardo" w:date="2026-04-30T17:34:00Z"/>
          <w:lang w:val="en-US"/>
        </w:rPr>
        <w:pPrChange w:id="31" w:author="Spada, Riccardo" w:date="2026-04-30T17:34:00Z">
          <w:pPr>
            <w:pStyle w:val="Heading2"/>
          </w:pPr>
        </w:pPrChange>
      </w:pPr>
      <w:ins w:id="32" w:author="Spada, Riccardo" w:date="2026-04-30T17:34:00Z">
        <w:r>
          <w:rPr>
            <w:lang w:val="en-US"/>
          </w:rPr>
          <w:t>Results</w:t>
        </w:r>
      </w:ins>
    </w:p>
    <w:p w14:paraId="7F806FF5" w14:textId="586F885D" w:rsidR="0006338B" w:rsidRDefault="00837C54" w:rsidP="00056178">
      <w:pPr>
        <w:pStyle w:val="Heading2"/>
        <w:rPr>
          <w:lang w:val="en-US"/>
        </w:rPr>
      </w:pPr>
      <w:r>
        <w:rPr>
          <w:lang w:val="en-US"/>
        </w:rPr>
        <w:t>Contract pricing</w:t>
      </w:r>
    </w:p>
    <w:p w14:paraId="02001CE4" w14:textId="7E6F3C4B" w:rsidR="00537931" w:rsidRDefault="004B4784" w:rsidP="00D079AB">
      <w:pPr>
        <w:spacing w:line="360" w:lineRule="auto"/>
        <w:jc w:val="both"/>
        <w:rPr>
          <w:lang w:val="en-US"/>
        </w:rPr>
      </w:pPr>
      <w:r>
        <w:rPr>
          <w:lang w:val="en-US"/>
        </w:rPr>
        <w:t xml:space="preserve">We simulate 1.000 price paths of 24 time periods </w:t>
      </w:r>
      <w:r w:rsidR="00E82EF3">
        <w:rPr>
          <w:lang w:val="en-US"/>
        </w:rPr>
        <w:t xml:space="preserve">(one year). </w:t>
      </w:r>
      <w:r w:rsidR="000B50AB">
        <w:rPr>
          <w:lang w:val="en-US"/>
        </w:rPr>
        <w:t>S</w:t>
      </w:r>
      <w:r w:rsidR="004F705B">
        <w:rPr>
          <w:lang w:val="en-US"/>
        </w:rPr>
        <w:t xml:space="preserve">imulations for CAN and wheat </w:t>
      </w:r>
      <w:r w:rsidR="000B50AB">
        <w:rPr>
          <w:lang w:val="en-US"/>
        </w:rPr>
        <w:t xml:space="preserve">prices </w:t>
      </w:r>
      <w:r w:rsidR="004F705B">
        <w:rPr>
          <w:lang w:val="en-US"/>
        </w:rPr>
        <w:t>based on the estimated models (</w:t>
      </w:r>
      <w:r w:rsidR="0069217D">
        <w:rPr>
          <w:lang w:val="en-US"/>
        </w:rPr>
        <w:t>see</w:t>
      </w:r>
      <w:r w:rsidR="004F705B">
        <w:rPr>
          <w:lang w:val="en-US"/>
        </w:rPr>
        <w:t xml:space="preserve"> </w:t>
      </w:r>
      <w:r w:rsidR="00757DCE">
        <w:rPr>
          <w:lang w:val="en-US"/>
        </w:rPr>
        <w:t xml:space="preserve">also </w:t>
      </w:r>
      <w:r w:rsidR="00B42148">
        <w:rPr>
          <w:lang w:val="en-US"/>
        </w:rPr>
        <w:t xml:space="preserve">Fig. A1 for </w:t>
      </w:r>
      <w:r w:rsidR="004F705B">
        <w:rPr>
          <w:lang w:val="en-US"/>
        </w:rPr>
        <w:t>density distributions) are use</w:t>
      </w:r>
      <w:r w:rsidR="00F37B42">
        <w:rPr>
          <w:lang w:val="en-US"/>
        </w:rPr>
        <w:t>d</w:t>
      </w:r>
      <w:r w:rsidR="004F705B">
        <w:rPr>
          <w:lang w:val="en-US"/>
        </w:rPr>
        <w:t xml:space="preserve"> for the </w:t>
      </w:r>
      <w:r w:rsidR="00D914BC">
        <w:rPr>
          <w:lang w:val="en-US"/>
        </w:rPr>
        <w:t xml:space="preserve">contract pricing </w:t>
      </w:r>
      <w:r w:rsidR="002E65C1">
        <w:rPr>
          <w:lang w:val="en-US"/>
        </w:rPr>
        <w:t xml:space="preserve">and profits </w:t>
      </w:r>
      <w:r w:rsidR="004F705B">
        <w:rPr>
          <w:lang w:val="en-US"/>
        </w:rPr>
        <w:t>calculations</w:t>
      </w:r>
      <w:r w:rsidR="004F0D5C">
        <w:rPr>
          <w:lang w:val="en-US"/>
        </w:rPr>
        <w:t>.</w:t>
      </w:r>
      <w:r w:rsidR="00F37B42">
        <w:rPr>
          <w:lang w:val="en-US"/>
        </w:rPr>
        <w:t xml:space="preserve"> </w:t>
      </w:r>
      <w:r w:rsidR="001A6750">
        <w:rPr>
          <w:lang w:val="en-US"/>
        </w:rPr>
        <w:t>Results from the burn analysis</w:t>
      </w:r>
      <w:r w:rsidR="00BD30BB">
        <w:rPr>
          <w:lang w:val="en-US"/>
        </w:rPr>
        <w:t xml:space="preserve"> at different strike prices</w:t>
      </w:r>
      <w:r w:rsidR="00075098">
        <w:rPr>
          <w:lang w:val="en-US"/>
        </w:rPr>
        <w:t xml:space="preserve"> </w:t>
      </w:r>
      <w:r w:rsidR="00146D84">
        <w:rPr>
          <w:lang w:val="en-US"/>
        </w:rPr>
        <w:t xml:space="preserve">are presented in </w:t>
      </w:r>
      <w:r w:rsidR="00D71A42" w:rsidRPr="00D71A42">
        <w:rPr>
          <w:lang w:val="en-US"/>
        </w:rPr>
        <w:fldChar w:fldCharType="begin"/>
      </w:r>
      <w:r w:rsidR="00D71A42" w:rsidRPr="00D71A42">
        <w:rPr>
          <w:lang w:val="en-US"/>
        </w:rPr>
        <w:instrText xml:space="preserve"> REF _Ref215049461 \h  \* MERGEFORMAT </w:instrText>
      </w:r>
      <w:r w:rsidR="00D71A42" w:rsidRPr="00D71A42">
        <w:rPr>
          <w:lang w:val="en-US"/>
        </w:rPr>
      </w:r>
      <w:r w:rsidR="00D71A42" w:rsidRPr="00D71A42">
        <w:rPr>
          <w:lang w:val="en-US"/>
        </w:rPr>
        <w:fldChar w:fldCharType="separate"/>
      </w:r>
      <w:r w:rsidR="00D71A42" w:rsidRPr="00D71A42">
        <w:rPr>
          <w:lang w:val="en-US"/>
        </w:rPr>
        <w:t>Table 7</w:t>
      </w:r>
      <w:r w:rsidR="00D71A42" w:rsidRPr="00D71A42">
        <w:rPr>
          <w:lang w:val="en-US"/>
        </w:rPr>
        <w:fldChar w:fldCharType="end"/>
      </w:r>
      <w:r w:rsidR="00D71A42">
        <w:rPr>
          <w:lang w:val="en-US"/>
        </w:rPr>
        <w:t xml:space="preserve">. </w:t>
      </w:r>
      <w:r w:rsidR="00E423EA">
        <w:rPr>
          <w:lang w:val="en-US"/>
        </w:rPr>
        <w:t xml:space="preserve">We select the </w:t>
      </w:r>
      <w:r w:rsidR="00DE7150">
        <w:rPr>
          <w:lang w:val="en-US"/>
        </w:rPr>
        <w:t>strike</w:t>
      </w:r>
      <w:r w:rsidR="00E423EA">
        <w:rPr>
          <w:lang w:val="en-US"/>
        </w:rPr>
        <w:t xml:space="preserve"> prices based on </w:t>
      </w:r>
      <w:r w:rsidR="00D92D7D">
        <w:rPr>
          <w:lang w:val="en-US"/>
        </w:rPr>
        <w:t xml:space="preserve">distribution quantiles of </w:t>
      </w:r>
      <w:r w:rsidR="007F3474">
        <w:rPr>
          <w:lang w:val="en-US"/>
        </w:rPr>
        <w:t>simulated</w:t>
      </w:r>
      <w:r w:rsidR="00D92D7D">
        <w:rPr>
          <w:lang w:val="en-US"/>
        </w:rPr>
        <w:t xml:space="preserve"> CAN</w:t>
      </w:r>
      <w:r w:rsidR="000C5E80">
        <w:rPr>
          <w:lang w:val="en-US"/>
        </w:rPr>
        <w:t xml:space="preserve"> and wheat</w:t>
      </w:r>
      <w:r w:rsidR="00D92D7D">
        <w:rPr>
          <w:lang w:val="en-US"/>
        </w:rPr>
        <w:t xml:space="preserve"> prices.</w:t>
      </w:r>
      <w:r w:rsidR="00B6775A">
        <w:rPr>
          <w:lang w:val="en-US"/>
        </w:rPr>
        <w:t xml:space="preserve"> </w:t>
      </w:r>
      <w:r w:rsidR="00AC5088">
        <w:rPr>
          <w:lang w:val="en-US"/>
        </w:rPr>
        <w:t>Diminishing premiums at higher strike prices r</w:t>
      </w:r>
      <w:r w:rsidR="00522A08">
        <w:rPr>
          <w:lang w:val="en-US"/>
        </w:rPr>
        <w:t xml:space="preserve">eflecting </w:t>
      </w:r>
      <w:r w:rsidR="00AC5088">
        <w:rPr>
          <w:lang w:val="en-US"/>
        </w:rPr>
        <w:t xml:space="preserve">lower </w:t>
      </w:r>
      <w:r w:rsidR="00A70C4D">
        <w:rPr>
          <w:lang w:val="en-US"/>
        </w:rPr>
        <w:t>probability of exercise and expected payoff</w:t>
      </w:r>
      <w:r w:rsidR="00AC5088">
        <w:rPr>
          <w:lang w:val="en-US"/>
        </w:rPr>
        <w:t>.</w:t>
      </w:r>
    </w:p>
    <w:p w14:paraId="5381C6CF" w14:textId="77777777" w:rsidR="00AF1F55" w:rsidRDefault="00AF1F55" w:rsidP="00D079AB">
      <w:pPr>
        <w:spacing w:line="360" w:lineRule="auto"/>
        <w:jc w:val="both"/>
        <w:rPr>
          <w:lang w:val="en-US"/>
        </w:rPr>
      </w:pPr>
    </w:p>
    <w:p w14:paraId="16CBEE93" w14:textId="77777777" w:rsidR="00AF1F55" w:rsidRPr="00537931" w:rsidRDefault="00AF1F55" w:rsidP="00D079AB">
      <w:pPr>
        <w:spacing w:line="360" w:lineRule="auto"/>
        <w:jc w:val="both"/>
        <w:rPr>
          <w:lang w:val="en-US"/>
        </w:rPr>
      </w:pPr>
    </w:p>
    <w:p w14:paraId="402E59BD" w14:textId="531588F1" w:rsidR="00146D84" w:rsidRPr="00020269" w:rsidRDefault="00146D84" w:rsidP="00146D84">
      <w:pPr>
        <w:spacing w:after="0" w:line="360" w:lineRule="auto"/>
        <w:rPr>
          <w:lang w:val="en-US"/>
        </w:rPr>
      </w:pPr>
      <w:bookmarkStart w:id="33" w:name="_Ref215049461"/>
      <w:r w:rsidRPr="00E65F7C">
        <w:rPr>
          <w:i/>
          <w:iCs/>
          <w:lang w:val="en-US"/>
        </w:rPr>
        <w:t xml:space="preserve">Table </w:t>
      </w:r>
      <w:r w:rsidRPr="00E65F7C">
        <w:rPr>
          <w:i/>
          <w:iCs/>
          <w:lang w:val="en-US"/>
        </w:rPr>
        <w:fldChar w:fldCharType="begin"/>
      </w:r>
      <w:r w:rsidRPr="00E65F7C">
        <w:rPr>
          <w:i/>
          <w:iCs/>
          <w:lang w:val="en-US"/>
        </w:rPr>
        <w:instrText xml:space="preserve"> SEQ Table \* ARABIC </w:instrText>
      </w:r>
      <w:r w:rsidRPr="00E65F7C">
        <w:rPr>
          <w:i/>
          <w:iCs/>
          <w:lang w:val="en-US"/>
        </w:rPr>
        <w:fldChar w:fldCharType="separate"/>
      </w:r>
      <w:r w:rsidR="00F7102A">
        <w:rPr>
          <w:i/>
          <w:iCs/>
          <w:noProof/>
          <w:lang w:val="en-US"/>
        </w:rPr>
        <w:t>7</w:t>
      </w:r>
      <w:r w:rsidRPr="00E65F7C">
        <w:rPr>
          <w:i/>
          <w:iCs/>
          <w:lang w:val="en-US"/>
        </w:rPr>
        <w:fldChar w:fldCharType="end"/>
      </w:r>
      <w:bookmarkEnd w:id="33"/>
      <w:r w:rsidRPr="00E65F7C">
        <w:rPr>
          <w:i/>
          <w:iCs/>
          <w:lang w:val="en-US"/>
        </w:rPr>
        <w:t>.</w:t>
      </w:r>
      <w:r>
        <w:rPr>
          <w:b/>
          <w:bCs/>
          <w:lang w:val="en-US"/>
        </w:rPr>
        <w:t xml:space="preserve"> </w:t>
      </w:r>
      <w:r w:rsidR="00020269" w:rsidRPr="00306D19">
        <w:rPr>
          <w:i/>
          <w:iCs/>
          <w:lang w:val="en-US"/>
        </w:rPr>
        <w:t xml:space="preserve">Contract pricing </w:t>
      </w:r>
      <w:r w:rsidR="00D71A42" w:rsidRPr="00306D19">
        <w:rPr>
          <w:i/>
          <w:iCs/>
          <w:lang w:val="en-US"/>
        </w:rPr>
        <w:t>by burn analysis</w:t>
      </w:r>
      <w:r w:rsidR="00306D19">
        <w:rPr>
          <w:i/>
          <w:iCs/>
          <w:lang w:val="en-US"/>
        </w:rPr>
        <w:t xml:space="preserve"> at different strike prices</w:t>
      </w:r>
      <w:r w:rsidR="00992035">
        <w:rPr>
          <w:i/>
          <w:iCs/>
          <w:lang w:val="en-US"/>
        </w:rPr>
        <w:t xml:space="preserve"> </w:t>
      </w:r>
    </w:p>
    <w:tbl>
      <w:tblPr>
        <w:tblStyle w:val="TableGrid"/>
        <w:tblW w:w="0" w:type="auto"/>
        <w:tblLook w:val="04A0" w:firstRow="1" w:lastRow="0" w:firstColumn="1" w:lastColumn="0" w:noHBand="0" w:noVBand="1"/>
      </w:tblPr>
      <w:tblGrid>
        <w:gridCol w:w="961"/>
        <w:gridCol w:w="1772"/>
        <w:gridCol w:w="1566"/>
        <w:gridCol w:w="961"/>
        <w:gridCol w:w="1772"/>
        <w:gridCol w:w="1566"/>
      </w:tblGrid>
      <w:tr w:rsidR="000C5E80" w:rsidRPr="00251C57" w14:paraId="0A05D8C5" w14:textId="299AD16F" w:rsidTr="00D56A27">
        <w:tc>
          <w:tcPr>
            <w:tcW w:w="0" w:type="auto"/>
            <w:tcBorders>
              <w:top w:val="single" w:sz="4" w:space="0" w:color="auto"/>
              <w:bottom w:val="single" w:sz="4" w:space="0" w:color="auto"/>
            </w:tcBorders>
          </w:tcPr>
          <w:p w14:paraId="22B3520E" w14:textId="7F93FC75" w:rsidR="000C5E80" w:rsidRPr="003907E0" w:rsidRDefault="000C5E80" w:rsidP="003B6092">
            <w:pPr>
              <w:spacing w:before="60" w:after="60"/>
              <w:rPr>
                <w:b/>
                <w:bCs/>
                <w:sz w:val="20"/>
                <w:szCs w:val="16"/>
                <w:lang w:val="en-US"/>
              </w:rPr>
            </w:pPr>
          </w:p>
        </w:tc>
        <w:tc>
          <w:tcPr>
            <w:tcW w:w="0" w:type="auto"/>
            <w:tcBorders>
              <w:top w:val="single" w:sz="4" w:space="0" w:color="auto"/>
              <w:bottom w:val="single" w:sz="4" w:space="0" w:color="auto"/>
            </w:tcBorders>
          </w:tcPr>
          <w:p w14:paraId="26ABA1E6" w14:textId="137813A9" w:rsidR="000C5E80" w:rsidRPr="003907E0" w:rsidRDefault="00171223" w:rsidP="00537931">
            <w:pPr>
              <w:spacing w:before="60" w:after="60"/>
              <w:jc w:val="center"/>
              <w:rPr>
                <w:b/>
                <w:bCs/>
                <w:sz w:val="20"/>
                <w:szCs w:val="16"/>
                <w:lang w:val="en-US"/>
              </w:rPr>
            </w:pPr>
            <w:r>
              <w:rPr>
                <w:b/>
                <w:bCs/>
                <w:sz w:val="20"/>
                <w:szCs w:val="16"/>
                <w:lang w:val="en-US"/>
              </w:rPr>
              <w:t>CAN</w:t>
            </w:r>
          </w:p>
        </w:tc>
        <w:tc>
          <w:tcPr>
            <w:tcW w:w="0" w:type="auto"/>
            <w:tcBorders>
              <w:top w:val="single" w:sz="4" w:space="0" w:color="auto"/>
              <w:bottom w:val="single" w:sz="4" w:space="0" w:color="auto"/>
            </w:tcBorders>
          </w:tcPr>
          <w:p w14:paraId="14728FDD" w14:textId="6F1723FF" w:rsidR="000C5E80" w:rsidRPr="003907E0" w:rsidRDefault="000C5E80" w:rsidP="00537931">
            <w:pPr>
              <w:spacing w:before="60" w:after="60"/>
              <w:jc w:val="center"/>
              <w:rPr>
                <w:b/>
                <w:bCs/>
                <w:sz w:val="20"/>
                <w:szCs w:val="16"/>
                <w:lang w:val="en-US"/>
              </w:rPr>
            </w:pPr>
          </w:p>
        </w:tc>
        <w:tc>
          <w:tcPr>
            <w:tcW w:w="0" w:type="auto"/>
            <w:tcBorders>
              <w:top w:val="single" w:sz="4" w:space="0" w:color="auto"/>
              <w:bottom w:val="single" w:sz="4" w:space="0" w:color="auto"/>
            </w:tcBorders>
          </w:tcPr>
          <w:p w14:paraId="3700AFB7" w14:textId="77777777" w:rsidR="000C5E80" w:rsidRPr="003907E0" w:rsidRDefault="000C5E80" w:rsidP="00537931">
            <w:pPr>
              <w:spacing w:before="60" w:after="60"/>
              <w:jc w:val="center"/>
              <w:rPr>
                <w:b/>
                <w:bCs/>
                <w:sz w:val="20"/>
                <w:szCs w:val="16"/>
                <w:lang w:val="en-US"/>
              </w:rPr>
            </w:pPr>
          </w:p>
        </w:tc>
        <w:tc>
          <w:tcPr>
            <w:tcW w:w="0" w:type="auto"/>
            <w:tcBorders>
              <w:top w:val="single" w:sz="4" w:space="0" w:color="auto"/>
              <w:bottom w:val="single" w:sz="4" w:space="0" w:color="auto"/>
            </w:tcBorders>
          </w:tcPr>
          <w:p w14:paraId="5491B28B" w14:textId="03BB9BC2" w:rsidR="000C5E80" w:rsidRPr="003907E0" w:rsidRDefault="00171223" w:rsidP="00537931">
            <w:pPr>
              <w:spacing w:before="60" w:after="60"/>
              <w:jc w:val="center"/>
              <w:rPr>
                <w:b/>
                <w:bCs/>
                <w:sz w:val="20"/>
                <w:szCs w:val="16"/>
                <w:lang w:val="en-US"/>
              </w:rPr>
            </w:pPr>
            <w:r>
              <w:rPr>
                <w:b/>
                <w:bCs/>
                <w:sz w:val="20"/>
                <w:szCs w:val="16"/>
                <w:lang w:val="en-US"/>
              </w:rPr>
              <w:t>Wheat</w:t>
            </w:r>
          </w:p>
        </w:tc>
        <w:tc>
          <w:tcPr>
            <w:tcW w:w="0" w:type="auto"/>
            <w:tcBorders>
              <w:top w:val="single" w:sz="4" w:space="0" w:color="auto"/>
              <w:bottom w:val="single" w:sz="4" w:space="0" w:color="auto"/>
            </w:tcBorders>
          </w:tcPr>
          <w:p w14:paraId="33615190" w14:textId="77777777" w:rsidR="000C5E80" w:rsidRPr="003907E0" w:rsidRDefault="000C5E80" w:rsidP="00537931">
            <w:pPr>
              <w:spacing w:before="60" w:after="60"/>
              <w:jc w:val="center"/>
              <w:rPr>
                <w:b/>
                <w:bCs/>
                <w:sz w:val="20"/>
                <w:szCs w:val="16"/>
                <w:lang w:val="en-US"/>
              </w:rPr>
            </w:pPr>
          </w:p>
        </w:tc>
      </w:tr>
      <w:tr w:rsidR="000C5E80" w:rsidRPr="00251C57" w14:paraId="4A740BA4" w14:textId="77777777" w:rsidTr="00D56A27">
        <w:tc>
          <w:tcPr>
            <w:tcW w:w="0" w:type="auto"/>
            <w:tcBorders>
              <w:top w:val="single" w:sz="4" w:space="0" w:color="auto"/>
              <w:bottom w:val="single" w:sz="4" w:space="0" w:color="auto"/>
            </w:tcBorders>
          </w:tcPr>
          <w:p w14:paraId="14BAFF37" w14:textId="0F2F88F7" w:rsidR="000C5E80" w:rsidRPr="003907E0" w:rsidRDefault="000C5E80" w:rsidP="000C5E80">
            <w:pPr>
              <w:spacing w:before="60" w:after="60"/>
              <w:rPr>
                <w:b/>
                <w:bCs/>
                <w:sz w:val="20"/>
                <w:szCs w:val="16"/>
                <w:lang w:val="en-US"/>
              </w:rPr>
            </w:pPr>
            <w:r w:rsidRPr="003907E0">
              <w:rPr>
                <w:b/>
                <w:bCs/>
                <w:sz w:val="20"/>
                <w:szCs w:val="16"/>
                <w:lang w:val="en-US"/>
              </w:rPr>
              <w:t>Quantile</w:t>
            </w:r>
          </w:p>
        </w:tc>
        <w:tc>
          <w:tcPr>
            <w:tcW w:w="0" w:type="auto"/>
            <w:tcBorders>
              <w:top w:val="single" w:sz="4" w:space="0" w:color="auto"/>
              <w:bottom w:val="single" w:sz="4" w:space="0" w:color="auto"/>
            </w:tcBorders>
          </w:tcPr>
          <w:p w14:paraId="64DD92A8" w14:textId="2DA6213B" w:rsidR="000C5E80" w:rsidRPr="003907E0" w:rsidRDefault="000C5E80" w:rsidP="000C5E80">
            <w:pPr>
              <w:spacing w:before="60" w:after="60"/>
              <w:jc w:val="center"/>
              <w:rPr>
                <w:b/>
                <w:bCs/>
                <w:sz w:val="20"/>
                <w:szCs w:val="16"/>
                <w:lang w:val="en-US"/>
              </w:rPr>
            </w:pPr>
            <w:r w:rsidRPr="003907E0">
              <w:rPr>
                <w:b/>
                <w:bCs/>
                <w:sz w:val="20"/>
                <w:szCs w:val="16"/>
                <w:lang w:val="en-US"/>
              </w:rPr>
              <w:t>Strike price</w:t>
            </w:r>
            <w:r>
              <w:rPr>
                <w:b/>
                <w:bCs/>
                <w:sz w:val="20"/>
                <w:szCs w:val="16"/>
                <w:lang w:val="en-US"/>
              </w:rPr>
              <w:t xml:space="preserve"> </w:t>
            </w:r>
            <w:r w:rsidRPr="003907E0">
              <w:rPr>
                <w:b/>
                <w:bCs/>
                <w:sz w:val="20"/>
                <w:szCs w:val="16"/>
                <w:lang w:val="en-US"/>
              </w:rPr>
              <w:t>(€/kg)</w:t>
            </w:r>
          </w:p>
        </w:tc>
        <w:tc>
          <w:tcPr>
            <w:tcW w:w="0" w:type="auto"/>
            <w:tcBorders>
              <w:top w:val="single" w:sz="4" w:space="0" w:color="auto"/>
              <w:bottom w:val="single" w:sz="4" w:space="0" w:color="auto"/>
            </w:tcBorders>
          </w:tcPr>
          <w:p w14:paraId="23502148" w14:textId="5955A26F" w:rsidR="000C5E80" w:rsidRPr="003907E0" w:rsidRDefault="000C5E80" w:rsidP="000C5E80">
            <w:pPr>
              <w:spacing w:before="60" w:after="60"/>
              <w:jc w:val="center"/>
              <w:rPr>
                <w:b/>
                <w:bCs/>
                <w:sz w:val="20"/>
                <w:szCs w:val="16"/>
                <w:lang w:val="en-US"/>
              </w:rPr>
            </w:pPr>
            <w:r w:rsidRPr="003907E0">
              <w:rPr>
                <w:b/>
                <w:bCs/>
                <w:sz w:val="20"/>
                <w:szCs w:val="16"/>
                <w:lang w:val="en-US"/>
              </w:rPr>
              <w:t>Premium (€/kg)</w:t>
            </w:r>
          </w:p>
        </w:tc>
        <w:tc>
          <w:tcPr>
            <w:tcW w:w="0" w:type="auto"/>
            <w:tcBorders>
              <w:top w:val="single" w:sz="4" w:space="0" w:color="auto"/>
              <w:bottom w:val="single" w:sz="4" w:space="0" w:color="auto"/>
            </w:tcBorders>
          </w:tcPr>
          <w:p w14:paraId="5419905C" w14:textId="002E3A33" w:rsidR="000C5E80" w:rsidRPr="003907E0" w:rsidRDefault="000C5E80" w:rsidP="000C5E80">
            <w:pPr>
              <w:spacing w:before="60" w:after="60"/>
              <w:jc w:val="center"/>
              <w:rPr>
                <w:b/>
                <w:bCs/>
                <w:sz w:val="20"/>
                <w:szCs w:val="16"/>
                <w:lang w:val="en-US"/>
              </w:rPr>
            </w:pPr>
            <w:r w:rsidRPr="003907E0">
              <w:rPr>
                <w:b/>
                <w:bCs/>
                <w:sz w:val="20"/>
                <w:szCs w:val="16"/>
                <w:lang w:val="en-US"/>
              </w:rPr>
              <w:t>Quantile</w:t>
            </w:r>
          </w:p>
        </w:tc>
        <w:tc>
          <w:tcPr>
            <w:tcW w:w="0" w:type="auto"/>
            <w:tcBorders>
              <w:top w:val="single" w:sz="4" w:space="0" w:color="auto"/>
              <w:bottom w:val="single" w:sz="4" w:space="0" w:color="auto"/>
            </w:tcBorders>
          </w:tcPr>
          <w:p w14:paraId="73C40504" w14:textId="087B70FA" w:rsidR="000C5E80" w:rsidRPr="003907E0" w:rsidRDefault="000C5E80" w:rsidP="000C5E80">
            <w:pPr>
              <w:spacing w:before="60" w:after="60"/>
              <w:jc w:val="center"/>
              <w:rPr>
                <w:b/>
                <w:bCs/>
                <w:sz w:val="20"/>
                <w:szCs w:val="16"/>
                <w:lang w:val="en-US"/>
              </w:rPr>
            </w:pPr>
            <w:r w:rsidRPr="003907E0">
              <w:rPr>
                <w:b/>
                <w:bCs/>
                <w:sz w:val="20"/>
                <w:szCs w:val="16"/>
                <w:lang w:val="en-US"/>
              </w:rPr>
              <w:t>Strike price</w:t>
            </w:r>
            <w:r>
              <w:rPr>
                <w:b/>
                <w:bCs/>
                <w:sz w:val="20"/>
                <w:szCs w:val="16"/>
                <w:lang w:val="en-US"/>
              </w:rPr>
              <w:t xml:space="preserve"> </w:t>
            </w:r>
            <w:r w:rsidRPr="003907E0">
              <w:rPr>
                <w:b/>
                <w:bCs/>
                <w:sz w:val="20"/>
                <w:szCs w:val="16"/>
                <w:lang w:val="en-US"/>
              </w:rPr>
              <w:t>(€/kg)</w:t>
            </w:r>
          </w:p>
        </w:tc>
        <w:tc>
          <w:tcPr>
            <w:tcW w:w="0" w:type="auto"/>
            <w:tcBorders>
              <w:top w:val="single" w:sz="4" w:space="0" w:color="auto"/>
              <w:bottom w:val="single" w:sz="4" w:space="0" w:color="auto"/>
            </w:tcBorders>
          </w:tcPr>
          <w:p w14:paraId="4201645D" w14:textId="02A9CE03" w:rsidR="000C5E80" w:rsidRPr="003907E0" w:rsidRDefault="000C5E80" w:rsidP="000C5E80">
            <w:pPr>
              <w:spacing w:before="60" w:after="60"/>
              <w:jc w:val="center"/>
              <w:rPr>
                <w:b/>
                <w:bCs/>
                <w:sz w:val="20"/>
                <w:szCs w:val="16"/>
                <w:lang w:val="en-US"/>
              </w:rPr>
            </w:pPr>
            <w:r w:rsidRPr="003907E0">
              <w:rPr>
                <w:b/>
                <w:bCs/>
                <w:sz w:val="20"/>
                <w:szCs w:val="16"/>
                <w:lang w:val="en-US"/>
              </w:rPr>
              <w:t>Premium (€/kg)</w:t>
            </w:r>
          </w:p>
        </w:tc>
      </w:tr>
      <w:tr w:rsidR="000C5E80" w:rsidRPr="00251C57" w14:paraId="4B53118C" w14:textId="07F4698E" w:rsidTr="00D56A27">
        <w:tc>
          <w:tcPr>
            <w:tcW w:w="0" w:type="auto"/>
            <w:tcBorders>
              <w:top w:val="single" w:sz="4" w:space="0" w:color="auto"/>
            </w:tcBorders>
          </w:tcPr>
          <w:p w14:paraId="5D1D9105" w14:textId="39BA318B" w:rsidR="000C5E80" w:rsidRPr="00251C57" w:rsidRDefault="000C5E80" w:rsidP="000C5E80">
            <w:pPr>
              <w:spacing w:before="60" w:after="60"/>
              <w:rPr>
                <w:sz w:val="20"/>
                <w:szCs w:val="16"/>
                <w:lang w:val="en-US"/>
              </w:rPr>
            </w:pPr>
            <w:r>
              <w:rPr>
                <w:sz w:val="20"/>
                <w:szCs w:val="16"/>
                <w:lang w:val="en-US"/>
              </w:rPr>
              <w:t>0.5</w:t>
            </w:r>
          </w:p>
        </w:tc>
        <w:tc>
          <w:tcPr>
            <w:tcW w:w="0" w:type="auto"/>
            <w:tcBorders>
              <w:top w:val="single" w:sz="4" w:space="0" w:color="auto"/>
            </w:tcBorders>
          </w:tcPr>
          <w:p w14:paraId="73F1353B" w14:textId="3229390C" w:rsidR="000C5E80" w:rsidRPr="00251C57" w:rsidRDefault="000C5E80" w:rsidP="000C5E80">
            <w:pPr>
              <w:spacing w:before="60" w:after="60"/>
              <w:jc w:val="center"/>
              <w:rPr>
                <w:sz w:val="20"/>
                <w:szCs w:val="16"/>
                <w:lang w:val="en-US"/>
              </w:rPr>
            </w:pPr>
            <w:r>
              <w:rPr>
                <w:sz w:val="20"/>
                <w:szCs w:val="16"/>
                <w:lang w:val="en-US"/>
              </w:rPr>
              <w:t>0.355</w:t>
            </w:r>
          </w:p>
        </w:tc>
        <w:tc>
          <w:tcPr>
            <w:tcW w:w="0" w:type="auto"/>
            <w:tcBorders>
              <w:top w:val="single" w:sz="4" w:space="0" w:color="auto"/>
            </w:tcBorders>
          </w:tcPr>
          <w:p w14:paraId="168D71CA" w14:textId="75D9328C" w:rsidR="000C5E80" w:rsidRPr="00251C57" w:rsidRDefault="000C5E80" w:rsidP="000C5E80">
            <w:pPr>
              <w:spacing w:before="60" w:after="60"/>
              <w:jc w:val="center"/>
              <w:rPr>
                <w:sz w:val="20"/>
                <w:szCs w:val="16"/>
                <w:lang w:val="en-US"/>
              </w:rPr>
            </w:pPr>
            <w:r w:rsidRPr="00251C57">
              <w:rPr>
                <w:sz w:val="20"/>
                <w:szCs w:val="16"/>
                <w:lang w:val="en-US"/>
              </w:rPr>
              <w:t>0.</w:t>
            </w:r>
            <w:r>
              <w:rPr>
                <w:sz w:val="20"/>
                <w:szCs w:val="16"/>
                <w:lang w:val="en-US"/>
              </w:rPr>
              <w:t>011</w:t>
            </w:r>
          </w:p>
        </w:tc>
        <w:tc>
          <w:tcPr>
            <w:tcW w:w="0" w:type="auto"/>
            <w:tcBorders>
              <w:top w:val="single" w:sz="4" w:space="0" w:color="auto"/>
            </w:tcBorders>
          </w:tcPr>
          <w:p w14:paraId="5652DD93" w14:textId="77777777" w:rsidR="000C5E80" w:rsidRPr="00251C57" w:rsidRDefault="000C5E80" w:rsidP="000C5E80">
            <w:pPr>
              <w:spacing w:before="60" w:after="60"/>
              <w:jc w:val="center"/>
              <w:rPr>
                <w:sz w:val="20"/>
                <w:szCs w:val="16"/>
                <w:lang w:val="en-US"/>
              </w:rPr>
            </w:pPr>
          </w:p>
        </w:tc>
        <w:tc>
          <w:tcPr>
            <w:tcW w:w="0" w:type="auto"/>
            <w:tcBorders>
              <w:top w:val="single" w:sz="4" w:space="0" w:color="auto"/>
            </w:tcBorders>
          </w:tcPr>
          <w:p w14:paraId="42561B1B" w14:textId="77777777" w:rsidR="000C5E80" w:rsidRPr="00251C57" w:rsidRDefault="000C5E80" w:rsidP="000C5E80">
            <w:pPr>
              <w:spacing w:before="60" w:after="60"/>
              <w:jc w:val="center"/>
              <w:rPr>
                <w:sz w:val="20"/>
                <w:szCs w:val="16"/>
                <w:lang w:val="en-US"/>
              </w:rPr>
            </w:pPr>
          </w:p>
        </w:tc>
        <w:tc>
          <w:tcPr>
            <w:tcW w:w="0" w:type="auto"/>
            <w:tcBorders>
              <w:top w:val="single" w:sz="4" w:space="0" w:color="auto"/>
            </w:tcBorders>
          </w:tcPr>
          <w:p w14:paraId="46820EC1" w14:textId="77777777" w:rsidR="000C5E80" w:rsidRPr="00251C57" w:rsidRDefault="000C5E80" w:rsidP="000C5E80">
            <w:pPr>
              <w:spacing w:before="60" w:after="60"/>
              <w:jc w:val="center"/>
              <w:rPr>
                <w:sz w:val="20"/>
                <w:szCs w:val="16"/>
                <w:lang w:val="en-US"/>
              </w:rPr>
            </w:pPr>
          </w:p>
        </w:tc>
      </w:tr>
      <w:tr w:rsidR="000C5E80" w:rsidRPr="00251C57" w14:paraId="52351887" w14:textId="1317FD14" w:rsidTr="00D56A27">
        <w:tc>
          <w:tcPr>
            <w:tcW w:w="0" w:type="auto"/>
          </w:tcPr>
          <w:p w14:paraId="3E911E99" w14:textId="05E41F13" w:rsidR="000C5E80" w:rsidRPr="00251C57" w:rsidRDefault="000C5E80" w:rsidP="000C5E80">
            <w:pPr>
              <w:spacing w:before="60" w:after="60"/>
              <w:rPr>
                <w:sz w:val="20"/>
                <w:szCs w:val="16"/>
                <w:lang w:val="en-US"/>
              </w:rPr>
            </w:pPr>
            <w:r>
              <w:rPr>
                <w:sz w:val="20"/>
                <w:szCs w:val="16"/>
                <w:lang w:val="en-US"/>
              </w:rPr>
              <w:t>0.6</w:t>
            </w:r>
          </w:p>
        </w:tc>
        <w:tc>
          <w:tcPr>
            <w:tcW w:w="0" w:type="auto"/>
          </w:tcPr>
          <w:p w14:paraId="0315A932" w14:textId="2B4ED227" w:rsidR="000C5E80" w:rsidRPr="00251C57" w:rsidRDefault="000C5E80" w:rsidP="000C5E80">
            <w:pPr>
              <w:spacing w:before="60" w:after="60"/>
              <w:jc w:val="center"/>
              <w:rPr>
                <w:sz w:val="20"/>
                <w:szCs w:val="16"/>
                <w:lang w:val="en-US"/>
              </w:rPr>
            </w:pPr>
            <w:r>
              <w:rPr>
                <w:sz w:val="20"/>
                <w:szCs w:val="16"/>
                <w:lang w:val="en-US"/>
              </w:rPr>
              <w:t>0.361</w:t>
            </w:r>
          </w:p>
        </w:tc>
        <w:tc>
          <w:tcPr>
            <w:tcW w:w="0" w:type="auto"/>
          </w:tcPr>
          <w:p w14:paraId="2364198E" w14:textId="324598B2" w:rsidR="000C5E80" w:rsidRPr="00251C57" w:rsidRDefault="000C5E80" w:rsidP="000C5E80">
            <w:pPr>
              <w:spacing w:before="60" w:after="60"/>
              <w:jc w:val="center"/>
              <w:rPr>
                <w:sz w:val="20"/>
                <w:szCs w:val="16"/>
                <w:lang w:val="en-US"/>
              </w:rPr>
            </w:pPr>
            <w:r w:rsidRPr="00251C57">
              <w:rPr>
                <w:sz w:val="20"/>
                <w:szCs w:val="16"/>
                <w:lang w:val="en-US"/>
              </w:rPr>
              <w:t>0.</w:t>
            </w:r>
            <w:r>
              <w:rPr>
                <w:sz w:val="20"/>
                <w:szCs w:val="16"/>
                <w:lang w:val="en-US"/>
              </w:rPr>
              <w:t>009</w:t>
            </w:r>
          </w:p>
        </w:tc>
        <w:tc>
          <w:tcPr>
            <w:tcW w:w="0" w:type="auto"/>
          </w:tcPr>
          <w:p w14:paraId="622953A2" w14:textId="77777777" w:rsidR="000C5E80" w:rsidRPr="00251C57" w:rsidRDefault="000C5E80" w:rsidP="000C5E80">
            <w:pPr>
              <w:spacing w:before="60" w:after="60"/>
              <w:jc w:val="center"/>
              <w:rPr>
                <w:sz w:val="20"/>
                <w:szCs w:val="16"/>
                <w:lang w:val="en-US"/>
              </w:rPr>
            </w:pPr>
          </w:p>
        </w:tc>
        <w:tc>
          <w:tcPr>
            <w:tcW w:w="0" w:type="auto"/>
          </w:tcPr>
          <w:p w14:paraId="59D743D6" w14:textId="77777777" w:rsidR="000C5E80" w:rsidRPr="00251C57" w:rsidRDefault="000C5E80" w:rsidP="000C5E80">
            <w:pPr>
              <w:spacing w:before="60" w:after="60"/>
              <w:jc w:val="center"/>
              <w:rPr>
                <w:sz w:val="20"/>
                <w:szCs w:val="16"/>
                <w:lang w:val="en-US"/>
              </w:rPr>
            </w:pPr>
          </w:p>
        </w:tc>
        <w:tc>
          <w:tcPr>
            <w:tcW w:w="0" w:type="auto"/>
          </w:tcPr>
          <w:p w14:paraId="1A54959A" w14:textId="77777777" w:rsidR="000C5E80" w:rsidRPr="00251C57" w:rsidRDefault="000C5E80" w:rsidP="000C5E80">
            <w:pPr>
              <w:spacing w:before="60" w:after="60"/>
              <w:jc w:val="center"/>
              <w:rPr>
                <w:sz w:val="20"/>
                <w:szCs w:val="16"/>
                <w:lang w:val="en-US"/>
              </w:rPr>
            </w:pPr>
          </w:p>
        </w:tc>
      </w:tr>
      <w:tr w:rsidR="000C5E80" w:rsidRPr="00251C57" w14:paraId="57A272D3" w14:textId="2AA905B0" w:rsidTr="00D56A27">
        <w:tc>
          <w:tcPr>
            <w:tcW w:w="0" w:type="auto"/>
          </w:tcPr>
          <w:p w14:paraId="15160933" w14:textId="45371457" w:rsidR="000C5E80" w:rsidRPr="00251C57" w:rsidRDefault="000C5E80" w:rsidP="000C5E80">
            <w:pPr>
              <w:spacing w:before="60" w:after="60"/>
              <w:rPr>
                <w:sz w:val="20"/>
                <w:szCs w:val="16"/>
                <w:lang w:val="en-US"/>
              </w:rPr>
            </w:pPr>
            <w:r>
              <w:rPr>
                <w:sz w:val="20"/>
                <w:szCs w:val="16"/>
                <w:lang w:val="en-US"/>
              </w:rPr>
              <w:t>0.7</w:t>
            </w:r>
          </w:p>
        </w:tc>
        <w:tc>
          <w:tcPr>
            <w:tcW w:w="0" w:type="auto"/>
          </w:tcPr>
          <w:p w14:paraId="27B6EE73" w14:textId="624A11B8" w:rsidR="000C5E80" w:rsidRPr="00251C57" w:rsidRDefault="000C5E80" w:rsidP="000C5E80">
            <w:pPr>
              <w:spacing w:before="60" w:after="60"/>
              <w:jc w:val="center"/>
              <w:rPr>
                <w:sz w:val="20"/>
                <w:szCs w:val="16"/>
                <w:lang w:val="en-US"/>
              </w:rPr>
            </w:pPr>
            <w:r>
              <w:rPr>
                <w:sz w:val="20"/>
                <w:szCs w:val="16"/>
                <w:lang w:val="en-US"/>
              </w:rPr>
              <w:t>0.366</w:t>
            </w:r>
          </w:p>
        </w:tc>
        <w:tc>
          <w:tcPr>
            <w:tcW w:w="0" w:type="auto"/>
          </w:tcPr>
          <w:p w14:paraId="075EB716" w14:textId="7F465192" w:rsidR="000C5E80" w:rsidRPr="00251C57" w:rsidRDefault="000C5E80" w:rsidP="000C5E80">
            <w:pPr>
              <w:spacing w:before="60" w:after="60"/>
              <w:jc w:val="center"/>
              <w:rPr>
                <w:sz w:val="20"/>
                <w:szCs w:val="16"/>
                <w:lang w:val="en-US"/>
              </w:rPr>
            </w:pPr>
            <w:r w:rsidRPr="00251C57">
              <w:rPr>
                <w:sz w:val="20"/>
                <w:szCs w:val="16"/>
                <w:lang w:val="en-US"/>
              </w:rPr>
              <w:t>0.</w:t>
            </w:r>
            <w:r>
              <w:rPr>
                <w:sz w:val="20"/>
                <w:szCs w:val="16"/>
                <w:lang w:val="en-US"/>
              </w:rPr>
              <w:t>007</w:t>
            </w:r>
          </w:p>
        </w:tc>
        <w:tc>
          <w:tcPr>
            <w:tcW w:w="0" w:type="auto"/>
          </w:tcPr>
          <w:p w14:paraId="13E9BF47" w14:textId="77777777" w:rsidR="000C5E80" w:rsidRPr="00251C57" w:rsidRDefault="000C5E80" w:rsidP="000C5E80">
            <w:pPr>
              <w:spacing w:before="60" w:after="60"/>
              <w:jc w:val="center"/>
              <w:rPr>
                <w:sz w:val="20"/>
                <w:szCs w:val="16"/>
                <w:lang w:val="en-US"/>
              </w:rPr>
            </w:pPr>
          </w:p>
        </w:tc>
        <w:tc>
          <w:tcPr>
            <w:tcW w:w="0" w:type="auto"/>
          </w:tcPr>
          <w:p w14:paraId="41983CB7" w14:textId="77777777" w:rsidR="000C5E80" w:rsidRPr="00251C57" w:rsidRDefault="000C5E80" w:rsidP="000C5E80">
            <w:pPr>
              <w:spacing w:before="60" w:after="60"/>
              <w:jc w:val="center"/>
              <w:rPr>
                <w:sz w:val="20"/>
                <w:szCs w:val="16"/>
                <w:lang w:val="en-US"/>
              </w:rPr>
            </w:pPr>
          </w:p>
        </w:tc>
        <w:tc>
          <w:tcPr>
            <w:tcW w:w="0" w:type="auto"/>
          </w:tcPr>
          <w:p w14:paraId="314BEA8F" w14:textId="77777777" w:rsidR="000C5E80" w:rsidRPr="00251C57" w:rsidRDefault="000C5E80" w:rsidP="000C5E80">
            <w:pPr>
              <w:spacing w:before="60" w:after="60"/>
              <w:jc w:val="center"/>
              <w:rPr>
                <w:sz w:val="20"/>
                <w:szCs w:val="16"/>
                <w:lang w:val="en-US"/>
              </w:rPr>
            </w:pPr>
          </w:p>
        </w:tc>
      </w:tr>
      <w:tr w:rsidR="000C5E80" w:rsidRPr="00251C57" w14:paraId="3C876B43" w14:textId="60EB324C" w:rsidTr="00D56A27">
        <w:tc>
          <w:tcPr>
            <w:tcW w:w="0" w:type="auto"/>
          </w:tcPr>
          <w:p w14:paraId="1AA9C47E" w14:textId="505096FA" w:rsidR="000C5E80" w:rsidRPr="00251C57" w:rsidRDefault="000C5E80" w:rsidP="000C5E80">
            <w:pPr>
              <w:spacing w:before="60" w:after="60"/>
              <w:rPr>
                <w:sz w:val="20"/>
                <w:szCs w:val="16"/>
                <w:lang w:val="en-US"/>
              </w:rPr>
            </w:pPr>
            <w:r>
              <w:rPr>
                <w:sz w:val="20"/>
                <w:szCs w:val="16"/>
                <w:lang w:val="en-US"/>
              </w:rPr>
              <w:t>0.8</w:t>
            </w:r>
          </w:p>
        </w:tc>
        <w:tc>
          <w:tcPr>
            <w:tcW w:w="0" w:type="auto"/>
          </w:tcPr>
          <w:p w14:paraId="34B23432" w14:textId="3982844B" w:rsidR="000C5E80" w:rsidRPr="00251C57" w:rsidRDefault="000C5E80" w:rsidP="000C5E80">
            <w:pPr>
              <w:spacing w:before="60" w:after="60"/>
              <w:jc w:val="center"/>
              <w:rPr>
                <w:sz w:val="20"/>
                <w:szCs w:val="16"/>
                <w:lang w:val="en-US"/>
              </w:rPr>
            </w:pPr>
            <w:r>
              <w:rPr>
                <w:sz w:val="20"/>
                <w:szCs w:val="16"/>
                <w:lang w:val="en-US"/>
              </w:rPr>
              <w:t>0.375</w:t>
            </w:r>
          </w:p>
        </w:tc>
        <w:tc>
          <w:tcPr>
            <w:tcW w:w="0" w:type="auto"/>
          </w:tcPr>
          <w:p w14:paraId="604B1C3E" w14:textId="1E9F145D" w:rsidR="000C5E80" w:rsidRPr="00251C57" w:rsidRDefault="000C5E80" w:rsidP="000C5E80">
            <w:pPr>
              <w:spacing w:before="60" w:after="60"/>
              <w:jc w:val="center"/>
              <w:rPr>
                <w:sz w:val="20"/>
                <w:szCs w:val="16"/>
                <w:lang w:val="en-US"/>
              </w:rPr>
            </w:pPr>
            <w:r w:rsidRPr="00251C57">
              <w:rPr>
                <w:sz w:val="20"/>
                <w:szCs w:val="16"/>
                <w:lang w:val="en-US"/>
              </w:rPr>
              <w:t>0.</w:t>
            </w:r>
            <w:r>
              <w:rPr>
                <w:sz w:val="20"/>
                <w:szCs w:val="16"/>
                <w:lang w:val="en-US"/>
              </w:rPr>
              <w:t>004</w:t>
            </w:r>
          </w:p>
        </w:tc>
        <w:tc>
          <w:tcPr>
            <w:tcW w:w="0" w:type="auto"/>
          </w:tcPr>
          <w:p w14:paraId="11613FBE" w14:textId="77777777" w:rsidR="000C5E80" w:rsidRPr="00251C57" w:rsidRDefault="000C5E80" w:rsidP="000C5E80">
            <w:pPr>
              <w:spacing w:before="60" w:after="60"/>
              <w:jc w:val="center"/>
              <w:rPr>
                <w:sz w:val="20"/>
                <w:szCs w:val="16"/>
                <w:lang w:val="en-US"/>
              </w:rPr>
            </w:pPr>
          </w:p>
        </w:tc>
        <w:tc>
          <w:tcPr>
            <w:tcW w:w="0" w:type="auto"/>
          </w:tcPr>
          <w:p w14:paraId="7014DFDD" w14:textId="77777777" w:rsidR="000C5E80" w:rsidRPr="00251C57" w:rsidRDefault="000C5E80" w:rsidP="000C5E80">
            <w:pPr>
              <w:spacing w:before="60" w:after="60"/>
              <w:jc w:val="center"/>
              <w:rPr>
                <w:sz w:val="20"/>
                <w:szCs w:val="16"/>
                <w:lang w:val="en-US"/>
              </w:rPr>
            </w:pPr>
          </w:p>
        </w:tc>
        <w:tc>
          <w:tcPr>
            <w:tcW w:w="0" w:type="auto"/>
          </w:tcPr>
          <w:p w14:paraId="39F56B7F" w14:textId="77777777" w:rsidR="000C5E80" w:rsidRPr="00251C57" w:rsidRDefault="000C5E80" w:rsidP="000C5E80">
            <w:pPr>
              <w:spacing w:before="60" w:after="60"/>
              <w:jc w:val="center"/>
              <w:rPr>
                <w:sz w:val="20"/>
                <w:szCs w:val="16"/>
                <w:lang w:val="en-US"/>
              </w:rPr>
            </w:pPr>
          </w:p>
        </w:tc>
      </w:tr>
      <w:tr w:rsidR="000C5E80" w:rsidRPr="00251C57" w14:paraId="7445EE35" w14:textId="0AAC03CD" w:rsidTr="00D56A27">
        <w:tc>
          <w:tcPr>
            <w:tcW w:w="0" w:type="auto"/>
            <w:tcBorders>
              <w:bottom w:val="single" w:sz="4" w:space="0" w:color="auto"/>
            </w:tcBorders>
          </w:tcPr>
          <w:p w14:paraId="5B040422" w14:textId="3646ACF0" w:rsidR="000C5E80" w:rsidRPr="00251C57" w:rsidRDefault="000C5E80" w:rsidP="000C5E80">
            <w:pPr>
              <w:spacing w:before="60" w:after="60"/>
              <w:rPr>
                <w:sz w:val="20"/>
                <w:szCs w:val="16"/>
                <w:lang w:val="en-US"/>
              </w:rPr>
            </w:pPr>
            <w:r>
              <w:rPr>
                <w:sz w:val="20"/>
                <w:szCs w:val="16"/>
                <w:lang w:val="en-US"/>
              </w:rPr>
              <w:t>0.9</w:t>
            </w:r>
          </w:p>
        </w:tc>
        <w:tc>
          <w:tcPr>
            <w:tcW w:w="0" w:type="auto"/>
            <w:tcBorders>
              <w:bottom w:val="single" w:sz="4" w:space="0" w:color="auto"/>
            </w:tcBorders>
          </w:tcPr>
          <w:p w14:paraId="55283534" w14:textId="79F3DAC7" w:rsidR="000C5E80" w:rsidRPr="00251C57" w:rsidRDefault="000C5E80" w:rsidP="000C5E80">
            <w:pPr>
              <w:spacing w:before="60" w:after="60"/>
              <w:jc w:val="center"/>
              <w:rPr>
                <w:sz w:val="20"/>
                <w:szCs w:val="16"/>
                <w:lang w:val="en-US"/>
              </w:rPr>
            </w:pPr>
            <w:r>
              <w:rPr>
                <w:sz w:val="20"/>
                <w:szCs w:val="16"/>
                <w:lang w:val="en-US"/>
              </w:rPr>
              <w:t>0.389</w:t>
            </w:r>
          </w:p>
        </w:tc>
        <w:tc>
          <w:tcPr>
            <w:tcW w:w="0" w:type="auto"/>
            <w:tcBorders>
              <w:bottom w:val="single" w:sz="4" w:space="0" w:color="auto"/>
            </w:tcBorders>
          </w:tcPr>
          <w:p w14:paraId="2D88CDA5" w14:textId="0E60F134" w:rsidR="000C5E80" w:rsidRPr="00251C57" w:rsidRDefault="000C5E80" w:rsidP="000C5E80">
            <w:pPr>
              <w:spacing w:before="60" w:after="60"/>
              <w:jc w:val="center"/>
              <w:rPr>
                <w:sz w:val="20"/>
                <w:szCs w:val="16"/>
                <w:lang w:val="en-US"/>
              </w:rPr>
            </w:pPr>
            <w:r w:rsidRPr="00251C57">
              <w:rPr>
                <w:sz w:val="20"/>
                <w:szCs w:val="16"/>
                <w:lang w:val="en-US"/>
              </w:rPr>
              <w:t>0.</w:t>
            </w:r>
            <w:r>
              <w:rPr>
                <w:sz w:val="20"/>
                <w:szCs w:val="16"/>
                <w:lang w:val="en-US"/>
              </w:rPr>
              <w:t>002</w:t>
            </w:r>
          </w:p>
        </w:tc>
        <w:tc>
          <w:tcPr>
            <w:tcW w:w="0" w:type="auto"/>
            <w:tcBorders>
              <w:bottom w:val="single" w:sz="4" w:space="0" w:color="auto"/>
            </w:tcBorders>
          </w:tcPr>
          <w:p w14:paraId="5F6D3F75" w14:textId="77777777" w:rsidR="000C5E80" w:rsidRPr="00251C57" w:rsidRDefault="000C5E80" w:rsidP="000C5E80">
            <w:pPr>
              <w:spacing w:before="60" w:after="60"/>
              <w:jc w:val="center"/>
              <w:rPr>
                <w:sz w:val="20"/>
                <w:szCs w:val="16"/>
                <w:lang w:val="en-US"/>
              </w:rPr>
            </w:pPr>
          </w:p>
        </w:tc>
        <w:tc>
          <w:tcPr>
            <w:tcW w:w="0" w:type="auto"/>
            <w:tcBorders>
              <w:bottom w:val="single" w:sz="4" w:space="0" w:color="auto"/>
            </w:tcBorders>
          </w:tcPr>
          <w:p w14:paraId="68B73ACF" w14:textId="77777777" w:rsidR="000C5E80" w:rsidRPr="00251C57" w:rsidRDefault="000C5E80" w:rsidP="000C5E80">
            <w:pPr>
              <w:spacing w:before="60" w:after="60"/>
              <w:jc w:val="center"/>
              <w:rPr>
                <w:sz w:val="20"/>
                <w:szCs w:val="16"/>
                <w:lang w:val="en-US"/>
              </w:rPr>
            </w:pPr>
          </w:p>
        </w:tc>
        <w:tc>
          <w:tcPr>
            <w:tcW w:w="0" w:type="auto"/>
            <w:tcBorders>
              <w:bottom w:val="single" w:sz="4" w:space="0" w:color="auto"/>
            </w:tcBorders>
          </w:tcPr>
          <w:p w14:paraId="041A7684" w14:textId="77777777" w:rsidR="000C5E80" w:rsidRPr="00251C57" w:rsidRDefault="000C5E80" w:rsidP="000C5E80">
            <w:pPr>
              <w:spacing w:before="60" w:after="60"/>
              <w:jc w:val="center"/>
              <w:rPr>
                <w:sz w:val="20"/>
                <w:szCs w:val="16"/>
                <w:lang w:val="en-US"/>
              </w:rPr>
            </w:pPr>
          </w:p>
        </w:tc>
      </w:tr>
    </w:tbl>
    <w:p w14:paraId="1632B2B2" w14:textId="77777777" w:rsidR="00520FF8" w:rsidRDefault="00520FF8" w:rsidP="00520FF8">
      <w:pPr>
        <w:rPr>
          <w:lang w:val="en-US"/>
        </w:rPr>
      </w:pPr>
    </w:p>
    <w:p w14:paraId="1710B9DA" w14:textId="76E2917E" w:rsidR="00173832" w:rsidRDefault="00173832" w:rsidP="00173832">
      <w:pPr>
        <w:keepNext/>
      </w:pPr>
    </w:p>
    <w:p w14:paraId="36DF18A4" w14:textId="5AE384D6" w:rsidR="00D15A05" w:rsidRDefault="002E65C1" w:rsidP="00D15A05">
      <w:pPr>
        <w:pStyle w:val="Heading2"/>
        <w:rPr>
          <w:lang w:val="en-US"/>
        </w:rPr>
      </w:pPr>
      <w:r>
        <w:rPr>
          <w:lang w:val="en-US"/>
        </w:rPr>
        <w:t xml:space="preserve">Profits and </w:t>
      </w:r>
      <w:r w:rsidR="00704444">
        <w:rPr>
          <w:lang w:val="en-US"/>
        </w:rPr>
        <w:t xml:space="preserve">Utility </w:t>
      </w:r>
      <w:r w:rsidR="00210EA8">
        <w:rPr>
          <w:lang w:val="en-US"/>
        </w:rPr>
        <w:t xml:space="preserve">levels </w:t>
      </w:r>
    </w:p>
    <w:p w14:paraId="18E92155" w14:textId="19AD0259" w:rsidR="00850087" w:rsidRPr="00E66922" w:rsidRDefault="00E66922" w:rsidP="001E2C42">
      <w:pPr>
        <w:spacing w:line="360" w:lineRule="auto"/>
        <w:jc w:val="both"/>
        <w:rPr>
          <w:lang w:val="en-GB"/>
        </w:rPr>
      </w:pPr>
      <w:r w:rsidRPr="00E66922">
        <w:rPr>
          <w:lang w:val="en-GB"/>
        </w:rPr>
        <w:t xml:space="preserve">Based on our decision framework, we assume that the decision-maker can adopt a forward contract at the start of the season, thus fixing the CAN price, or adopt the adjusted contract with different price caps. Alternatively, CAN is bought in early march at market price (no contract). Simulated profits for the different strategies are calculated under broad and narrow framings (see Annex 3 for summary statistics). </w:t>
      </w:r>
      <w:r>
        <w:rPr>
          <w:lang w:val="en-GB"/>
        </w:rPr>
        <w:t xml:space="preserve">Results </w:t>
      </w:r>
      <w:r w:rsidRPr="00E66922">
        <w:rPr>
          <w:lang w:val="en-GB"/>
        </w:rPr>
        <w:t xml:space="preserve">are displayed in </w:t>
      </w:r>
      <w:r w:rsidRPr="000A29FE">
        <w:rPr>
          <w:lang w:val="en-US"/>
        </w:rPr>
        <w:fldChar w:fldCharType="begin"/>
      </w:r>
      <w:r w:rsidRPr="000A29FE">
        <w:rPr>
          <w:lang w:val="en-US"/>
        </w:rPr>
        <w:instrText xml:space="preserve"> REF _Ref216184323 \h  \* MERGEFORMAT </w:instrText>
      </w:r>
      <w:r w:rsidRPr="000A29FE">
        <w:rPr>
          <w:lang w:val="en-US"/>
        </w:rPr>
      </w:r>
      <w:r w:rsidRPr="000A29FE">
        <w:rPr>
          <w:lang w:val="en-US"/>
        </w:rPr>
        <w:fldChar w:fldCharType="separate"/>
      </w:r>
      <w:r w:rsidRPr="000A29FE">
        <w:rPr>
          <w:lang w:val="en-US"/>
        </w:rPr>
        <w:t xml:space="preserve">Table </w:t>
      </w:r>
      <w:r w:rsidRPr="000A29FE">
        <w:rPr>
          <w:noProof/>
          <w:lang w:val="en-US"/>
        </w:rPr>
        <w:t>8</w:t>
      </w:r>
      <w:r w:rsidRPr="000A29FE">
        <w:rPr>
          <w:lang w:val="en-US"/>
        </w:rPr>
        <w:fldChar w:fldCharType="end"/>
      </w:r>
      <w:r>
        <w:rPr>
          <w:lang w:val="en-US"/>
        </w:rPr>
        <w:t xml:space="preserve"> and </w:t>
      </w:r>
      <w:r w:rsidRPr="00223CF5">
        <w:rPr>
          <w:lang w:val="en-US"/>
        </w:rPr>
        <w:fldChar w:fldCharType="begin"/>
      </w:r>
      <w:r w:rsidRPr="00223CF5">
        <w:rPr>
          <w:lang w:val="en-US"/>
        </w:rPr>
        <w:instrText xml:space="preserve"> REF _Ref216184771 \h </w:instrText>
      </w:r>
      <w:r w:rsidRPr="001E2C42">
        <w:rPr>
          <w:lang w:val="en-US"/>
        </w:rPr>
        <w:instrText xml:space="preserve"> \* MERGEFORMAT </w:instrText>
      </w:r>
      <w:r w:rsidRPr="00223CF5">
        <w:rPr>
          <w:lang w:val="en-US"/>
        </w:rPr>
      </w:r>
      <w:r w:rsidRPr="00223CF5">
        <w:rPr>
          <w:lang w:val="en-US"/>
        </w:rPr>
        <w:fldChar w:fldCharType="separate"/>
      </w:r>
      <w:r w:rsidRPr="001E2C42">
        <w:rPr>
          <w:lang w:val="en-US"/>
        </w:rPr>
        <w:t>Table 9</w:t>
      </w:r>
      <w:r w:rsidRPr="00223CF5">
        <w:rPr>
          <w:lang w:val="en-US"/>
        </w:rPr>
        <w:fldChar w:fldCharType="end"/>
      </w:r>
      <w:r>
        <w:rPr>
          <w:lang w:val="en-US"/>
        </w:rPr>
        <w:t xml:space="preserve"> for EUT and CPT preferences under broad framing, and in </w:t>
      </w:r>
      <w:r w:rsidRPr="005114BA">
        <w:rPr>
          <w:lang w:val="en-US"/>
        </w:rPr>
        <w:fldChar w:fldCharType="begin"/>
      </w:r>
      <w:r w:rsidRPr="005114BA">
        <w:rPr>
          <w:lang w:val="en-US"/>
        </w:rPr>
        <w:instrText xml:space="preserve"> REF _Ref216184995 \h  \* MERGEFORMAT </w:instrText>
      </w:r>
      <w:r w:rsidRPr="005114BA">
        <w:rPr>
          <w:lang w:val="en-US"/>
        </w:rPr>
      </w:r>
      <w:r w:rsidRPr="005114BA">
        <w:rPr>
          <w:lang w:val="en-US"/>
        </w:rPr>
        <w:fldChar w:fldCharType="separate"/>
      </w:r>
      <w:r w:rsidRPr="00E54E06">
        <w:rPr>
          <w:lang w:val="en-US"/>
        </w:rPr>
        <w:t xml:space="preserve">Table </w:t>
      </w:r>
      <w:r w:rsidRPr="00E54E06">
        <w:rPr>
          <w:noProof/>
          <w:lang w:val="en-US"/>
        </w:rPr>
        <w:t>10</w:t>
      </w:r>
      <w:r w:rsidRPr="005114BA">
        <w:rPr>
          <w:lang w:val="en-US"/>
        </w:rPr>
        <w:fldChar w:fldCharType="end"/>
      </w:r>
      <w:r w:rsidRPr="005114BA">
        <w:rPr>
          <w:lang w:val="en-US"/>
        </w:rPr>
        <w:t xml:space="preserve"> and </w:t>
      </w:r>
      <w:r w:rsidRPr="005114BA">
        <w:rPr>
          <w:lang w:val="en-US"/>
        </w:rPr>
        <w:fldChar w:fldCharType="begin"/>
      </w:r>
      <w:r w:rsidRPr="005114BA">
        <w:rPr>
          <w:lang w:val="en-US"/>
        </w:rPr>
        <w:instrText xml:space="preserve"> REF _Ref216185008 \h  \* MERGEFORMAT </w:instrText>
      </w:r>
      <w:r w:rsidRPr="005114BA">
        <w:rPr>
          <w:lang w:val="en-US"/>
        </w:rPr>
      </w:r>
      <w:r w:rsidRPr="005114BA">
        <w:rPr>
          <w:lang w:val="en-US"/>
        </w:rPr>
        <w:fldChar w:fldCharType="separate"/>
      </w:r>
      <w:r w:rsidRPr="00E54E06">
        <w:rPr>
          <w:lang w:val="en-US"/>
        </w:rPr>
        <w:t>Table 11</w:t>
      </w:r>
      <w:r w:rsidRPr="005114BA">
        <w:rPr>
          <w:lang w:val="en-US"/>
        </w:rPr>
        <w:fldChar w:fldCharType="end"/>
      </w:r>
      <w:r w:rsidRPr="00E66922">
        <w:rPr>
          <w:lang w:val="en-GB"/>
        </w:rPr>
        <w:t xml:space="preserve">. EUT results are reported as Certainty Equivalents (CE)  in Euro/ha across different values of absolute risk aversion </w:t>
      </w:r>
      <m:oMath>
        <m:r>
          <w:rPr>
            <w:rFonts w:ascii="Cambria Math" w:hAnsi="Cambria Math"/>
            <w:lang w:val="en-GB"/>
          </w:rPr>
          <m:t>(</m:t>
        </m:r>
        <m:r>
          <w:rPr>
            <w:rFonts w:ascii="Cambria Math" w:hAnsi="Cambria Math"/>
            <w:lang w:val="en-US"/>
          </w:rPr>
          <m:t>δ)</m:t>
        </m:r>
      </m:oMath>
      <w:r w:rsidRPr="00E66922">
        <w:rPr>
          <w:lang w:val="en-GB"/>
        </w:rPr>
        <w:t xml:space="preserve">. CPT results are reported as final prospect values </w:t>
      </w:r>
      <m:oMath>
        <m:r>
          <w:rPr>
            <w:rFonts w:ascii="Cambria Math" w:hAnsi="Cambria Math"/>
            <w:lang w:val="en-GB"/>
          </w:rPr>
          <m:t>(V)</m:t>
        </m:r>
      </m:oMath>
      <w:r w:rsidRPr="00E66922">
        <w:rPr>
          <w:lang w:val="en-GB"/>
        </w:rPr>
        <w:t xml:space="preserve">. Alternative parameter levels for risk aversion </w:t>
      </w:r>
      <m:oMath>
        <m:r>
          <w:rPr>
            <w:rFonts w:ascii="Cambria Math" w:hAnsi="Cambria Math"/>
            <w:lang w:val="en-GB"/>
          </w:rPr>
          <m:t>(</m:t>
        </m:r>
        <m:r>
          <w:rPr>
            <w:rFonts w:ascii="Cambria Math" w:hAnsi="Cambria Math"/>
            <w:szCs w:val="24"/>
          </w:rPr>
          <m:t>a</m:t>
        </m:r>
        <m:r>
          <w:rPr>
            <w:rFonts w:ascii="Cambria Math" w:hAnsi="Cambria Math"/>
            <w:szCs w:val="24"/>
            <w:lang w:val="en-GB"/>
          </w:rPr>
          <m:t>)</m:t>
        </m:r>
      </m:oMath>
      <w:r w:rsidRPr="00E66922">
        <w:rPr>
          <w:lang w:val="en-GB"/>
        </w:rPr>
        <w:t xml:space="preserve">, loss aversion </w:t>
      </w:r>
      <m:oMath>
        <m:d>
          <m:dPr>
            <m:ctrlPr>
              <w:rPr>
                <w:rFonts w:ascii="Cambria Math" w:hAnsi="Cambria Math"/>
                <w:i/>
                <w:lang w:val="en-GB"/>
              </w:rPr>
            </m:ctrlPr>
          </m:dPr>
          <m:e>
            <m:r>
              <m:rPr>
                <m:sty m:val="p"/>
              </m:rPr>
              <w:rPr>
                <w:rFonts w:ascii="Cambria Math" w:hAnsi="Cambria Math"/>
                <w:lang w:val="en-GB"/>
              </w:rPr>
              <m:t>λ</m:t>
            </m:r>
          </m:e>
        </m:d>
      </m:oMath>
      <w:r w:rsidRPr="00E66922">
        <w:rPr>
          <w:lang w:val="en-GB"/>
        </w:rPr>
        <w:t xml:space="preserve"> and probability decision weights </w:t>
      </w:r>
      <m:oMath>
        <m:d>
          <m:dPr>
            <m:ctrlPr>
              <w:rPr>
                <w:rFonts w:ascii="Cambria Math" w:hAnsi="Cambria Math"/>
                <w:i/>
                <w:lang w:val="en-GB"/>
              </w:rPr>
            </m:ctrlPr>
          </m:dPr>
          <m:e>
            <m:r>
              <m:rPr>
                <m:sty m:val="p"/>
              </m:rPr>
              <w:rPr>
                <w:rFonts w:ascii="Cambria Math" w:hAnsi="Cambria Math"/>
                <w:lang w:val="en-GB"/>
              </w:rPr>
              <m:t>γ</m:t>
            </m:r>
          </m:e>
        </m:d>
      </m:oMath>
      <w:r w:rsidRPr="00E66922">
        <w:rPr>
          <w:lang w:val="en-GB"/>
        </w:rPr>
        <w:t xml:space="preserve"> are included. The choice of the reference poi</w:t>
      </w:r>
      <w:proofErr w:type="spellStart"/>
      <w:r w:rsidRPr="00E66922">
        <w:rPr>
          <w:lang w:val="en-GB"/>
        </w:rPr>
        <w:t>nt</w:t>
      </w:r>
      <w:proofErr w:type="spellEnd"/>
      <w:r w:rsidRPr="00E66922">
        <w:rPr>
          <w:lang w:val="en-GB"/>
        </w:rPr>
        <w:t xml:space="preserve"> is different for broad and narrow framing. When the contract is considered as a risk management tool, we adopt expected outcome as a reference point. When it is considered as a stand-alone investment, the reference point is zero.</w:t>
      </w:r>
    </w:p>
    <w:p w14:paraId="5709464D" w14:textId="77777777" w:rsidR="002F1FB5" w:rsidRDefault="002F1FB5" w:rsidP="00D81984">
      <w:pPr>
        <w:spacing w:line="360" w:lineRule="auto"/>
        <w:jc w:val="both"/>
        <w:rPr>
          <w:lang w:val="en-GB"/>
        </w:rPr>
      </w:pPr>
      <w:r w:rsidRPr="002F1FB5">
        <w:rPr>
          <w:lang w:val="en-GB"/>
        </w:rPr>
        <w:t xml:space="preserve">Under broad framing, the producer evaluates each contract in the context of the entire farm profits. Results for the EUT framework  suggest that across all levels of risk aversion (except for extremely risk averse levels), the adjusted contract delivers the highest CE, indicating the viability of this strategy when framed as a risk management tool.  In general, however, the differences in CEs are small across the different strategies. Interestingly, the forward contract yields the lowest CE across all the \delta values, indicating that, under broad framing, this would be the least preferred strategy. This is explained by the fact that by fixing input prices, the producer is losing the natural price </w:t>
      </w:r>
      <w:r w:rsidRPr="002F1FB5">
        <w:rPr>
          <w:lang w:val="en-GB"/>
        </w:rPr>
        <w:lastRenderedPageBreak/>
        <w:t xml:space="preserve">hedge (i.e. given the correlation between fertilizers and wheat prices, when prices are high farmers get higher output prices and pay higher input prices, the contrary happens when prices are low). This causes total profits to fluctuate more strongly. </w:t>
      </w:r>
    </w:p>
    <w:p w14:paraId="25348858" w14:textId="77777777" w:rsidR="00AA01B3" w:rsidRDefault="00AA01B3" w:rsidP="003D6EF7">
      <w:pPr>
        <w:spacing w:after="160" w:line="360" w:lineRule="auto"/>
        <w:jc w:val="both"/>
        <w:rPr>
          <w:iCs/>
          <w:lang w:val="en-US"/>
        </w:rPr>
      </w:pPr>
      <w:r w:rsidRPr="00AA01B3">
        <w:rPr>
          <w:iCs/>
          <w:lang w:val="en-US"/>
        </w:rPr>
        <w:t xml:space="preserve">Results for the broad framing using a CPT framework display negative values for all the strategies, meaning that the prospects are perceived as a loss relative to the expected profits under the forward contract. This is consistent across alternative parametrization with the only exception for the atypical case of loss-seeking behavior </w:t>
      </w:r>
      <m:oMath>
        <m:d>
          <m:dPr>
            <m:ctrlPr>
              <w:rPr>
                <w:rFonts w:ascii="Cambria Math" w:hAnsi="Cambria Math"/>
                <w:i/>
                <w:iCs/>
                <w:lang w:val="en-US"/>
              </w:rPr>
            </m:ctrlPr>
          </m:dPr>
          <m:e>
            <m:r>
              <m:rPr>
                <m:sty m:val="p"/>
              </m:rPr>
              <w:rPr>
                <w:rFonts w:ascii="Cambria Math" w:hAnsi="Cambria Math"/>
                <w:lang w:val="en-US"/>
              </w:rPr>
              <m:t>λ</m:t>
            </m:r>
            <m:r>
              <w:rPr>
                <w:rFonts w:ascii="Cambria Math" w:hAnsi="Cambria Math"/>
                <w:lang w:val="en-US"/>
              </w:rPr>
              <m:t>=0.5</m:t>
            </m:r>
          </m:e>
        </m:d>
      </m:oMath>
      <w:r w:rsidRPr="00AA01B3">
        <w:rPr>
          <w:iCs/>
          <w:lang w:val="en-US"/>
        </w:rPr>
        <w:t xml:space="preserve">. This suggests that the adjusted contract is not attractive to farmers when considering CPT preferences, in contrast to EUT results. </w:t>
      </w:r>
    </w:p>
    <w:p w14:paraId="418E1534" w14:textId="1CBE543F" w:rsidR="00F3445C" w:rsidRDefault="00AA01B3" w:rsidP="00AA01B3">
      <w:pPr>
        <w:spacing w:after="160" w:line="360" w:lineRule="auto"/>
        <w:jc w:val="both"/>
        <w:rPr>
          <w:iCs/>
          <w:lang w:val="en-US"/>
        </w:rPr>
      </w:pPr>
      <w:r w:rsidRPr="00AA01B3">
        <w:rPr>
          <w:iCs/>
          <w:lang w:val="en-US"/>
        </w:rPr>
        <w:t>When the contracts are narrowly framed as risky investments, producers consider only the contract’s payoff and cost, with the reference point becoming zero. Here, since it is framed as an investment decision, the “no contract” strategy is not analyzed. Results for the EUT framework indicate that forward pricing yield the highest CE values across the different risk aversion levels. This result stands in direct contrast to the broad framing scenario. Under narrow framing, profit variability is driven solely by fertilizer price risk. In contrast, under broad framing, the correlation between fertilizer and wheat prices makes the adoption of a price-fixing strategy unattractive to farmers, as it eliminates the natural price hedge. Consequently, while forward contracts are disfavored under broad framing, they are preferred under narrow framing.</w:t>
      </w:r>
      <w:r>
        <w:rPr>
          <w:iCs/>
          <w:lang w:val="en-US"/>
        </w:rPr>
        <w:t xml:space="preserve"> </w:t>
      </w:r>
      <w:r w:rsidRPr="00AA01B3">
        <w:rPr>
          <w:iCs/>
          <w:lang w:val="en-US"/>
        </w:rPr>
        <w:t>Similar to the broad framing case, results for the CPT framework display negative values. Overall, both EUT and CPT results under narrow framing suggest that the adjusted contract is not a viable option and might face low adoption.</w:t>
      </w:r>
      <w:r w:rsidRPr="00AA01B3">
        <w:rPr>
          <w:lang w:val="en-US"/>
        </w:rPr>
        <w:t xml:space="preserve"> </w:t>
      </w:r>
      <w:r w:rsidR="00036176">
        <w:rPr>
          <w:lang w:val="en-US"/>
        </w:rPr>
        <w:t xml:space="preserve"> </w:t>
      </w:r>
      <w:r w:rsidR="00F3445C">
        <w:rPr>
          <w:iCs/>
          <w:lang w:val="en-US"/>
        </w:rPr>
        <w:br w:type="page"/>
      </w:r>
    </w:p>
    <w:p w14:paraId="0BCAC621" w14:textId="77777777" w:rsidR="00CA3E2F" w:rsidRDefault="00CA3E2F" w:rsidP="00D81984">
      <w:pPr>
        <w:spacing w:line="360" w:lineRule="auto"/>
        <w:jc w:val="both"/>
        <w:rPr>
          <w:lang w:val="en-US"/>
        </w:rPr>
        <w:sectPr w:rsidR="00CA3E2F" w:rsidSect="002A6FBF">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20"/>
          <w:docGrid w:linePitch="360"/>
        </w:sectPr>
      </w:pPr>
    </w:p>
    <w:p w14:paraId="1D714850" w14:textId="0D37368A" w:rsidR="00F1409C" w:rsidRPr="0079319B" w:rsidRDefault="00F1409C" w:rsidP="00F1409C">
      <w:pPr>
        <w:rPr>
          <w:i/>
          <w:iCs/>
          <w:lang w:val="en-US"/>
        </w:rPr>
      </w:pPr>
      <w:bookmarkStart w:id="34" w:name="_Ref216184323"/>
      <w:r w:rsidRPr="0079319B">
        <w:rPr>
          <w:i/>
          <w:iCs/>
          <w:lang w:val="en-US"/>
        </w:rPr>
        <w:lastRenderedPageBreak/>
        <w:t xml:space="preserve">Table </w:t>
      </w:r>
      <w:r w:rsidRPr="0079319B">
        <w:rPr>
          <w:i/>
          <w:iCs/>
          <w:lang w:val="en-US"/>
        </w:rPr>
        <w:fldChar w:fldCharType="begin"/>
      </w:r>
      <w:r w:rsidRPr="0079319B">
        <w:rPr>
          <w:i/>
          <w:iCs/>
          <w:lang w:val="en-US"/>
        </w:rPr>
        <w:instrText xml:space="preserve"> SEQ Table \* ARABIC </w:instrText>
      </w:r>
      <w:r w:rsidRPr="0079319B">
        <w:rPr>
          <w:i/>
          <w:iCs/>
          <w:lang w:val="en-US"/>
        </w:rPr>
        <w:fldChar w:fldCharType="separate"/>
      </w:r>
      <w:r w:rsidR="00F7102A">
        <w:rPr>
          <w:i/>
          <w:iCs/>
          <w:noProof/>
          <w:lang w:val="en-US"/>
        </w:rPr>
        <w:t>8</w:t>
      </w:r>
      <w:r w:rsidRPr="0079319B">
        <w:rPr>
          <w:i/>
          <w:iCs/>
          <w:lang w:val="en-US"/>
        </w:rPr>
        <w:fldChar w:fldCharType="end"/>
      </w:r>
      <w:bookmarkEnd w:id="34"/>
      <w:r w:rsidR="001038A7">
        <w:rPr>
          <w:i/>
          <w:iCs/>
          <w:lang w:val="en-US"/>
        </w:rPr>
        <w:t>.</w:t>
      </w:r>
      <w:r w:rsidRPr="0079319B">
        <w:rPr>
          <w:i/>
          <w:iCs/>
          <w:lang w:val="en-US"/>
        </w:rPr>
        <w:t xml:space="preserve"> </w:t>
      </w:r>
      <w:r w:rsidR="008E3E3F" w:rsidRPr="0079319B">
        <w:rPr>
          <w:i/>
          <w:iCs/>
          <w:lang w:val="en-US"/>
        </w:rPr>
        <w:t xml:space="preserve">Certainty Equivalents (CE) </w:t>
      </w:r>
      <w:r w:rsidR="00263C40" w:rsidRPr="0079319B">
        <w:rPr>
          <w:i/>
          <w:iCs/>
          <w:lang w:val="en-US"/>
        </w:rPr>
        <w:t xml:space="preserve">for </w:t>
      </w:r>
      <w:r w:rsidR="00F332FE" w:rsidRPr="0079319B">
        <w:rPr>
          <w:i/>
          <w:iCs/>
          <w:lang w:val="en-US"/>
        </w:rPr>
        <w:t xml:space="preserve">different level of absolute risk aversion </w:t>
      </w:r>
      <m:oMath>
        <m:r>
          <w:rPr>
            <w:rFonts w:ascii="Cambria Math" w:hAnsi="Cambria Math"/>
            <w:szCs w:val="24"/>
            <w:lang w:val="en-GB"/>
          </w:rPr>
          <m:t>(δ)</m:t>
        </m:r>
      </m:oMath>
      <w:r w:rsidR="00F332FE" w:rsidRPr="0079319B">
        <w:rPr>
          <w:i/>
          <w:iCs/>
          <w:lang w:val="en-US"/>
        </w:rPr>
        <w:t xml:space="preserve"> </w:t>
      </w:r>
      <w:r w:rsidR="008E3E3F" w:rsidRPr="0079319B">
        <w:rPr>
          <w:i/>
          <w:iCs/>
          <w:lang w:val="en-US"/>
        </w:rPr>
        <w:t>under broad framing</w:t>
      </w:r>
      <w:r w:rsidR="00F332FE" w:rsidRPr="0079319B">
        <w:rPr>
          <w:i/>
          <w:iCs/>
          <w:lang w:val="en-US"/>
        </w:rPr>
        <w:t>.</w:t>
      </w:r>
      <w:r w:rsidR="008E3E3F" w:rsidRPr="0079319B">
        <w:rPr>
          <w:i/>
          <w:iCs/>
          <w:lang w:val="en-US"/>
        </w:rPr>
        <w:t xml:space="preserve"> </w:t>
      </w:r>
    </w:p>
    <w:tbl>
      <w:tblPr>
        <w:tblStyle w:val="TableGrid"/>
        <w:tblW w:w="5008" w:type="pct"/>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1420"/>
        <w:gridCol w:w="1277"/>
        <w:gridCol w:w="1786"/>
        <w:gridCol w:w="1654"/>
        <w:gridCol w:w="1654"/>
        <w:gridCol w:w="1973"/>
        <w:gridCol w:w="1659"/>
        <w:gridCol w:w="1558"/>
      </w:tblGrid>
      <w:tr w:rsidR="00E947DF" w:rsidRPr="009011FB" w14:paraId="412EA3AC" w14:textId="77777777" w:rsidTr="00E947DF">
        <w:trPr>
          <w:trHeight w:val="20"/>
        </w:trPr>
        <w:tc>
          <w:tcPr>
            <w:tcW w:w="547" w:type="pct"/>
            <w:tcBorders>
              <w:top w:val="single" w:sz="4" w:space="0" w:color="auto"/>
              <w:bottom w:val="nil"/>
            </w:tcBorders>
          </w:tcPr>
          <w:p w14:paraId="59C7DC3C" w14:textId="111693BE" w:rsidR="008E27A5" w:rsidRPr="002C3221" w:rsidRDefault="008E27A5" w:rsidP="00505328">
            <w:pPr>
              <w:spacing w:before="40" w:after="60"/>
              <w:rPr>
                <w:b/>
                <w:bCs/>
                <w:sz w:val="20"/>
                <w:lang w:val="en-US"/>
              </w:rPr>
            </w:pPr>
          </w:p>
        </w:tc>
        <w:tc>
          <w:tcPr>
            <w:tcW w:w="492" w:type="pct"/>
            <w:tcBorders>
              <w:top w:val="single" w:sz="4" w:space="0" w:color="auto"/>
              <w:bottom w:val="nil"/>
            </w:tcBorders>
          </w:tcPr>
          <w:p w14:paraId="61A63B3E" w14:textId="436EADDB" w:rsidR="008E27A5" w:rsidRPr="002C3221" w:rsidRDefault="008E27A5" w:rsidP="00505328">
            <w:pPr>
              <w:spacing w:before="40" w:after="60"/>
              <w:rPr>
                <w:b/>
                <w:bCs/>
                <w:sz w:val="20"/>
                <w:lang w:val="en-US"/>
              </w:rPr>
            </w:pPr>
            <w:r w:rsidRPr="002C3221">
              <w:rPr>
                <w:b/>
                <w:bCs/>
                <w:sz w:val="20"/>
                <w:lang w:val="en-US"/>
              </w:rPr>
              <w:t>No contract</w:t>
            </w:r>
          </w:p>
        </w:tc>
        <w:tc>
          <w:tcPr>
            <w:tcW w:w="688" w:type="pct"/>
            <w:tcBorders>
              <w:top w:val="single" w:sz="4" w:space="0" w:color="auto"/>
              <w:bottom w:val="nil"/>
            </w:tcBorders>
          </w:tcPr>
          <w:p w14:paraId="2A81EF8E" w14:textId="0810792A" w:rsidR="008E27A5" w:rsidRPr="002C3221" w:rsidRDefault="008E27A5" w:rsidP="00505328">
            <w:pPr>
              <w:spacing w:before="40" w:after="60"/>
              <w:rPr>
                <w:b/>
                <w:bCs/>
                <w:sz w:val="20"/>
                <w:lang w:val="en-US"/>
              </w:rPr>
            </w:pPr>
            <w:r w:rsidRPr="002C3221">
              <w:rPr>
                <w:b/>
                <w:bCs/>
                <w:sz w:val="20"/>
                <w:lang w:val="en-US"/>
              </w:rPr>
              <w:t>Forward contrac</w:t>
            </w:r>
            <w:r>
              <w:rPr>
                <w:b/>
                <w:bCs/>
                <w:sz w:val="20"/>
                <w:lang w:val="en-US"/>
              </w:rPr>
              <w:t>t</w:t>
            </w:r>
          </w:p>
        </w:tc>
        <w:tc>
          <w:tcPr>
            <w:tcW w:w="637" w:type="pct"/>
            <w:tcBorders>
              <w:top w:val="single" w:sz="4" w:space="0" w:color="auto"/>
              <w:bottom w:val="single" w:sz="4" w:space="0" w:color="auto"/>
            </w:tcBorders>
          </w:tcPr>
          <w:p w14:paraId="24489DA3" w14:textId="6451462D" w:rsidR="008E27A5" w:rsidRPr="002C3221" w:rsidRDefault="008E27A5" w:rsidP="00505328">
            <w:pPr>
              <w:spacing w:before="40" w:after="60"/>
              <w:rPr>
                <w:b/>
                <w:bCs/>
                <w:sz w:val="20"/>
                <w:lang w:val="en-US"/>
              </w:rPr>
            </w:pPr>
          </w:p>
        </w:tc>
        <w:tc>
          <w:tcPr>
            <w:tcW w:w="637" w:type="pct"/>
            <w:tcBorders>
              <w:top w:val="single" w:sz="4" w:space="0" w:color="auto"/>
              <w:bottom w:val="single" w:sz="4" w:space="0" w:color="auto"/>
            </w:tcBorders>
          </w:tcPr>
          <w:p w14:paraId="37B4ACF0" w14:textId="6F248ECF" w:rsidR="008E27A5" w:rsidRPr="002C3221" w:rsidRDefault="008E27A5" w:rsidP="00505328">
            <w:pPr>
              <w:spacing w:before="40" w:after="60"/>
              <w:rPr>
                <w:b/>
                <w:bCs/>
                <w:sz w:val="20"/>
                <w:lang w:val="en-US"/>
              </w:rPr>
            </w:pPr>
          </w:p>
        </w:tc>
        <w:tc>
          <w:tcPr>
            <w:tcW w:w="760" w:type="pct"/>
            <w:tcBorders>
              <w:top w:val="single" w:sz="4" w:space="0" w:color="auto"/>
              <w:bottom w:val="single" w:sz="4" w:space="0" w:color="auto"/>
            </w:tcBorders>
          </w:tcPr>
          <w:p w14:paraId="2CBE2D34" w14:textId="1CFE0D3B" w:rsidR="008E27A5" w:rsidRPr="002C3221" w:rsidRDefault="008E27A5" w:rsidP="00505328">
            <w:pPr>
              <w:spacing w:before="40" w:after="60"/>
              <w:rPr>
                <w:b/>
                <w:bCs/>
                <w:sz w:val="20"/>
                <w:lang w:val="en-US"/>
              </w:rPr>
            </w:pPr>
            <w:r>
              <w:rPr>
                <w:b/>
                <w:bCs/>
                <w:sz w:val="20"/>
                <w:lang w:val="en-US"/>
              </w:rPr>
              <w:t>Adjusted contract</w:t>
            </w:r>
          </w:p>
        </w:tc>
        <w:tc>
          <w:tcPr>
            <w:tcW w:w="639" w:type="pct"/>
            <w:tcBorders>
              <w:top w:val="single" w:sz="4" w:space="0" w:color="auto"/>
              <w:bottom w:val="single" w:sz="4" w:space="0" w:color="auto"/>
            </w:tcBorders>
          </w:tcPr>
          <w:p w14:paraId="193AF245" w14:textId="115E7783" w:rsidR="008E27A5" w:rsidRPr="002C3221" w:rsidRDefault="008E27A5" w:rsidP="00505328">
            <w:pPr>
              <w:spacing w:before="40" w:after="60"/>
              <w:rPr>
                <w:b/>
                <w:bCs/>
                <w:sz w:val="20"/>
                <w:lang w:val="en-US"/>
              </w:rPr>
            </w:pPr>
          </w:p>
        </w:tc>
        <w:tc>
          <w:tcPr>
            <w:tcW w:w="600" w:type="pct"/>
            <w:tcBorders>
              <w:top w:val="single" w:sz="4" w:space="0" w:color="auto"/>
              <w:bottom w:val="single" w:sz="4" w:space="0" w:color="auto"/>
            </w:tcBorders>
          </w:tcPr>
          <w:p w14:paraId="414CFA64" w14:textId="25B0F973" w:rsidR="008E27A5" w:rsidRPr="002C3221" w:rsidRDefault="008E27A5" w:rsidP="00505328">
            <w:pPr>
              <w:spacing w:before="40" w:after="60"/>
              <w:rPr>
                <w:b/>
                <w:bCs/>
                <w:sz w:val="20"/>
                <w:lang w:val="en-US"/>
              </w:rPr>
            </w:pPr>
          </w:p>
        </w:tc>
      </w:tr>
      <w:tr w:rsidR="00E947DF" w:rsidRPr="009011FB" w14:paraId="5B9DB123" w14:textId="77777777" w:rsidTr="00E947DF">
        <w:trPr>
          <w:trHeight w:val="20"/>
        </w:trPr>
        <w:tc>
          <w:tcPr>
            <w:tcW w:w="547" w:type="pct"/>
            <w:tcBorders>
              <w:top w:val="nil"/>
              <w:bottom w:val="single" w:sz="4" w:space="0" w:color="auto"/>
            </w:tcBorders>
          </w:tcPr>
          <w:p w14:paraId="559C648F" w14:textId="41F00A6B" w:rsidR="008E27A5" w:rsidRPr="002C3221" w:rsidRDefault="006D14AA" w:rsidP="00505328">
            <w:pPr>
              <w:spacing w:before="40" w:after="60"/>
              <w:rPr>
                <w:b/>
                <w:bCs/>
                <w:sz w:val="20"/>
                <w:lang w:val="en-US"/>
              </w:rPr>
            </w:pPr>
            <w:r>
              <w:rPr>
                <w:b/>
                <w:bCs/>
                <w:sz w:val="20"/>
                <w:lang w:val="en-US"/>
              </w:rPr>
              <w:t>Strike</w:t>
            </w:r>
          </w:p>
        </w:tc>
        <w:tc>
          <w:tcPr>
            <w:tcW w:w="492" w:type="pct"/>
            <w:tcBorders>
              <w:top w:val="nil"/>
              <w:bottom w:val="single" w:sz="4" w:space="0" w:color="auto"/>
            </w:tcBorders>
          </w:tcPr>
          <w:p w14:paraId="6BCAB303" w14:textId="327C6CD3" w:rsidR="008E27A5" w:rsidRPr="002C3221" w:rsidRDefault="006D14AA" w:rsidP="00505328">
            <w:pPr>
              <w:spacing w:before="40" w:after="60"/>
              <w:jc w:val="center"/>
              <w:rPr>
                <w:b/>
                <w:bCs/>
                <w:sz w:val="20"/>
                <w:lang w:val="en-US"/>
              </w:rPr>
            </w:pPr>
            <w:r>
              <w:rPr>
                <w:b/>
                <w:bCs/>
                <w:sz w:val="20"/>
                <w:lang w:val="en-US"/>
              </w:rPr>
              <w:t>-</w:t>
            </w:r>
          </w:p>
        </w:tc>
        <w:tc>
          <w:tcPr>
            <w:tcW w:w="688" w:type="pct"/>
            <w:tcBorders>
              <w:top w:val="nil"/>
              <w:bottom w:val="single" w:sz="4" w:space="0" w:color="auto"/>
            </w:tcBorders>
          </w:tcPr>
          <w:p w14:paraId="5A427DF6" w14:textId="6A67A92D" w:rsidR="008E27A5" w:rsidRPr="002C3221" w:rsidRDefault="006D14AA" w:rsidP="00505328">
            <w:pPr>
              <w:spacing w:before="40" w:after="60"/>
              <w:jc w:val="center"/>
              <w:rPr>
                <w:b/>
                <w:bCs/>
                <w:sz w:val="20"/>
                <w:lang w:val="en-US"/>
              </w:rPr>
            </w:pPr>
            <w:r>
              <w:rPr>
                <w:b/>
                <w:bCs/>
                <w:sz w:val="20"/>
                <w:lang w:val="en-US"/>
              </w:rPr>
              <w:t>-</w:t>
            </w:r>
          </w:p>
        </w:tc>
        <w:tc>
          <w:tcPr>
            <w:tcW w:w="637" w:type="pct"/>
            <w:tcBorders>
              <w:top w:val="single" w:sz="4" w:space="0" w:color="auto"/>
              <w:bottom w:val="single" w:sz="4" w:space="0" w:color="auto"/>
            </w:tcBorders>
          </w:tcPr>
          <w:p w14:paraId="43E73A95" w14:textId="3270F27D" w:rsidR="008E27A5" w:rsidRDefault="003B20CD" w:rsidP="00505328">
            <w:pPr>
              <w:spacing w:before="40" w:after="60"/>
              <w:jc w:val="center"/>
              <w:rPr>
                <w:b/>
                <w:bCs/>
                <w:sz w:val="20"/>
                <w:lang w:val="en-US"/>
              </w:rPr>
            </w:pPr>
            <w:r>
              <w:rPr>
                <w:b/>
                <w:bCs/>
                <w:sz w:val="20"/>
                <w:lang w:val="en-US"/>
              </w:rPr>
              <w:t>0.</w:t>
            </w:r>
            <w:r w:rsidR="00CB55F5">
              <w:rPr>
                <w:b/>
                <w:bCs/>
                <w:sz w:val="20"/>
                <w:lang w:val="en-US"/>
              </w:rPr>
              <w:t>355</w:t>
            </w:r>
            <w:r w:rsidR="0083758A">
              <w:rPr>
                <w:b/>
                <w:bCs/>
                <w:sz w:val="20"/>
                <w:lang w:val="en-US"/>
              </w:rPr>
              <w:t xml:space="preserve"> </w:t>
            </w:r>
          </w:p>
        </w:tc>
        <w:tc>
          <w:tcPr>
            <w:tcW w:w="637" w:type="pct"/>
            <w:tcBorders>
              <w:top w:val="single" w:sz="4" w:space="0" w:color="auto"/>
              <w:bottom w:val="single" w:sz="4" w:space="0" w:color="auto"/>
            </w:tcBorders>
          </w:tcPr>
          <w:p w14:paraId="18BF3568" w14:textId="6BD81020" w:rsidR="008E27A5" w:rsidRPr="002C3221" w:rsidRDefault="003B20CD" w:rsidP="00505328">
            <w:pPr>
              <w:spacing w:before="40" w:after="60"/>
              <w:jc w:val="center"/>
              <w:rPr>
                <w:b/>
                <w:bCs/>
                <w:sz w:val="20"/>
                <w:lang w:val="en-US"/>
              </w:rPr>
            </w:pPr>
            <w:r>
              <w:rPr>
                <w:b/>
                <w:bCs/>
                <w:sz w:val="20"/>
                <w:lang w:val="en-US"/>
              </w:rPr>
              <w:t>0.</w:t>
            </w:r>
            <w:r w:rsidR="0083758A">
              <w:rPr>
                <w:b/>
                <w:bCs/>
                <w:sz w:val="20"/>
                <w:lang w:val="en-US"/>
              </w:rPr>
              <w:t>361</w:t>
            </w:r>
          </w:p>
        </w:tc>
        <w:tc>
          <w:tcPr>
            <w:tcW w:w="760" w:type="pct"/>
            <w:tcBorders>
              <w:top w:val="single" w:sz="4" w:space="0" w:color="auto"/>
              <w:bottom w:val="single" w:sz="4" w:space="0" w:color="auto"/>
            </w:tcBorders>
          </w:tcPr>
          <w:p w14:paraId="7A7090FF" w14:textId="5CC1142E" w:rsidR="008E27A5" w:rsidRPr="002C3221" w:rsidRDefault="003B20CD" w:rsidP="00505328">
            <w:pPr>
              <w:spacing w:before="40" w:after="60"/>
              <w:jc w:val="center"/>
              <w:rPr>
                <w:b/>
                <w:bCs/>
                <w:sz w:val="20"/>
                <w:lang w:val="en-US"/>
              </w:rPr>
            </w:pPr>
            <w:r>
              <w:rPr>
                <w:b/>
                <w:bCs/>
                <w:sz w:val="20"/>
                <w:lang w:val="en-US"/>
              </w:rPr>
              <w:t>0.</w:t>
            </w:r>
            <w:r w:rsidR="0083758A">
              <w:rPr>
                <w:b/>
                <w:bCs/>
                <w:sz w:val="20"/>
                <w:lang w:val="en-US"/>
              </w:rPr>
              <w:t>368</w:t>
            </w:r>
          </w:p>
        </w:tc>
        <w:tc>
          <w:tcPr>
            <w:tcW w:w="639" w:type="pct"/>
            <w:tcBorders>
              <w:top w:val="single" w:sz="4" w:space="0" w:color="auto"/>
              <w:bottom w:val="single" w:sz="4" w:space="0" w:color="auto"/>
            </w:tcBorders>
          </w:tcPr>
          <w:p w14:paraId="4B778C02" w14:textId="4C096EC5" w:rsidR="008E27A5" w:rsidRPr="002C3221" w:rsidRDefault="003B20CD" w:rsidP="00505328">
            <w:pPr>
              <w:spacing w:before="40" w:after="60"/>
              <w:jc w:val="center"/>
              <w:rPr>
                <w:b/>
                <w:bCs/>
                <w:sz w:val="20"/>
                <w:lang w:val="en-US"/>
              </w:rPr>
            </w:pPr>
            <w:r>
              <w:rPr>
                <w:b/>
                <w:bCs/>
                <w:sz w:val="20"/>
                <w:lang w:val="en-US"/>
              </w:rPr>
              <w:t>0.</w:t>
            </w:r>
            <w:r w:rsidR="0083758A">
              <w:rPr>
                <w:b/>
                <w:bCs/>
                <w:sz w:val="20"/>
                <w:lang w:val="en-US"/>
              </w:rPr>
              <w:t xml:space="preserve">376 </w:t>
            </w:r>
          </w:p>
        </w:tc>
        <w:tc>
          <w:tcPr>
            <w:tcW w:w="600" w:type="pct"/>
            <w:tcBorders>
              <w:top w:val="single" w:sz="4" w:space="0" w:color="auto"/>
              <w:bottom w:val="single" w:sz="4" w:space="0" w:color="auto"/>
            </w:tcBorders>
          </w:tcPr>
          <w:p w14:paraId="44430EDB" w14:textId="589C5002" w:rsidR="008E27A5" w:rsidRPr="002C3221" w:rsidRDefault="003B20CD" w:rsidP="00505328">
            <w:pPr>
              <w:spacing w:before="40" w:after="60"/>
              <w:jc w:val="center"/>
              <w:rPr>
                <w:b/>
                <w:bCs/>
                <w:sz w:val="20"/>
                <w:lang w:val="en-US"/>
              </w:rPr>
            </w:pPr>
            <w:r>
              <w:rPr>
                <w:b/>
                <w:bCs/>
                <w:sz w:val="20"/>
                <w:lang w:val="en-US"/>
              </w:rPr>
              <w:t>0.</w:t>
            </w:r>
            <w:r w:rsidR="0083758A">
              <w:rPr>
                <w:b/>
                <w:bCs/>
                <w:sz w:val="20"/>
                <w:lang w:val="en-US"/>
              </w:rPr>
              <w:t>388</w:t>
            </w:r>
          </w:p>
        </w:tc>
      </w:tr>
      <w:tr w:rsidR="008C0C53" w:rsidRPr="009011FB" w14:paraId="6099F0FE" w14:textId="77777777" w:rsidTr="00E947DF">
        <w:trPr>
          <w:trHeight w:val="20"/>
        </w:trPr>
        <w:tc>
          <w:tcPr>
            <w:tcW w:w="547" w:type="pct"/>
            <w:tcBorders>
              <w:top w:val="single" w:sz="4" w:space="0" w:color="auto"/>
            </w:tcBorders>
          </w:tcPr>
          <w:p w14:paraId="36D8005B" w14:textId="0CA0FBEF" w:rsidR="008C0C53" w:rsidRPr="00B61AE7" w:rsidRDefault="007B626C" w:rsidP="00B61AE7">
            <w:pPr>
              <w:spacing w:before="40" w:after="60"/>
              <w:rPr>
                <w:sz w:val="20"/>
                <w:lang w:val="en-US"/>
              </w:rPr>
            </w:pPr>
            <m:oMath>
              <m:r>
                <w:rPr>
                  <w:rFonts w:ascii="Cambria Math" w:hAnsi="Cambria Math"/>
                  <w:sz w:val="20"/>
                  <w:lang w:val="en-GB"/>
                </w:rPr>
                <m:t>δ</m:t>
              </m:r>
              <m:r>
                <m:rPr>
                  <m:sty m:val="bi"/>
                </m:rPr>
                <w:rPr>
                  <w:rFonts w:ascii="Cambria Math" w:hAnsi="Cambria Math"/>
                  <w:sz w:val="20"/>
                  <w:lang w:val="en-GB"/>
                </w:rPr>
                <m:t xml:space="preserve"> </m:t>
              </m:r>
            </m:oMath>
            <w:r w:rsidR="00E947DF">
              <w:rPr>
                <w:b/>
                <w:sz w:val="20"/>
                <w:lang w:val="en-GB"/>
              </w:rPr>
              <w:t xml:space="preserve">= </w:t>
            </w:r>
            <w:r w:rsidR="008C0C53" w:rsidRPr="00FB11DD">
              <w:rPr>
                <w:sz w:val="20"/>
                <w:lang w:val="en-US"/>
              </w:rPr>
              <w:t>0.00001</w:t>
            </w:r>
          </w:p>
        </w:tc>
        <w:tc>
          <w:tcPr>
            <w:tcW w:w="492" w:type="pct"/>
            <w:tcBorders>
              <w:top w:val="single" w:sz="4" w:space="0" w:color="auto"/>
            </w:tcBorders>
          </w:tcPr>
          <w:p w14:paraId="6B3884EE" w14:textId="48DDDE29" w:rsidR="008C0C53" w:rsidRPr="00B774C2" w:rsidRDefault="008C0C53" w:rsidP="007B626C">
            <w:pPr>
              <w:spacing w:before="40" w:after="60"/>
              <w:jc w:val="center"/>
              <w:rPr>
                <w:b/>
                <w:bCs/>
                <w:sz w:val="20"/>
                <w:lang w:val="en-US"/>
              </w:rPr>
            </w:pPr>
            <w:r w:rsidRPr="00B61AE7">
              <w:rPr>
                <w:sz w:val="20"/>
                <w:lang w:val="en-US"/>
              </w:rPr>
              <w:t>1162.43</w:t>
            </w:r>
          </w:p>
        </w:tc>
        <w:tc>
          <w:tcPr>
            <w:tcW w:w="688" w:type="pct"/>
            <w:tcBorders>
              <w:top w:val="single" w:sz="4" w:space="0" w:color="auto"/>
            </w:tcBorders>
          </w:tcPr>
          <w:p w14:paraId="16BED5B8" w14:textId="71229517" w:rsidR="008C0C53" w:rsidRPr="00B61AE7" w:rsidRDefault="008C0C53" w:rsidP="007B626C">
            <w:pPr>
              <w:spacing w:before="40" w:after="60"/>
              <w:jc w:val="center"/>
              <w:rPr>
                <w:sz w:val="20"/>
                <w:lang w:val="en-US"/>
              </w:rPr>
            </w:pPr>
            <w:r w:rsidRPr="00B61AE7">
              <w:rPr>
                <w:sz w:val="20"/>
                <w:lang w:val="en-US"/>
              </w:rPr>
              <w:t>1160.01</w:t>
            </w:r>
          </w:p>
        </w:tc>
        <w:tc>
          <w:tcPr>
            <w:tcW w:w="637" w:type="pct"/>
            <w:tcBorders>
              <w:top w:val="single" w:sz="4" w:space="0" w:color="auto"/>
            </w:tcBorders>
          </w:tcPr>
          <w:p w14:paraId="1EA4B5E9" w14:textId="3A445A39" w:rsidR="008C0C53" w:rsidRPr="00B61AE7" w:rsidRDefault="008C0C53" w:rsidP="007B626C">
            <w:pPr>
              <w:spacing w:before="40" w:after="60"/>
              <w:jc w:val="center"/>
              <w:rPr>
                <w:sz w:val="20"/>
                <w:lang w:val="en-US"/>
              </w:rPr>
            </w:pPr>
            <w:r w:rsidRPr="00B61AE7">
              <w:rPr>
                <w:sz w:val="20"/>
                <w:lang w:val="en-US"/>
              </w:rPr>
              <w:t>1162.31</w:t>
            </w:r>
          </w:p>
        </w:tc>
        <w:tc>
          <w:tcPr>
            <w:tcW w:w="637" w:type="pct"/>
            <w:tcBorders>
              <w:top w:val="single" w:sz="4" w:space="0" w:color="auto"/>
            </w:tcBorders>
          </w:tcPr>
          <w:p w14:paraId="4223AA28" w14:textId="0C15DB74" w:rsidR="008C0C53" w:rsidRPr="00B61AE7" w:rsidRDefault="008C0C53" w:rsidP="007B626C">
            <w:pPr>
              <w:spacing w:before="40" w:after="60"/>
              <w:jc w:val="center"/>
              <w:rPr>
                <w:sz w:val="20"/>
                <w:lang w:val="en-US"/>
              </w:rPr>
            </w:pPr>
            <w:r w:rsidRPr="00842988">
              <w:rPr>
                <w:b/>
                <w:bCs/>
                <w:sz w:val="20"/>
                <w:lang w:val="en-US"/>
              </w:rPr>
              <w:t>1162.57</w:t>
            </w:r>
          </w:p>
        </w:tc>
        <w:tc>
          <w:tcPr>
            <w:tcW w:w="760" w:type="pct"/>
            <w:tcBorders>
              <w:top w:val="single" w:sz="4" w:space="0" w:color="auto"/>
            </w:tcBorders>
          </w:tcPr>
          <w:p w14:paraId="54D987F1" w14:textId="404AB03E" w:rsidR="008C0C53" w:rsidRPr="00B61AE7" w:rsidRDefault="008C0C53" w:rsidP="007B626C">
            <w:pPr>
              <w:spacing w:before="40" w:after="60"/>
              <w:jc w:val="center"/>
              <w:rPr>
                <w:sz w:val="20"/>
                <w:lang w:val="en-US"/>
              </w:rPr>
            </w:pPr>
            <w:r w:rsidRPr="00B61AE7">
              <w:rPr>
                <w:sz w:val="20"/>
                <w:lang w:val="en-US"/>
              </w:rPr>
              <w:t>1162.95</w:t>
            </w:r>
          </w:p>
        </w:tc>
        <w:tc>
          <w:tcPr>
            <w:tcW w:w="639" w:type="pct"/>
            <w:tcBorders>
              <w:top w:val="single" w:sz="4" w:space="0" w:color="auto"/>
            </w:tcBorders>
          </w:tcPr>
          <w:p w14:paraId="33896B08" w14:textId="5CA0330A" w:rsidR="008C0C53" w:rsidRPr="00B61AE7" w:rsidRDefault="008C0C53" w:rsidP="007B626C">
            <w:pPr>
              <w:spacing w:before="40" w:after="60"/>
              <w:jc w:val="center"/>
              <w:rPr>
                <w:sz w:val="20"/>
                <w:lang w:val="en-US"/>
              </w:rPr>
            </w:pPr>
            <w:r w:rsidRPr="00B61AE7">
              <w:rPr>
                <w:sz w:val="20"/>
                <w:lang w:val="en-US"/>
              </w:rPr>
              <w:t>1162.21</w:t>
            </w:r>
          </w:p>
        </w:tc>
        <w:tc>
          <w:tcPr>
            <w:tcW w:w="600" w:type="pct"/>
            <w:tcBorders>
              <w:top w:val="single" w:sz="4" w:space="0" w:color="auto"/>
            </w:tcBorders>
          </w:tcPr>
          <w:p w14:paraId="448294F9" w14:textId="0DD3AA0F" w:rsidR="008C0C53" w:rsidRPr="00B61AE7" w:rsidRDefault="008C0C53" w:rsidP="007B626C">
            <w:pPr>
              <w:spacing w:before="40" w:after="60"/>
              <w:jc w:val="center"/>
              <w:rPr>
                <w:sz w:val="20"/>
                <w:lang w:val="en-US"/>
              </w:rPr>
            </w:pPr>
            <w:r w:rsidRPr="00B61AE7">
              <w:rPr>
                <w:sz w:val="20"/>
                <w:lang w:val="en-US"/>
              </w:rPr>
              <w:t>1162.41</w:t>
            </w:r>
          </w:p>
        </w:tc>
      </w:tr>
      <w:tr w:rsidR="008C0C53" w:rsidRPr="009011FB" w14:paraId="49AC92FA" w14:textId="77777777" w:rsidTr="00E947DF">
        <w:trPr>
          <w:trHeight w:val="20"/>
        </w:trPr>
        <w:tc>
          <w:tcPr>
            <w:tcW w:w="547" w:type="pct"/>
          </w:tcPr>
          <w:p w14:paraId="17E411F5" w14:textId="297BE883" w:rsidR="008C0C53" w:rsidRPr="00B61AE7" w:rsidRDefault="007B626C" w:rsidP="00B61AE7">
            <w:pPr>
              <w:spacing w:before="40" w:after="60"/>
              <w:rPr>
                <w:sz w:val="20"/>
                <w:lang w:val="en-US"/>
              </w:rPr>
            </w:pPr>
            <m:oMath>
              <m:r>
                <w:rPr>
                  <w:rFonts w:ascii="Cambria Math" w:hAnsi="Cambria Math"/>
                  <w:sz w:val="20"/>
                  <w:lang w:val="en-GB"/>
                </w:rPr>
                <m:t>δ</m:t>
              </m:r>
            </m:oMath>
            <w:r w:rsidR="00E947DF" w:rsidRPr="00FB11DD">
              <w:rPr>
                <w:sz w:val="20"/>
                <w:lang w:val="en-US"/>
              </w:rPr>
              <w:t xml:space="preserve"> </w:t>
            </w:r>
            <w:r w:rsidR="00E947DF">
              <w:rPr>
                <w:sz w:val="20"/>
                <w:lang w:val="en-US"/>
              </w:rPr>
              <w:t xml:space="preserve">= </w:t>
            </w:r>
            <w:r w:rsidR="008C0C53" w:rsidRPr="00FB11DD">
              <w:rPr>
                <w:sz w:val="20"/>
                <w:lang w:val="en-US"/>
              </w:rPr>
              <w:t>0.00005</w:t>
            </w:r>
          </w:p>
        </w:tc>
        <w:tc>
          <w:tcPr>
            <w:tcW w:w="492" w:type="pct"/>
          </w:tcPr>
          <w:p w14:paraId="22EBC12D" w14:textId="363B1552" w:rsidR="008C0C53" w:rsidRPr="00B774C2" w:rsidRDefault="008C0C53" w:rsidP="007B626C">
            <w:pPr>
              <w:spacing w:before="40" w:after="60"/>
              <w:jc w:val="center"/>
              <w:rPr>
                <w:b/>
                <w:bCs/>
                <w:sz w:val="20"/>
                <w:lang w:val="en-US"/>
              </w:rPr>
            </w:pPr>
            <w:r w:rsidRPr="00B61AE7">
              <w:rPr>
                <w:sz w:val="20"/>
                <w:lang w:val="en-US"/>
              </w:rPr>
              <w:t>1160.47</w:t>
            </w:r>
          </w:p>
        </w:tc>
        <w:tc>
          <w:tcPr>
            <w:tcW w:w="688" w:type="pct"/>
          </w:tcPr>
          <w:p w14:paraId="50542FE1" w14:textId="47D2DCF7" w:rsidR="008C0C53" w:rsidRPr="00B61AE7" w:rsidRDefault="008C0C53" w:rsidP="007B626C">
            <w:pPr>
              <w:spacing w:before="40" w:after="60"/>
              <w:jc w:val="center"/>
              <w:rPr>
                <w:sz w:val="20"/>
                <w:lang w:val="en-US"/>
              </w:rPr>
            </w:pPr>
            <w:r w:rsidRPr="00B61AE7">
              <w:rPr>
                <w:sz w:val="20"/>
                <w:lang w:val="en-US"/>
              </w:rPr>
              <w:t>1157.96</w:t>
            </w:r>
          </w:p>
        </w:tc>
        <w:tc>
          <w:tcPr>
            <w:tcW w:w="637" w:type="pct"/>
          </w:tcPr>
          <w:p w14:paraId="2D03C316" w14:textId="65434126" w:rsidR="008C0C53" w:rsidRPr="00B61AE7" w:rsidRDefault="008C0C53" w:rsidP="007B626C">
            <w:pPr>
              <w:spacing w:before="40" w:after="60"/>
              <w:jc w:val="center"/>
              <w:rPr>
                <w:sz w:val="20"/>
                <w:lang w:val="en-US"/>
              </w:rPr>
            </w:pPr>
            <w:r w:rsidRPr="00B61AE7">
              <w:rPr>
                <w:sz w:val="20"/>
                <w:lang w:val="en-US"/>
              </w:rPr>
              <w:t>1160.29</w:t>
            </w:r>
          </w:p>
        </w:tc>
        <w:tc>
          <w:tcPr>
            <w:tcW w:w="637" w:type="pct"/>
          </w:tcPr>
          <w:p w14:paraId="715F29F4" w14:textId="47AF58A1" w:rsidR="008C0C53" w:rsidRPr="00B61AE7" w:rsidRDefault="008C0C53" w:rsidP="007B626C">
            <w:pPr>
              <w:spacing w:before="40" w:after="60"/>
              <w:jc w:val="center"/>
              <w:rPr>
                <w:sz w:val="20"/>
                <w:lang w:val="en-US"/>
              </w:rPr>
            </w:pPr>
            <w:r w:rsidRPr="0024088A">
              <w:rPr>
                <w:sz w:val="20"/>
                <w:lang w:val="en-US"/>
              </w:rPr>
              <w:t>1160.56</w:t>
            </w:r>
          </w:p>
        </w:tc>
        <w:tc>
          <w:tcPr>
            <w:tcW w:w="760" w:type="pct"/>
          </w:tcPr>
          <w:p w14:paraId="320C627E" w14:textId="0BADC3E7" w:rsidR="008C0C53" w:rsidRPr="00B61AE7" w:rsidRDefault="008C0C53" w:rsidP="007B626C">
            <w:pPr>
              <w:spacing w:before="40" w:after="60"/>
              <w:jc w:val="center"/>
              <w:rPr>
                <w:sz w:val="20"/>
                <w:lang w:val="en-US"/>
              </w:rPr>
            </w:pPr>
            <w:r w:rsidRPr="00842988">
              <w:rPr>
                <w:b/>
                <w:bCs/>
                <w:sz w:val="20"/>
                <w:lang w:val="en-US"/>
              </w:rPr>
              <w:t>1160.95</w:t>
            </w:r>
          </w:p>
        </w:tc>
        <w:tc>
          <w:tcPr>
            <w:tcW w:w="639" w:type="pct"/>
          </w:tcPr>
          <w:p w14:paraId="376F5181" w14:textId="13D8D1A7" w:rsidR="008C0C53" w:rsidRPr="00B61AE7" w:rsidRDefault="008C0C53" w:rsidP="007B626C">
            <w:pPr>
              <w:spacing w:before="40" w:after="60"/>
              <w:jc w:val="center"/>
              <w:rPr>
                <w:sz w:val="20"/>
                <w:lang w:val="en-US"/>
              </w:rPr>
            </w:pPr>
            <w:r w:rsidRPr="00B61AE7">
              <w:rPr>
                <w:sz w:val="20"/>
                <w:lang w:val="en-US"/>
              </w:rPr>
              <w:t>1160.22</w:t>
            </w:r>
          </w:p>
        </w:tc>
        <w:tc>
          <w:tcPr>
            <w:tcW w:w="600" w:type="pct"/>
          </w:tcPr>
          <w:p w14:paraId="5F75EA5B" w14:textId="2815ED1C" w:rsidR="008C0C53" w:rsidRPr="00B61AE7" w:rsidRDefault="008C0C53" w:rsidP="007B626C">
            <w:pPr>
              <w:spacing w:before="40" w:after="60"/>
              <w:jc w:val="center"/>
              <w:rPr>
                <w:sz w:val="20"/>
                <w:lang w:val="en-US"/>
              </w:rPr>
            </w:pPr>
            <w:r w:rsidRPr="00B61AE7">
              <w:rPr>
                <w:sz w:val="20"/>
                <w:lang w:val="en-US"/>
              </w:rPr>
              <w:t>1160.43</w:t>
            </w:r>
          </w:p>
        </w:tc>
      </w:tr>
      <w:tr w:rsidR="008C0C53" w:rsidRPr="009011FB" w14:paraId="1582BBEF" w14:textId="77777777" w:rsidTr="00E947DF">
        <w:trPr>
          <w:trHeight w:val="20"/>
        </w:trPr>
        <w:tc>
          <w:tcPr>
            <w:tcW w:w="547" w:type="pct"/>
          </w:tcPr>
          <w:p w14:paraId="7C8F6C90" w14:textId="5B976892" w:rsidR="008C0C53" w:rsidRPr="00B61AE7" w:rsidRDefault="007B626C" w:rsidP="00B61AE7">
            <w:pPr>
              <w:spacing w:before="40" w:after="60"/>
              <w:rPr>
                <w:sz w:val="20"/>
                <w:lang w:val="en-US"/>
              </w:rPr>
            </w:pPr>
            <m:oMath>
              <m:r>
                <w:rPr>
                  <w:rFonts w:ascii="Cambria Math" w:hAnsi="Cambria Math"/>
                  <w:sz w:val="20"/>
                  <w:lang w:val="en-GB"/>
                </w:rPr>
                <m:t>δ</m:t>
              </m:r>
            </m:oMath>
            <w:r w:rsidR="00E947DF" w:rsidRPr="00FB11DD">
              <w:rPr>
                <w:sz w:val="20"/>
                <w:lang w:val="en-US"/>
              </w:rPr>
              <w:t xml:space="preserve"> </w:t>
            </w:r>
            <w:r w:rsidR="00E947DF">
              <w:rPr>
                <w:sz w:val="20"/>
                <w:lang w:val="en-US"/>
              </w:rPr>
              <w:t xml:space="preserve">= </w:t>
            </w:r>
            <w:r w:rsidR="008C0C53" w:rsidRPr="00FB11DD">
              <w:rPr>
                <w:sz w:val="20"/>
                <w:lang w:val="en-US"/>
              </w:rPr>
              <w:t>0.0001</w:t>
            </w:r>
          </w:p>
        </w:tc>
        <w:tc>
          <w:tcPr>
            <w:tcW w:w="492" w:type="pct"/>
          </w:tcPr>
          <w:p w14:paraId="5D255C82" w14:textId="0E5501FA" w:rsidR="008C0C53" w:rsidRPr="00B774C2" w:rsidRDefault="008C0C53" w:rsidP="007B626C">
            <w:pPr>
              <w:spacing w:before="40" w:after="60"/>
              <w:jc w:val="center"/>
              <w:rPr>
                <w:b/>
                <w:bCs/>
                <w:sz w:val="20"/>
                <w:lang w:val="en-US"/>
              </w:rPr>
            </w:pPr>
            <w:r w:rsidRPr="00B61AE7">
              <w:rPr>
                <w:sz w:val="20"/>
                <w:lang w:val="en-US"/>
              </w:rPr>
              <w:t>1158.02</w:t>
            </w:r>
          </w:p>
        </w:tc>
        <w:tc>
          <w:tcPr>
            <w:tcW w:w="688" w:type="pct"/>
          </w:tcPr>
          <w:p w14:paraId="1EE6CCC1" w14:textId="362DDAA1" w:rsidR="008C0C53" w:rsidRPr="00B61AE7" w:rsidRDefault="008C0C53" w:rsidP="007B626C">
            <w:pPr>
              <w:spacing w:before="40" w:after="60"/>
              <w:jc w:val="center"/>
              <w:rPr>
                <w:sz w:val="20"/>
                <w:lang w:val="en-US"/>
              </w:rPr>
            </w:pPr>
            <w:r w:rsidRPr="00B61AE7">
              <w:rPr>
                <w:sz w:val="20"/>
                <w:lang w:val="en-US"/>
              </w:rPr>
              <w:t>1155.38</w:t>
            </w:r>
          </w:p>
        </w:tc>
        <w:tc>
          <w:tcPr>
            <w:tcW w:w="637" w:type="pct"/>
          </w:tcPr>
          <w:p w14:paraId="044C4EE9" w14:textId="47722888" w:rsidR="008C0C53" w:rsidRPr="00B61AE7" w:rsidRDefault="008C0C53" w:rsidP="007B626C">
            <w:pPr>
              <w:spacing w:before="40" w:after="60"/>
              <w:jc w:val="center"/>
              <w:rPr>
                <w:sz w:val="20"/>
                <w:lang w:val="en-US"/>
              </w:rPr>
            </w:pPr>
            <w:r w:rsidRPr="00B61AE7">
              <w:rPr>
                <w:sz w:val="20"/>
                <w:lang w:val="en-US"/>
              </w:rPr>
              <w:t>1157.77</w:t>
            </w:r>
          </w:p>
        </w:tc>
        <w:tc>
          <w:tcPr>
            <w:tcW w:w="637" w:type="pct"/>
          </w:tcPr>
          <w:p w14:paraId="718DFABF" w14:textId="4715F586" w:rsidR="008C0C53" w:rsidRPr="00B61AE7" w:rsidRDefault="008C0C53" w:rsidP="007B626C">
            <w:pPr>
              <w:spacing w:before="40" w:after="60"/>
              <w:jc w:val="center"/>
              <w:rPr>
                <w:sz w:val="20"/>
                <w:lang w:val="en-US"/>
              </w:rPr>
            </w:pPr>
            <w:r w:rsidRPr="00B61AE7">
              <w:rPr>
                <w:sz w:val="20"/>
                <w:lang w:val="en-US"/>
              </w:rPr>
              <w:t>1158.05</w:t>
            </w:r>
          </w:p>
        </w:tc>
        <w:tc>
          <w:tcPr>
            <w:tcW w:w="760" w:type="pct"/>
          </w:tcPr>
          <w:p w14:paraId="23892667" w14:textId="5F9CEDA1" w:rsidR="008C0C53" w:rsidRPr="00B61AE7" w:rsidRDefault="008C0C53" w:rsidP="007B626C">
            <w:pPr>
              <w:spacing w:before="40" w:after="60"/>
              <w:jc w:val="center"/>
              <w:rPr>
                <w:sz w:val="20"/>
                <w:lang w:val="en-US"/>
              </w:rPr>
            </w:pPr>
            <w:r w:rsidRPr="00842988">
              <w:rPr>
                <w:b/>
                <w:bCs/>
                <w:sz w:val="20"/>
                <w:lang w:val="en-US"/>
              </w:rPr>
              <w:t>1158.45</w:t>
            </w:r>
          </w:p>
        </w:tc>
        <w:tc>
          <w:tcPr>
            <w:tcW w:w="639" w:type="pct"/>
          </w:tcPr>
          <w:p w14:paraId="257AB87C" w14:textId="0BCAE26B" w:rsidR="008C0C53" w:rsidRPr="00B61AE7" w:rsidRDefault="008C0C53" w:rsidP="007B626C">
            <w:pPr>
              <w:spacing w:before="40" w:after="60"/>
              <w:jc w:val="center"/>
              <w:rPr>
                <w:sz w:val="20"/>
                <w:lang w:val="en-US"/>
              </w:rPr>
            </w:pPr>
            <w:r w:rsidRPr="00B61AE7">
              <w:rPr>
                <w:sz w:val="20"/>
                <w:lang w:val="en-US"/>
              </w:rPr>
              <w:t>1157.73</w:t>
            </w:r>
          </w:p>
        </w:tc>
        <w:tc>
          <w:tcPr>
            <w:tcW w:w="600" w:type="pct"/>
          </w:tcPr>
          <w:p w14:paraId="69CDC16F" w14:textId="7A031D4D" w:rsidR="008C0C53" w:rsidRPr="00B61AE7" w:rsidRDefault="008C0C53" w:rsidP="007B626C">
            <w:pPr>
              <w:spacing w:before="40" w:after="60"/>
              <w:jc w:val="center"/>
              <w:rPr>
                <w:sz w:val="20"/>
                <w:lang w:val="en-US"/>
              </w:rPr>
            </w:pPr>
            <w:r w:rsidRPr="00B61AE7">
              <w:rPr>
                <w:sz w:val="20"/>
                <w:lang w:val="en-US"/>
              </w:rPr>
              <w:t>1157.95</w:t>
            </w:r>
          </w:p>
        </w:tc>
      </w:tr>
      <w:tr w:rsidR="008C0C53" w:rsidRPr="009011FB" w14:paraId="21AA97DD" w14:textId="77777777" w:rsidTr="00E947DF">
        <w:trPr>
          <w:trHeight w:val="20"/>
        </w:trPr>
        <w:tc>
          <w:tcPr>
            <w:tcW w:w="547" w:type="pct"/>
          </w:tcPr>
          <w:p w14:paraId="537075EC" w14:textId="5C8DD522" w:rsidR="008C0C53" w:rsidRPr="00B61AE7" w:rsidRDefault="007B626C" w:rsidP="00B61AE7">
            <w:pPr>
              <w:spacing w:before="40" w:after="60"/>
              <w:rPr>
                <w:sz w:val="20"/>
                <w:lang w:val="en-US"/>
              </w:rPr>
            </w:pPr>
            <m:oMath>
              <m:r>
                <w:rPr>
                  <w:rFonts w:ascii="Cambria Math" w:hAnsi="Cambria Math"/>
                  <w:sz w:val="20"/>
                  <w:lang w:val="en-GB"/>
                </w:rPr>
                <m:t>δ</m:t>
              </m:r>
            </m:oMath>
            <w:r w:rsidR="00E947DF" w:rsidRPr="00FB11DD">
              <w:rPr>
                <w:sz w:val="20"/>
                <w:lang w:val="en-US"/>
              </w:rPr>
              <w:t xml:space="preserve"> </w:t>
            </w:r>
            <w:r w:rsidR="00E947DF">
              <w:rPr>
                <w:sz w:val="20"/>
                <w:lang w:val="en-US"/>
              </w:rPr>
              <w:t xml:space="preserve">= </w:t>
            </w:r>
            <w:r w:rsidR="008C0C53" w:rsidRPr="00FB11DD">
              <w:rPr>
                <w:sz w:val="20"/>
                <w:lang w:val="en-US"/>
              </w:rPr>
              <w:t>0.0005</w:t>
            </w:r>
          </w:p>
        </w:tc>
        <w:tc>
          <w:tcPr>
            <w:tcW w:w="492" w:type="pct"/>
          </w:tcPr>
          <w:p w14:paraId="79526780" w14:textId="2EA6146A" w:rsidR="008C0C53" w:rsidRPr="00B774C2" w:rsidRDefault="008C0C53" w:rsidP="007B626C">
            <w:pPr>
              <w:spacing w:before="40" w:after="60"/>
              <w:jc w:val="center"/>
              <w:rPr>
                <w:b/>
                <w:bCs/>
                <w:sz w:val="20"/>
                <w:lang w:val="en-US"/>
              </w:rPr>
            </w:pPr>
            <w:r w:rsidRPr="00B61AE7">
              <w:rPr>
                <w:sz w:val="20"/>
                <w:lang w:val="en-US"/>
              </w:rPr>
              <w:t>1138.43</w:t>
            </w:r>
          </w:p>
        </w:tc>
        <w:tc>
          <w:tcPr>
            <w:tcW w:w="688" w:type="pct"/>
          </w:tcPr>
          <w:p w14:paraId="2DA3DD8D" w14:textId="0C519669" w:rsidR="008C0C53" w:rsidRPr="00B61AE7" w:rsidRDefault="008C0C53" w:rsidP="007B626C">
            <w:pPr>
              <w:spacing w:before="40" w:after="60"/>
              <w:jc w:val="center"/>
              <w:rPr>
                <w:sz w:val="20"/>
                <w:lang w:val="en-US"/>
              </w:rPr>
            </w:pPr>
            <w:r w:rsidRPr="00B61AE7">
              <w:rPr>
                <w:sz w:val="20"/>
                <w:lang w:val="en-US"/>
              </w:rPr>
              <w:t>1134.79</w:t>
            </w:r>
          </w:p>
        </w:tc>
        <w:tc>
          <w:tcPr>
            <w:tcW w:w="637" w:type="pct"/>
          </w:tcPr>
          <w:p w14:paraId="349A8A10" w14:textId="1D5E93A4" w:rsidR="008C0C53" w:rsidRPr="00B61AE7" w:rsidRDefault="008C0C53" w:rsidP="007B626C">
            <w:pPr>
              <w:spacing w:before="40" w:after="60"/>
              <w:jc w:val="center"/>
              <w:rPr>
                <w:sz w:val="20"/>
                <w:lang w:val="en-US"/>
              </w:rPr>
            </w:pPr>
            <w:r w:rsidRPr="00B61AE7">
              <w:rPr>
                <w:sz w:val="20"/>
                <w:lang w:val="en-US"/>
              </w:rPr>
              <w:t>1137.57</w:t>
            </w:r>
          </w:p>
        </w:tc>
        <w:tc>
          <w:tcPr>
            <w:tcW w:w="637" w:type="pct"/>
          </w:tcPr>
          <w:p w14:paraId="0D259926" w14:textId="7552E8B7" w:rsidR="008C0C53" w:rsidRPr="00B61AE7" w:rsidRDefault="008C0C53" w:rsidP="007B626C">
            <w:pPr>
              <w:spacing w:before="40" w:after="60"/>
              <w:jc w:val="center"/>
              <w:rPr>
                <w:sz w:val="20"/>
                <w:lang w:val="en-US"/>
              </w:rPr>
            </w:pPr>
            <w:r w:rsidRPr="00B61AE7">
              <w:rPr>
                <w:sz w:val="20"/>
                <w:lang w:val="en-US"/>
              </w:rPr>
              <w:t>1137.94</w:t>
            </w:r>
          </w:p>
        </w:tc>
        <w:tc>
          <w:tcPr>
            <w:tcW w:w="760" w:type="pct"/>
          </w:tcPr>
          <w:p w14:paraId="69779438" w14:textId="18BE98C9" w:rsidR="008C0C53" w:rsidRPr="00B61AE7" w:rsidRDefault="008C0C53" w:rsidP="007B626C">
            <w:pPr>
              <w:spacing w:before="40" w:after="60"/>
              <w:jc w:val="center"/>
              <w:rPr>
                <w:sz w:val="20"/>
                <w:lang w:val="en-US"/>
              </w:rPr>
            </w:pPr>
            <w:r w:rsidRPr="00842988">
              <w:rPr>
                <w:b/>
                <w:bCs/>
                <w:sz w:val="20"/>
                <w:lang w:val="en-US"/>
              </w:rPr>
              <w:t>1138.44</w:t>
            </w:r>
          </w:p>
        </w:tc>
        <w:tc>
          <w:tcPr>
            <w:tcW w:w="639" w:type="pct"/>
          </w:tcPr>
          <w:p w14:paraId="20486728" w14:textId="356C4418" w:rsidR="008C0C53" w:rsidRPr="00B61AE7" w:rsidRDefault="008C0C53" w:rsidP="007B626C">
            <w:pPr>
              <w:spacing w:before="40" w:after="60"/>
              <w:jc w:val="center"/>
              <w:rPr>
                <w:sz w:val="20"/>
                <w:lang w:val="en-US"/>
              </w:rPr>
            </w:pPr>
            <w:r w:rsidRPr="00B61AE7">
              <w:rPr>
                <w:sz w:val="20"/>
                <w:lang w:val="en-US"/>
              </w:rPr>
              <w:t>1137.8</w:t>
            </w:r>
            <w:r>
              <w:rPr>
                <w:sz w:val="20"/>
                <w:lang w:val="en-US"/>
              </w:rPr>
              <w:t>0</w:t>
            </w:r>
          </w:p>
        </w:tc>
        <w:tc>
          <w:tcPr>
            <w:tcW w:w="600" w:type="pct"/>
          </w:tcPr>
          <w:p w14:paraId="5FC84922" w14:textId="7D33789B" w:rsidR="008C0C53" w:rsidRPr="00B61AE7" w:rsidRDefault="008C0C53" w:rsidP="007B626C">
            <w:pPr>
              <w:spacing w:before="40" w:after="60"/>
              <w:jc w:val="center"/>
              <w:rPr>
                <w:sz w:val="20"/>
                <w:lang w:val="en-US"/>
              </w:rPr>
            </w:pPr>
            <w:r w:rsidRPr="00B61AE7">
              <w:rPr>
                <w:sz w:val="20"/>
                <w:lang w:val="en-US"/>
              </w:rPr>
              <w:t>1138.14</w:t>
            </w:r>
          </w:p>
        </w:tc>
      </w:tr>
      <w:tr w:rsidR="008C0C53" w:rsidRPr="009011FB" w14:paraId="400E233A" w14:textId="77777777" w:rsidTr="00E947DF">
        <w:trPr>
          <w:trHeight w:val="20"/>
        </w:trPr>
        <w:tc>
          <w:tcPr>
            <w:tcW w:w="547" w:type="pct"/>
          </w:tcPr>
          <w:p w14:paraId="2890AC17" w14:textId="3815A2E0" w:rsidR="008C0C53" w:rsidRPr="00B61AE7" w:rsidRDefault="007B626C" w:rsidP="00B61AE7">
            <w:pPr>
              <w:spacing w:before="40" w:after="60"/>
              <w:rPr>
                <w:sz w:val="20"/>
                <w:lang w:val="en-US"/>
              </w:rPr>
            </w:pPr>
            <m:oMath>
              <m:r>
                <w:rPr>
                  <w:rFonts w:ascii="Cambria Math" w:hAnsi="Cambria Math"/>
                  <w:sz w:val="20"/>
                  <w:lang w:val="en-GB"/>
                </w:rPr>
                <m:t>δ</m:t>
              </m:r>
            </m:oMath>
            <w:r w:rsidR="00E947DF" w:rsidRPr="006616ED">
              <w:rPr>
                <w:sz w:val="20"/>
                <w:lang w:val="en-US"/>
              </w:rPr>
              <w:t xml:space="preserve"> </w:t>
            </w:r>
            <w:r w:rsidR="00E947DF">
              <w:rPr>
                <w:sz w:val="20"/>
                <w:lang w:val="en-US"/>
              </w:rPr>
              <w:t xml:space="preserve">= </w:t>
            </w:r>
            <w:r w:rsidR="008C0C53" w:rsidRPr="006616ED">
              <w:rPr>
                <w:sz w:val="20"/>
                <w:lang w:val="en-US"/>
              </w:rPr>
              <w:t>0.001</w:t>
            </w:r>
          </w:p>
        </w:tc>
        <w:tc>
          <w:tcPr>
            <w:tcW w:w="492" w:type="pct"/>
          </w:tcPr>
          <w:p w14:paraId="52FB6FF6" w14:textId="3E962D87" w:rsidR="008C0C53" w:rsidRPr="00B774C2" w:rsidRDefault="008C0C53" w:rsidP="007B626C">
            <w:pPr>
              <w:spacing w:before="40" w:after="60"/>
              <w:jc w:val="center"/>
              <w:rPr>
                <w:b/>
                <w:bCs/>
                <w:sz w:val="20"/>
                <w:lang w:val="en-US"/>
              </w:rPr>
            </w:pPr>
            <w:r w:rsidRPr="00842988">
              <w:rPr>
                <w:b/>
                <w:bCs/>
                <w:sz w:val="20"/>
                <w:lang w:val="en-US"/>
              </w:rPr>
              <w:t>1113.95</w:t>
            </w:r>
          </w:p>
        </w:tc>
        <w:tc>
          <w:tcPr>
            <w:tcW w:w="688" w:type="pct"/>
          </w:tcPr>
          <w:p w14:paraId="7A2C3C93" w14:textId="095969C7" w:rsidR="008C0C53" w:rsidRPr="00B61AE7" w:rsidRDefault="008C0C53" w:rsidP="007B626C">
            <w:pPr>
              <w:spacing w:before="40" w:after="60"/>
              <w:jc w:val="center"/>
              <w:rPr>
                <w:sz w:val="20"/>
                <w:lang w:val="en-US"/>
              </w:rPr>
            </w:pPr>
            <w:r w:rsidRPr="00B61AE7">
              <w:rPr>
                <w:sz w:val="20"/>
                <w:lang w:val="en-US"/>
              </w:rPr>
              <w:t>1109.05</w:t>
            </w:r>
          </w:p>
        </w:tc>
        <w:tc>
          <w:tcPr>
            <w:tcW w:w="637" w:type="pct"/>
          </w:tcPr>
          <w:p w14:paraId="7FE695F8" w14:textId="5E269028" w:rsidR="008C0C53" w:rsidRPr="00B61AE7" w:rsidRDefault="008C0C53" w:rsidP="007B626C">
            <w:pPr>
              <w:spacing w:before="40" w:after="60"/>
              <w:jc w:val="center"/>
              <w:rPr>
                <w:sz w:val="20"/>
                <w:lang w:val="en-US"/>
              </w:rPr>
            </w:pPr>
            <w:r w:rsidRPr="00B61AE7">
              <w:rPr>
                <w:sz w:val="20"/>
                <w:lang w:val="en-US"/>
              </w:rPr>
              <w:t>1112.32</w:t>
            </w:r>
          </w:p>
        </w:tc>
        <w:tc>
          <w:tcPr>
            <w:tcW w:w="637" w:type="pct"/>
          </w:tcPr>
          <w:p w14:paraId="429948C5" w14:textId="7DE7A071" w:rsidR="008C0C53" w:rsidRPr="00B61AE7" w:rsidRDefault="008C0C53" w:rsidP="007B626C">
            <w:pPr>
              <w:spacing w:before="40" w:after="60"/>
              <w:jc w:val="center"/>
              <w:rPr>
                <w:sz w:val="20"/>
                <w:lang w:val="en-US"/>
              </w:rPr>
            </w:pPr>
            <w:r w:rsidRPr="00B61AE7">
              <w:rPr>
                <w:sz w:val="20"/>
                <w:lang w:val="en-US"/>
              </w:rPr>
              <w:t>1112.81</w:t>
            </w:r>
          </w:p>
        </w:tc>
        <w:tc>
          <w:tcPr>
            <w:tcW w:w="760" w:type="pct"/>
          </w:tcPr>
          <w:p w14:paraId="7291F621" w14:textId="2B771568" w:rsidR="008C0C53" w:rsidRPr="00B61AE7" w:rsidRDefault="008C0C53" w:rsidP="007B626C">
            <w:pPr>
              <w:spacing w:before="40" w:after="60"/>
              <w:jc w:val="center"/>
              <w:rPr>
                <w:sz w:val="20"/>
                <w:lang w:val="en-US"/>
              </w:rPr>
            </w:pPr>
            <w:r w:rsidRPr="00B61AE7">
              <w:rPr>
                <w:sz w:val="20"/>
                <w:lang w:val="en-US"/>
              </w:rPr>
              <w:t>1113.42</w:t>
            </w:r>
          </w:p>
        </w:tc>
        <w:tc>
          <w:tcPr>
            <w:tcW w:w="639" w:type="pct"/>
          </w:tcPr>
          <w:p w14:paraId="58A6BD09" w14:textId="092D4021" w:rsidR="008C0C53" w:rsidRPr="00B61AE7" w:rsidRDefault="008C0C53" w:rsidP="007B626C">
            <w:pPr>
              <w:spacing w:before="40" w:after="60"/>
              <w:jc w:val="center"/>
              <w:rPr>
                <w:sz w:val="20"/>
                <w:lang w:val="en-US"/>
              </w:rPr>
            </w:pPr>
            <w:r w:rsidRPr="00B61AE7">
              <w:rPr>
                <w:sz w:val="20"/>
                <w:lang w:val="en-US"/>
              </w:rPr>
              <w:t>1112.9</w:t>
            </w:r>
            <w:r>
              <w:rPr>
                <w:sz w:val="20"/>
                <w:lang w:val="en-US"/>
              </w:rPr>
              <w:t>0</w:t>
            </w:r>
          </w:p>
        </w:tc>
        <w:tc>
          <w:tcPr>
            <w:tcW w:w="600" w:type="pct"/>
          </w:tcPr>
          <w:p w14:paraId="4549ECCC" w14:textId="0E3BF473" w:rsidR="008C0C53" w:rsidRPr="00B61AE7" w:rsidRDefault="008C0C53" w:rsidP="007B626C">
            <w:pPr>
              <w:spacing w:before="40" w:after="60"/>
              <w:jc w:val="center"/>
              <w:rPr>
                <w:sz w:val="20"/>
                <w:lang w:val="en-US"/>
              </w:rPr>
            </w:pPr>
            <w:r w:rsidRPr="00B61AE7">
              <w:rPr>
                <w:sz w:val="20"/>
                <w:lang w:val="en-US"/>
              </w:rPr>
              <w:t>1113.37</w:t>
            </w:r>
          </w:p>
        </w:tc>
      </w:tr>
    </w:tbl>
    <w:p w14:paraId="567DDB4E" w14:textId="5003EF95" w:rsidR="00793798" w:rsidRDefault="00B059AA" w:rsidP="00A41F82">
      <w:pPr>
        <w:rPr>
          <w:sz w:val="20"/>
          <w:lang w:val="en-US"/>
        </w:rPr>
      </w:pPr>
      <w:r w:rsidRPr="00E350F3">
        <w:rPr>
          <w:sz w:val="20"/>
          <w:lang w:val="en-US"/>
        </w:rPr>
        <w:t>N</w:t>
      </w:r>
      <w:r w:rsidR="001E1071" w:rsidRPr="00E350F3">
        <w:rPr>
          <w:sz w:val="20"/>
          <w:lang w:val="en-US"/>
        </w:rPr>
        <w:t>ote</w:t>
      </w:r>
      <w:r w:rsidRPr="00E350F3">
        <w:rPr>
          <w:sz w:val="20"/>
          <w:lang w:val="en-US"/>
        </w:rPr>
        <w:t xml:space="preserve">: </w:t>
      </w:r>
      <w:r w:rsidR="00AF4133">
        <w:rPr>
          <w:sz w:val="20"/>
          <w:lang w:val="en-US"/>
        </w:rPr>
        <w:t>CE in EUR/ha</w:t>
      </w:r>
      <w:r w:rsidR="00A53FC9">
        <w:rPr>
          <w:sz w:val="20"/>
          <w:lang w:val="en-US"/>
        </w:rPr>
        <w:t xml:space="preserve">; </w:t>
      </w:r>
      <w:r>
        <w:rPr>
          <w:sz w:val="20"/>
          <w:lang w:val="en-US"/>
        </w:rPr>
        <w:t xml:space="preserve">the highest CE </w:t>
      </w:r>
      <w:r w:rsidR="00D26363">
        <w:rPr>
          <w:sz w:val="20"/>
          <w:lang w:val="en-US"/>
        </w:rPr>
        <w:t xml:space="preserve">for each risk aversion level </w:t>
      </w:r>
      <w:r w:rsidR="00A53FC9">
        <w:rPr>
          <w:sz w:val="20"/>
          <w:lang w:val="en-US"/>
        </w:rPr>
        <w:t xml:space="preserve">is </w:t>
      </w:r>
      <w:r w:rsidR="00005D44">
        <w:rPr>
          <w:sz w:val="20"/>
          <w:lang w:val="en-US"/>
        </w:rPr>
        <w:t>highlighted in bold.</w:t>
      </w:r>
    </w:p>
    <w:p w14:paraId="6AE5B741" w14:textId="77777777" w:rsidR="00B059AA" w:rsidRPr="00E350F3" w:rsidRDefault="00B059AA" w:rsidP="00A41F82">
      <w:pPr>
        <w:rPr>
          <w:sz w:val="20"/>
          <w:lang w:val="en-US"/>
        </w:rPr>
      </w:pPr>
    </w:p>
    <w:p w14:paraId="41A9EB9C" w14:textId="3B9BE29C" w:rsidR="00B64AC8" w:rsidRPr="00842988" w:rsidRDefault="00B64AC8" w:rsidP="00B64AC8">
      <w:pPr>
        <w:rPr>
          <w:i/>
          <w:iCs/>
          <w:lang w:val="en-US"/>
        </w:rPr>
      </w:pPr>
      <w:bookmarkStart w:id="35" w:name="_Ref216184771"/>
      <w:r w:rsidRPr="00B64AC8">
        <w:rPr>
          <w:i/>
          <w:iCs/>
          <w:lang w:val="en-US"/>
        </w:rPr>
        <w:t xml:space="preserve">Table </w:t>
      </w:r>
      <w:r w:rsidRPr="00B64AC8">
        <w:rPr>
          <w:i/>
          <w:iCs/>
          <w:lang w:val="en-US"/>
        </w:rPr>
        <w:fldChar w:fldCharType="begin"/>
      </w:r>
      <w:r w:rsidRPr="00B64AC8">
        <w:rPr>
          <w:i/>
          <w:iCs/>
          <w:lang w:val="en-US"/>
        </w:rPr>
        <w:instrText xml:space="preserve"> SEQ Table \* ARABIC </w:instrText>
      </w:r>
      <w:r w:rsidRPr="00B64AC8">
        <w:rPr>
          <w:i/>
          <w:iCs/>
          <w:lang w:val="en-US"/>
        </w:rPr>
        <w:fldChar w:fldCharType="separate"/>
      </w:r>
      <w:r w:rsidR="00F7102A">
        <w:rPr>
          <w:i/>
          <w:iCs/>
          <w:noProof/>
          <w:lang w:val="en-US"/>
        </w:rPr>
        <w:t>9</w:t>
      </w:r>
      <w:r w:rsidRPr="00B64AC8">
        <w:rPr>
          <w:i/>
          <w:iCs/>
          <w:lang w:val="en-US"/>
        </w:rPr>
        <w:fldChar w:fldCharType="end"/>
      </w:r>
      <w:bookmarkEnd w:id="35"/>
      <w:r w:rsidR="001038A7">
        <w:rPr>
          <w:i/>
          <w:iCs/>
          <w:lang w:val="en-US"/>
        </w:rPr>
        <w:t>.</w:t>
      </w:r>
      <w:r w:rsidRPr="00B64AC8">
        <w:rPr>
          <w:lang w:val="en-US"/>
        </w:rPr>
        <w:t xml:space="preserve"> </w:t>
      </w:r>
      <w:r w:rsidRPr="00842988">
        <w:rPr>
          <w:i/>
          <w:iCs/>
          <w:lang w:val="en-US"/>
        </w:rPr>
        <w:t xml:space="preserve">CPT results under broad framing </w:t>
      </w:r>
    </w:p>
    <w:tbl>
      <w:tblPr>
        <w:tblStyle w:val="TableGrid"/>
        <w:tblpPr w:leftFromText="180" w:rightFromText="180" w:vertAnchor="text" w:horzAnchor="margin" w:tblpY="-7"/>
        <w:tblW w:w="5000" w:type="pct"/>
        <w:tblBorders>
          <w:top w:val="single" w:sz="4" w:space="0" w:color="auto"/>
          <w:bottom w:val="single" w:sz="4" w:space="0" w:color="auto"/>
        </w:tblBorders>
        <w:tblLook w:val="04A0" w:firstRow="1" w:lastRow="0" w:firstColumn="1" w:lastColumn="0" w:noHBand="0" w:noVBand="1"/>
      </w:tblPr>
      <w:tblGrid>
        <w:gridCol w:w="3192"/>
        <w:gridCol w:w="1247"/>
        <w:gridCol w:w="1768"/>
        <w:gridCol w:w="1242"/>
        <w:gridCol w:w="1242"/>
        <w:gridCol w:w="1791"/>
        <w:gridCol w:w="1242"/>
        <w:gridCol w:w="1236"/>
      </w:tblGrid>
      <w:tr w:rsidR="00004191" w:rsidRPr="00D56703" w14:paraId="5A9168DF" w14:textId="77777777" w:rsidTr="00B64AC8">
        <w:tc>
          <w:tcPr>
            <w:tcW w:w="1231" w:type="pct"/>
            <w:tcBorders>
              <w:top w:val="single" w:sz="4" w:space="0" w:color="auto"/>
              <w:bottom w:val="nil"/>
            </w:tcBorders>
          </w:tcPr>
          <w:p w14:paraId="4B91ED21" w14:textId="77777777" w:rsidR="00004191" w:rsidRPr="00D56703" w:rsidRDefault="00004191" w:rsidP="002D29F3">
            <w:pPr>
              <w:spacing w:before="40" w:after="60"/>
              <w:rPr>
                <w:sz w:val="20"/>
                <w:lang w:val="en-US"/>
              </w:rPr>
            </w:pPr>
          </w:p>
        </w:tc>
        <w:tc>
          <w:tcPr>
            <w:tcW w:w="481" w:type="pct"/>
            <w:tcBorders>
              <w:top w:val="single" w:sz="4" w:space="0" w:color="auto"/>
              <w:bottom w:val="nil"/>
            </w:tcBorders>
          </w:tcPr>
          <w:p w14:paraId="3842E055" w14:textId="77777777" w:rsidR="00004191" w:rsidRPr="00D56703" w:rsidRDefault="00004191" w:rsidP="002D29F3">
            <w:pPr>
              <w:spacing w:before="40" w:after="60"/>
              <w:rPr>
                <w:sz w:val="20"/>
                <w:lang w:val="en-US"/>
              </w:rPr>
            </w:pPr>
            <w:r w:rsidRPr="002C3221">
              <w:rPr>
                <w:b/>
                <w:bCs/>
                <w:sz w:val="20"/>
                <w:lang w:val="en-US"/>
              </w:rPr>
              <w:t>No contract</w:t>
            </w:r>
          </w:p>
        </w:tc>
        <w:tc>
          <w:tcPr>
            <w:tcW w:w="682" w:type="pct"/>
            <w:tcBorders>
              <w:top w:val="single" w:sz="4" w:space="0" w:color="auto"/>
              <w:bottom w:val="nil"/>
            </w:tcBorders>
          </w:tcPr>
          <w:p w14:paraId="78A4F272" w14:textId="77777777" w:rsidR="00004191" w:rsidRPr="00D56703" w:rsidRDefault="00004191" w:rsidP="002D29F3">
            <w:pPr>
              <w:spacing w:before="40" w:after="60"/>
              <w:rPr>
                <w:sz w:val="20"/>
                <w:lang w:val="en-US"/>
              </w:rPr>
            </w:pPr>
            <w:r w:rsidRPr="002C3221">
              <w:rPr>
                <w:b/>
                <w:bCs/>
                <w:sz w:val="20"/>
                <w:lang w:val="en-US"/>
              </w:rPr>
              <w:t>Forward contrac</w:t>
            </w:r>
            <w:r>
              <w:rPr>
                <w:b/>
                <w:bCs/>
                <w:sz w:val="20"/>
                <w:lang w:val="en-US"/>
              </w:rPr>
              <w:t>t</w:t>
            </w:r>
          </w:p>
        </w:tc>
        <w:tc>
          <w:tcPr>
            <w:tcW w:w="479" w:type="pct"/>
            <w:tcBorders>
              <w:top w:val="single" w:sz="4" w:space="0" w:color="auto"/>
              <w:bottom w:val="single" w:sz="4" w:space="0" w:color="auto"/>
            </w:tcBorders>
          </w:tcPr>
          <w:p w14:paraId="6AF5E9E3" w14:textId="77777777" w:rsidR="00004191" w:rsidRPr="00D56703" w:rsidRDefault="00004191" w:rsidP="002D29F3">
            <w:pPr>
              <w:spacing w:before="40" w:after="60"/>
              <w:rPr>
                <w:sz w:val="20"/>
                <w:lang w:val="en-US"/>
              </w:rPr>
            </w:pPr>
          </w:p>
        </w:tc>
        <w:tc>
          <w:tcPr>
            <w:tcW w:w="479" w:type="pct"/>
            <w:tcBorders>
              <w:top w:val="single" w:sz="4" w:space="0" w:color="auto"/>
              <w:bottom w:val="single" w:sz="4" w:space="0" w:color="auto"/>
            </w:tcBorders>
          </w:tcPr>
          <w:p w14:paraId="771A87A6" w14:textId="77777777" w:rsidR="00004191" w:rsidRPr="00D56703" w:rsidRDefault="00004191" w:rsidP="002D29F3">
            <w:pPr>
              <w:spacing w:before="40" w:after="60"/>
              <w:rPr>
                <w:sz w:val="20"/>
                <w:lang w:val="en-US"/>
              </w:rPr>
            </w:pPr>
          </w:p>
        </w:tc>
        <w:tc>
          <w:tcPr>
            <w:tcW w:w="691" w:type="pct"/>
            <w:tcBorders>
              <w:top w:val="single" w:sz="4" w:space="0" w:color="auto"/>
              <w:bottom w:val="single" w:sz="4" w:space="0" w:color="auto"/>
            </w:tcBorders>
          </w:tcPr>
          <w:p w14:paraId="4FD2D195" w14:textId="77777777" w:rsidR="00004191" w:rsidRPr="00D56703" w:rsidRDefault="00004191" w:rsidP="002D29F3">
            <w:pPr>
              <w:spacing w:before="40" w:after="60"/>
              <w:rPr>
                <w:sz w:val="20"/>
                <w:lang w:val="en-US"/>
              </w:rPr>
            </w:pPr>
            <w:r>
              <w:rPr>
                <w:b/>
                <w:bCs/>
                <w:sz w:val="20"/>
                <w:lang w:val="en-US"/>
              </w:rPr>
              <w:t>Adjusted contract</w:t>
            </w:r>
          </w:p>
        </w:tc>
        <w:tc>
          <w:tcPr>
            <w:tcW w:w="479" w:type="pct"/>
            <w:tcBorders>
              <w:top w:val="single" w:sz="4" w:space="0" w:color="auto"/>
              <w:bottom w:val="single" w:sz="4" w:space="0" w:color="auto"/>
            </w:tcBorders>
          </w:tcPr>
          <w:p w14:paraId="65BF18B8" w14:textId="77777777" w:rsidR="00004191" w:rsidRPr="00D56703" w:rsidRDefault="00004191" w:rsidP="002D29F3">
            <w:pPr>
              <w:spacing w:before="40" w:after="60"/>
              <w:rPr>
                <w:sz w:val="20"/>
                <w:lang w:val="en-US"/>
              </w:rPr>
            </w:pPr>
          </w:p>
        </w:tc>
        <w:tc>
          <w:tcPr>
            <w:tcW w:w="477" w:type="pct"/>
            <w:tcBorders>
              <w:top w:val="single" w:sz="4" w:space="0" w:color="auto"/>
              <w:bottom w:val="single" w:sz="4" w:space="0" w:color="auto"/>
            </w:tcBorders>
          </w:tcPr>
          <w:p w14:paraId="6F2431A5" w14:textId="77777777" w:rsidR="00004191" w:rsidRPr="00D56703" w:rsidRDefault="00004191" w:rsidP="002D29F3">
            <w:pPr>
              <w:spacing w:before="40" w:after="60"/>
              <w:rPr>
                <w:sz w:val="20"/>
                <w:lang w:val="en-US"/>
              </w:rPr>
            </w:pPr>
          </w:p>
        </w:tc>
      </w:tr>
      <w:tr w:rsidR="00004191" w:rsidRPr="00D56703" w14:paraId="38435F58" w14:textId="77777777" w:rsidTr="00B64AC8">
        <w:tc>
          <w:tcPr>
            <w:tcW w:w="1231" w:type="pct"/>
            <w:tcBorders>
              <w:top w:val="nil"/>
              <w:bottom w:val="single" w:sz="4" w:space="0" w:color="auto"/>
            </w:tcBorders>
          </w:tcPr>
          <w:p w14:paraId="17711C70" w14:textId="77777777" w:rsidR="00004191" w:rsidRPr="00D56703" w:rsidRDefault="00004191" w:rsidP="002D29F3">
            <w:pPr>
              <w:spacing w:before="40" w:after="60"/>
              <w:rPr>
                <w:sz w:val="20"/>
                <w:lang w:val="en-US"/>
              </w:rPr>
            </w:pPr>
            <w:r>
              <w:rPr>
                <w:b/>
                <w:bCs/>
                <w:sz w:val="20"/>
                <w:lang w:val="en-US"/>
              </w:rPr>
              <w:t>Strike</w:t>
            </w:r>
          </w:p>
        </w:tc>
        <w:tc>
          <w:tcPr>
            <w:tcW w:w="481" w:type="pct"/>
            <w:tcBorders>
              <w:top w:val="nil"/>
              <w:bottom w:val="single" w:sz="4" w:space="0" w:color="auto"/>
            </w:tcBorders>
          </w:tcPr>
          <w:p w14:paraId="695CBDF7" w14:textId="77777777" w:rsidR="00004191" w:rsidRPr="00D56703" w:rsidRDefault="00004191" w:rsidP="002D29F3">
            <w:pPr>
              <w:spacing w:before="40" w:after="60"/>
              <w:jc w:val="center"/>
              <w:rPr>
                <w:sz w:val="20"/>
                <w:lang w:val="en-US"/>
              </w:rPr>
            </w:pPr>
            <w:r>
              <w:rPr>
                <w:b/>
                <w:bCs/>
                <w:sz w:val="20"/>
                <w:lang w:val="en-US"/>
              </w:rPr>
              <w:t>-</w:t>
            </w:r>
          </w:p>
        </w:tc>
        <w:tc>
          <w:tcPr>
            <w:tcW w:w="682" w:type="pct"/>
            <w:tcBorders>
              <w:top w:val="nil"/>
              <w:bottom w:val="single" w:sz="4" w:space="0" w:color="auto"/>
            </w:tcBorders>
          </w:tcPr>
          <w:p w14:paraId="25F09F4C" w14:textId="77777777" w:rsidR="00004191" w:rsidRPr="00D56703" w:rsidRDefault="00004191" w:rsidP="002D29F3">
            <w:pPr>
              <w:spacing w:before="40" w:after="60"/>
              <w:jc w:val="center"/>
              <w:rPr>
                <w:sz w:val="20"/>
                <w:lang w:val="en-US"/>
              </w:rPr>
            </w:pPr>
            <w:r>
              <w:rPr>
                <w:b/>
                <w:bCs/>
                <w:sz w:val="20"/>
                <w:lang w:val="en-US"/>
              </w:rPr>
              <w:t>-</w:t>
            </w:r>
          </w:p>
        </w:tc>
        <w:tc>
          <w:tcPr>
            <w:tcW w:w="479" w:type="pct"/>
            <w:tcBorders>
              <w:top w:val="single" w:sz="4" w:space="0" w:color="auto"/>
              <w:bottom w:val="single" w:sz="4" w:space="0" w:color="auto"/>
            </w:tcBorders>
          </w:tcPr>
          <w:p w14:paraId="1B1BF609" w14:textId="30F50CD3" w:rsidR="00004191" w:rsidRPr="00D56703" w:rsidRDefault="00004191" w:rsidP="002D29F3">
            <w:pPr>
              <w:spacing w:before="40" w:after="60"/>
              <w:jc w:val="center"/>
              <w:rPr>
                <w:sz w:val="20"/>
                <w:lang w:val="en-US"/>
              </w:rPr>
            </w:pPr>
            <w:r>
              <w:rPr>
                <w:b/>
                <w:bCs/>
                <w:sz w:val="20"/>
                <w:lang w:val="en-US"/>
              </w:rPr>
              <w:t>0.355</w:t>
            </w:r>
          </w:p>
        </w:tc>
        <w:tc>
          <w:tcPr>
            <w:tcW w:w="479" w:type="pct"/>
            <w:tcBorders>
              <w:top w:val="single" w:sz="4" w:space="0" w:color="auto"/>
              <w:bottom w:val="single" w:sz="4" w:space="0" w:color="auto"/>
            </w:tcBorders>
          </w:tcPr>
          <w:p w14:paraId="1ABA7F6E" w14:textId="19029C81" w:rsidR="00004191" w:rsidRPr="00D56703" w:rsidRDefault="00004191" w:rsidP="002D29F3">
            <w:pPr>
              <w:spacing w:before="40" w:after="60"/>
              <w:jc w:val="center"/>
              <w:rPr>
                <w:sz w:val="20"/>
                <w:lang w:val="en-US"/>
              </w:rPr>
            </w:pPr>
            <w:r>
              <w:rPr>
                <w:b/>
                <w:bCs/>
                <w:sz w:val="20"/>
                <w:lang w:val="en-US"/>
              </w:rPr>
              <w:t>0.361</w:t>
            </w:r>
          </w:p>
        </w:tc>
        <w:tc>
          <w:tcPr>
            <w:tcW w:w="691" w:type="pct"/>
            <w:tcBorders>
              <w:top w:val="single" w:sz="4" w:space="0" w:color="auto"/>
              <w:bottom w:val="single" w:sz="4" w:space="0" w:color="auto"/>
            </w:tcBorders>
          </w:tcPr>
          <w:p w14:paraId="7FB74F5C" w14:textId="59C2C91A" w:rsidR="00004191" w:rsidRPr="00D56703" w:rsidRDefault="00004191" w:rsidP="002D29F3">
            <w:pPr>
              <w:spacing w:before="40" w:after="60"/>
              <w:jc w:val="center"/>
              <w:rPr>
                <w:sz w:val="20"/>
                <w:lang w:val="en-US"/>
              </w:rPr>
            </w:pPr>
            <w:r>
              <w:rPr>
                <w:b/>
                <w:bCs/>
                <w:sz w:val="20"/>
                <w:lang w:val="en-US"/>
              </w:rPr>
              <w:t>0.368</w:t>
            </w:r>
          </w:p>
        </w:tc>
        <w:tc>
          <w:tcPr>
            <w:tcW w:w="479" w:type="pct"/>
            <w:tcBorders>
              <w:top w:val="single" w:sz="4" w:space="0" w:color="auto"/>
              <w:bottom w:val="single" w:sz="4" w:space="0" w:color="auto"/>
            </w:tcBorders>
          </w:tcPr>
          <w:p w14:paraId="366C89AA" w14:textId="54D59861" w:rsidR="00004191" w:rsidRPr="00D56703" w:rsidRDefault="00004191" w:rsidP="002D29F3">
            <w:pPr>
              <w:spacing w:before="40" w:after="60"/>
              <w:jc w:val="center"/>
              <w:rPr>
                <w:sz w:val="20"/>
                <w:lang w:val="en-US"/>
              </w:rPr>
            </w:pPr>
            <w:r>
              <w:rPr>
                <w:b/>
                <w:bCs/>
                <w:sz w:val="20"/>
                <w:lang w:val="en-US"/>
              </w:rPr>
              <w:t>0.376</w:t>
            </w:r>
          </w:p>
        </w:tc>
        <w:tc>
          <w:tcPr>
            <w:tcW w:w="477" w:type="pct"/>
            <w:tcBorders>
              <w:top w:val="single" w:sz="4" w:space="0" w:color="auto"/>
              <w:bottom w:val="single" w:sz="4" w:space="0" w:color="auto"/>
            </w:tcBorders>
          </w:tcPr>
          <w:p w14:paraId="7CEA015E" w14:textId="281E0DE5" w:rsidR="00004191" w:rsidRPr="00D56703" w:rsidRDefault="00004191" w:rsidP="002D29F3">
            <w:pPr>
              <w:spacing w:before="40" w:after="60"/>
              <w:jc w:val="center"/>
              <w:rPr>
                <w:sz w:val="20"/>
                <w:lang w:val="en-US"/>
              </w:rPr>
            </w:pPr>
            <w:r>
              <w:rPr>
                <w:b/>
                <w:bCs/>
                <w:sz w:val="20"/>
                <w:lang w:val="en-US"/>
              </w:rPr>
              <w:t>0.388</w:t>
            </w:r>
          </w:p>
        </w:tc>
      </w:tr>
      <w:tr w:rsidR="00341F00" w:rsidRPr="00D56703" w14:paraId="4FAAD4B0" w14:textId="77777777" w:rsidTr="00B64AC8">
        <w:tc>
          <w:tcPr>
            <w:tcW w:w="1231" w:type="pct"/>
            <w:tcBorders>
              <w:top w:val="single" w:sz="4" w:space="0" w:color="auto"/>
            </w:tcBorders>
          </w:tcPr>
          <w:p w14:paraId="0BAD97E7" w14:textId="48AB7A97" w:rsidR="00341F00" w:rsidRPr="00740604" w:rsidRDefault="00740604" w:rsidP="008F50F4">
            <w:pPr>
              <w:spacing w:before="40" w:after="60"/>
              <w:rPr>
                <w:sz w:val="20"/>
                <w:lang w:val="en-US"/>
              </w:rPr>
            </w:pPr>
            <m:oMathPara>
              <m:oMathParaPr>
                <m:jc m:val="left"/>
              </m:oMathParaPr>
              <m:oMath>
                <m:r>
                  <w:rPr>
                    <w:rFonts w:ascii="Cambria Math" w:hAnsi="Cambria Math"/>
                    <w:sz w:val="20"/>
                  </w:rPr>
                  <m:t xml:space="preserve">a=0.334; λ=1.574; γ=0.571  </m:t>
                </m:r>
              </m:oMath>
            </m:oMathPara>
          </w:p>
        </w:tc>
        <w:tc>
          <w:tcPr>
            <w:tcW w:w="481" w:type="pct"/>
            <w:tcBorders>
              <w:top w:val="single" w:sz="4" w:space="0" w:color="auto"/>
            </w:tcBorders>
          </w:tcPr>
          <w:p w14:paraId="1DA91FBC" w14:textId="77777777" w:rsidR="00341F00" w:rsidRPr="00740604" w:rsidRDefault="00341F00" w:rsidP="00341F00">
            <w:pPr>
              <w:spacing w:before="40" w:after="60"/>
              <w:jc w:val="center"/>
              <w:rPr>
                <w:sz w:val="20"/>
                <w:lang w:val="en-US"/>
              </w:rPr>
            </w:pPr>
            <w:r w:rsidRPr="00740604">
              <w:rPr>
                <w:sz w:val="20"/>
                <w:lang w:val="en-US"/>
              </w:rPr>
              <w:t>-2.43</w:t>
            </w:r>
          </w:p>
        </w:tc>
        <w:tc>
          <w:tcPr>
            <w:tcW w:w="682" w:type="pct"/>
            <w:tcBorders>
              <w:top w:val="single" w:sz="4" w:space="0" w:color="auto"/>
            </w:tcBorders>
          </w:tcPr>
          <w:p w14:paraId="7C332637" w14:textId="77777777" w:rsidR="00341F00" w:rsidRPr="00740604" w:rsidRDefault="00341F00" w:rsidP="00341F00">
            <w:pPr>
              <w:spacing w:before="40" w:after="60"/>
              <w:jc w:val="center"/>
              <w:rPr>
                <w:sz w:val="20"/>
                <w:lang w:val="en-US"/>
              </w:rPr>
            </w:pPr>
            <w:r w:rsidRPr="00740604">
              <w:rPr>
                <w:sz w:val="20"/>
                <w:lang w:val="en-US"/>
              </w:rPr>
              <w:t>-2.48</w:t>
            </w:r>
          </w:p>
        </w:tc>
        <w:tc>
          <w:tcPr>
            <w:tcW w:w="479" w:type="pct"/>
            <w:tcBorders>
              <w:top w:val="single" w:sz="4" w:space="0" w:color="auto"/>
            </w:tcBorders>
          </w:tcPr>
          <w:p w14:paraId="514E11A7" w14:textId="77777777" w:rsidR="00341F00" w:rsidRPr="00740604" w:rsidRDefault="00341F00" w:rsidP="00341F00">
            <w:pPr>
              <w:spacing w:before="40" w:after="60"/>
              <w:jc w:val="center"/>
              <w:rPr>
                <w:sz w:val="20"/>
                <w:lang w:val="en-US"/>
              </w:rPr>
            </w:pPr>
            <w:r w:rsidRPr="00740604">
              <w:rPr>
                <w:sz w:val="20"/>
                <w:lang w:val="en-US"/>
              </w:rPr>
              <w:t>-2.44</w:t>
            </w:r>
          </w:p>
        </w:tc>
        <w:tc>
          <w:tcPr>
            <w:tcW w:w="479" w:type="pct"/>
            <w:tcBorders>
              <w:top w:val="single" w:sz="4" w:space="0" w:color="auto"/>
            </w:tcBorders>
          </w:tcPr>
          <w:p w14:paraId="3B080F4E" w14:textId="77777777" w:rsidR="00341F00" w:rsidRPr="00740604" w:rsidRDefault="00341F00" w:rsidP="00341F00">
            <w:pPr>
              <w:spacing w:before="40" w:after="60"/>
              <w:jc w:val="center"/>
              <w:rPr>
                <w:sz w:val="20"/>
                <w:lang w:val="en-US"/>
              </w:rPr>
            </w:pPr>
            <w:r w:rsidRPr="00740604">
              <w:rPr>
                <w:sz w:val="20"/>
                <w:lang w:val="en-US"/>
              </w:rPr>
              <w:t>-2.42</w:t>
            </w:r>
          </w:p>
        </w:tc>
        <w:tc>
          <w:tcPr>
            <w:tcW w:w="691" w:type="pct"/>
            <w:tcBorders>
              <w:top w:val="single" w:sz="4" w:space="0" w:color="auto"/>
            </w:tcBorders>
          </w:tcPr>
          <w:p w14:paraId="3F4002CC" w14:textId="77777777" w:rsidR="00341F00" w:rsidRPr="00740604" w:rsidRDefault="00341F00" w:rsidP="00341F00">
            <w:pPr>
              <w:spacing w:before="40" w:after="60"/>
              <w:jc w:val="center"/>
              <w:rPr>
                <w:sz w:val="20"/>
                <w:lang w:val="en-US"/>
              </w:rPr>
            </w:pPr>
            <w:r w:rsidRPr="00740604">
              <w:rPr>
                <w:sz w:val="20"/>
                <w:lang w:val="en-US"/>
              </w:rPr>
              <w:t>-2.44</w:t>
            </w:r>
          </w:p>
        </w:tc>
        <w:tc>
          <w:tcPr>
            <w:tcW w:w="479" w:type="pct"/>
            <w:tcBorders>
              <w:top w:val="single" w:sz="4" w:space="0" w:color="auto"/>
            </w:tcBorders>
          </w:tcPr>
          <w:p w14:paraId="15B80F53" w14:textId="77777777" w:rsidR="00341F00" w:rsidRPr="00740604" w:rsidRDefault="00341F00" w:rsidP="00341F00">
            <w:pPr>
              <w:spacing w:before="40" w:after="60"/>
              <w:jc w:val="center"/>
              <w:rPr>
                <w:sz w:val="20"/>
                <w:lang w:val="en-US"/>
              </w:rPr>
            </w:pPr>
            <w:r w:rsidRPr="00740604">
              <w:rPr>
                <w:sz w:val="20"/>
                <w:lang w:val="en-US"/>
              </w:rPr>
              <w:t>-2.46</w:t>
            </w:r>
          </w:p>
        </w:tc>
        <w:tc>
          <w:tcPr>
            <w:tcW w:w="477" w:type="pct"/>
            <w:tcBorders>
              <w:top w:val="single" w:sz="4" w:space="0" w:color="auto"/>
            </w:tcBorders>
          </w:tcPr>
          <w:p w14:paraId="51309401" w14:textId="77777777" w:rsidR="00341F00" w:rsidRPr="00740604" w:rsidRDefault="00341F00" w:rsidP="00341F00">
            <w:pPr>
              <w:spacing w:before="40" w:after="60"/>
              <w:jc w:val="center"/>
              <w:rPr>
                <w:sz w:val="20"/>
                <w:lang w:val="en-US"/>
              </w:rPr>
            </w:pPr>
            <w:r w:rsidRPr="00740604">
              <w:rPr>
                <w:sz w:val="20"/>
                <w:lang w:val="en-US"/>
              </w:rPr>
              <w:t>-2.45</w:t>
            </w:r>
          </w:p>
        </w:tc>
      </w:tr>
      <w:tr w:rsidR="00341F00" w:rsidRPr="00D56703" w14:paraId="731EBAA7" w14:textId="77777777" w:rsidTr="00B64AC8">
        <w:tc>
          <w:tcPr>
            <w:tcW w:w="1231" w:type="pct"/>
          </w:tcPr>
          <w:p w14:paraId="67AE341C" w14:textId="156B639B" w:rsidR="00341F00" w:rsidRPr="00740604" w:rsidRDefault="00740604" w:rsidP="008F50F4">
            <w:pPr>
              <w:spacing w:before="40" w:after="60"/>
              <w:rPr>
                <w:sz w:val="20"/>
                <w:lang w:val="en-US"/>
              </w:rPr>
            </w:pPr>
            <m:oMathPara>
              <m:oMathParaPr>
                <m:jc m:val="left"/>
              </m:oMathParaPr>
              <m:oMath>
                <m:r>
                  <w:rPr>
                    <w:rFonts w:ascii="Cambria Math" w:hAnsi="Cambria Math"/>
                    <w:sz w:val="20"/>
                  </w:rPr>
                  <m:t>a=0.1</m:t>
                </m:r>
              </m:oMath>
            </m:oMathPara>
          </w:p>
        </w:tc>
        <w:tc>
          <w:tcPr>
            <w:tcW w:w="481" w:type="pct"/>
          </w:tcPr>
          <w:p w14:paraId="2111FDA6" w14:textId="77777777" w:rsidR="00341F00" w:rsidRPr="00740604" w:rsidRDefault="00341F00" w:rsidP="00341F00">
            <w:pPr>
              <w:spacing w:before="40" w:after="60"/>
              <w:jc w:val="center"/>
              <w:rPr>
                <w:sz w:val="20"/>
                <w:lang w:val="en-US"/>
              </w:rPr>
            </w:pPr>
            <w:r w:rsidRPr="00740604">
              <w:rPr>
                <w:sz w:val="20"/>
                <w:lang w:val="en-US"/>
              </w:rPr>
              <w:t>-0.47</w:t>
            </w:r>
          </w:p>
        </w:tc>
        <w:tc>
          <w:tcPr>
            <w:tcW w:w="682" w:type="pct"/>
          </w:tcPr>
          <w:p w14:paraId="4A3C9D39" w14:textId="77777777" w:rsidR="00341F00" w:rsidRPr="00740604" w:rsidRDefault="00341F00" w:rsidP="00341F00">
            <w:pPr>
              <w:spacing w:before="40" w:after="60"/>
              <w:jc w:val="center"/>
              <w:rPr>
                <w:sz w:val="20"/>
                <w:lang w:val="en-US"/>
              </w:rPr>
            </w:pPr>
            <w:r w:rsidRPr="00740604">
              <w:rPr>
                <w:sz w:val="20"/>
                <w:lang w:val="en-US"/>
              </w:rPr>
              <w:t>-0.48</w:t>
            </w:r>
          </w:p>
        </w:tc>
        <w:tc>
          <w:tcPr>
            <w:tcW w:w="479" w:type="pct"/>
          </w:tcPr>
          <w:p w14:paraId="12687E55" w14:textId="77777777" w:rsidR="00341F00" w:rsidRPr="00740604" w:rsidRDefault="00341F00" w:rsidP="00341F00">
            <w:pPr>
              <w:spacing w:before="40" w:after="60"/>
              <w:jc w:val="center"/>
              <w:rPr>
                <w:sz w:val="20"/>
                <w:lang w:val="en-US"/>
              </w:rPr>
            </w:pPr>
            <w:r w:rsidRPr="00740604">
              <w:rPr>
                <w:sz w:val="20"/>
                <w:lang w:val="en-US"/>
              </w:rPr>
              <w:t>-0.48</w:t>
            </w:r>
          </w:p>
        </w:tc>
        <w:tc>
          <w:tcPr>
            <w:tcW w:w="479" w:type="pct"/>
          </w:tcPr>
          <w:p w14:paraId="4DC34890" w14:textId="77777777" w:rsidR="00341F00" w:rsidRPr="00740604" w:rsidRDefault="00341F00" w:rsidP="00341F00">
            <w:pPr>
              <w:spacing w:before="40" w:after="60"/>
              <w:jc w:val="center"/>
              <w:rPr>
                <w:sz w:val="20"/>
                <w:lang w:val="en-US"/>
              </w:rPr>
            </w:pPr>
            <w:r w:rsidRPr="00740604">
              <w:rPr>
                <w:sz w:val="20"/>
                <w:lang w:val="en-US"/>
              </w:rPr>
              <w:t>-0.48</w:t>
            </w:r>
          </w:p>
        </w:tc>
        <w:tc>
          <w:tcPr>
            <w:tcW w:w="691" w:type="pct"/>
          </w:tcPr>
          <w:p w14:paraId="57C3934E" w14:textId="77777777" w:rsidR="00341F00" w:rsidRPr="00740604" w:rsidRDefault="00341F00" w:rsidP="00341F00">
            <w:pPr>
              <w:spacing w:before="40" w:after="60"/>
              <w:jc w:val="center"/>
              <w:rPr>
                <w:sz w:val="20"/>
                <w:lang w:val="en-US"/>
              </w:rPr>
            </w:pPr>
            <w:r w:rsidRPr="00740604">
              <w:rPr>
                <w:sz w:val="20"/>
                <w:lang w:val="en-US"/>
              </w:rPr>
              <w:t>-0.48</w:t>
            </w:r>
          </w:p>
        </w:tc>
        <w:tc>
          <w:tcPr>
            <w:tcW w:w="479" w:type="pct"/>
          </w:tcPr>
          <w:p w14:paraId="04F6ECC2" w14:textId="77777777" w:rsidR="00341F00" w:rsidRPr="00740604" w:rsidRDefault="00341F00" w:rsidP="00341F00">
            <w:pPr>
              <w:spacing w:before="40" w:after="60"/>
              <w:jc w:val="center"/>
              <w:rPr>
                <w:sz w:val="20"/>
                <w:lang w:val="en-US"/>
              </w:rPr>
            </w:pPr>
            <w:r w:rsidRPr="00740604">
              <w:rPr>
                <w:sz w:val="20"/>
                <w:lang w:val="en-US"/>
              </w:rPr>
              <w:t>-0.48</w:t>
            </w:r>
          </w:p>
        </w:tc>
        <w:tc>
          <w:tcPr>
            <w:tcW w:w="477" w:type="pct"/>
          </w:tcPr>
          <w:p w14:paraId="0FE584A7" w14:textId="77777777" w:rsidR="00341F00" w:rsidRPr="00740604" w:rsidRDefault="00341F00" w:rsidP="00341F00">
            <w:pPr>
              <w:spacing w:before="40" w:after="60"/>
              <w:jc w:val="center"/>
              <w:rPr>
                <w:sz w:val="20"/>
                <w:lang w:val="en-US"/>
              </w:rPr>
            </w:pPr>
            <w:r w:rsidRPr="00740604">
              <w:rPr>
                <w:sz w:val="20"/>
                <w:lang w:val="en-US"/>
              </w:rPr>
              <w:t>-0.48</w:t>
            </w:r>
          </w:p>
        </w:tc>
      </w:tr>
      <w:tr w:rsidR="00341F00" w:rsidRPr="00D56703" w14:paraId="69643FA3" w14:textId="77777777" w:rsidTr="00B64AC8">
        <w:tc>
          <w:tcPr>
            <w:tcW w:w="1231" w:type="pct"/>
          </w:tcPr>
          <w:p w14:paraId="7CEB9D83" w14:textId="02FE8693" w:rsidR="00341F00" w:rsidRPr="00740604" w:rsidRDefault="00740604" w:rsidP="008F50F4">
            <w:pPr>
              <w:spacing w:before="40" w:after="60"/>
              <w:rPr>
                <w:sz w:val="20"/>
                <w:lang w:val="en-US"/>
              </w:rPr>
            </w:pPr>
            <m:oMathPara>
              <m:oMathParaPr>
                <m:jc m:val="left"/>
              </m:oMathParaPr>
              <m:oMath>
                <m:r>
                  <w:rPr>
                    <w:rFonts w:ascii="Cambria Math" w:hAnsi="Cambria Math"/>
                    <w:sz w:val="20"/>
                  </w:rPr>
                  <m:t>a=0.5</m:t>
                </m:r>
              </m:oMath>
            </m:oMathPara>
          </w:p>
        </w:tc>
        <w:tc>
          <w:tcPr>
            <w:tcW w:w="481" w:type="pct"/>
          </w:tcPr>
          <w:p w14:paraId="7606ACBD" w14:textId="77777777" w:rsidR="00341F00" w:rsidRPr="00740604" w:rsidRDefault="00341F00" w:rsidP="00341F00">
            <w:pPr>
              <w:spacing w:before="40" w:after="60"/>
              <w:jc w:val="center"/>
              <w:rPr>
                <w:sz w:val="20"/>
                <w:lang w:val="en-US"/>
              </w:rPr>
            </w:pPr>
            <w:r w:rsidRPr="00740604">
              <w:rPr>
                <w:sz w:val="20"/>
                <w:lang w:val="en-US"/>
              </w:rPr>
              <w:t>-7.18</w:t>
            </w:r>
          </w:p>
        </w:tc>
        <w:tc>
          <w:tcPr>
            <w:tcW w:w="682" w:type="pct"/>
          </w:tcPr>
          <w:p w14:paraId="791DBC21" w14:textId="77777777" w:rsidR="00341F00" w:rsidRPr="00740604" w:rsidRDefault="00341F00" w:rsidP="00341F00">
            <w:pPr>
              <w:spacing w:before="40" w:after="60"/>
              <w:jc w:val="center"/>
              <w:rPr>
                <w:sz w:val="20"/>
                <w:lang w:val="en-US"/>
              </w:rPr>
            </w:pPr>
            <w:r w:rsidRPr="00740604">
              <w:rPr>
                <w:sz w:val="20"/>
                <w:lang w:val="en-US"/>
              </w:rPr>
              <w:t>-7.37</w:t>
            </w:r>
          </w:p>
        </w:tc>
        <w:tc>
          <w:tcPr>
            <w:tcW w:w="479" w:type="pct"/>
          </w:tcPr>
          <w:p w14:paraId="04C7265E" w14:textId="77777777" w:rsidR="00341F00" w:rsidRPr="00740604" w:rsidRDefault="00341F00" w:rsidP="00341F00">
            <w:pPr>
              <w:spacing w:before="40" w:after="60"/>
              <w:jc w:val="center"/>
              <w:rPr>
                <w:sz w:val="20"/>
                <w:lang w:val="en-US"/>
              </w:rPr>
            </w:pPr>
            <w:r w:rsidRPr="00740604">
              <w:rPr>
                <w:sz w:val="20"/>
                <w:lang w:val="en-US"/>
              </w:rPr>
              <w:t>-7.21</w:t>
            </w:r>
          </w:p>
        </w:tc>
        <w:tc>
          <w:tcPr>
            <w:tcW w:w="479" w:type="pct"/>
          </w:tcPr>
          <w:p w14:paraId="671798AC" w14:textId="77777777" w:rsidR="00341F00" w:rsidRPr="00740604" w:rsidRDefault="00341F00" w:rsidP="00341F00">
            <w:pPr>
              <w:spacing w:before="40" w:after="60"/>
              <w:jc w:val="center"/>
              <w:rPr>
                <w:sz w:val="20"/>
                <w:lang w:val="en-US"/>
              </w:rPr>
            </w:pPr>
            <w:r w:rsidRPr="00740604">
              <w:rPr>
                <w:sz w:val="20"/>
                <w:lang w:val="en-US"/>
              </w:rPr>
              <w:t>-7.16</w:t>
            </w:r>
          </w:p>
        </w:tc>
        <w:tc>
          <w:tcPr>
            <w:tcW w:w="691" w:type="pct"/>
          </w:tcPr>
          <w:p w14:paraId="0F48E4FD" w14:textId="77777777" w:rsidR="00341F00" w:rsidRPr="00740604" w:rsidRDefault="00341F00" w:rsidP="00341F00">
            <w:pPr>
              <w:spacing w:before="40" w:after="60"/>
              <w:jc w:val="center"/>
              <w:rPr>
                <w:sz w:val="20"/>
                <w:lang w:val="en-US"/>
              </w:rPr>
            </w:pPr>
            <w:r w:rsidRPr="00740604">
              <w:rPr>
                <w:sz w:val="20"/>
                <w:lang w:val="en-US"/>
              </w:rPr>
              <w:t>-7.19</w:t>
            </w:r>
          </w:p>
        </w:tc>
        <w:tc>
          <w:tcPr>
            <w:tcW w:w="479" w:type="pct"/>
          </w:tcPr>
          <w:p w14:paraId="7A8583F7" w14:textId="77777777" w:rsidR="00341F00" w:rsidRPr="00740604" w:rsidRDefault="00341F00" w:rsidP="00341F00">
            <w:pPr>
              <w:spacing w:before="40" w:after="60"/>
              <w:jc w:val="center"/>
              <w:rPr>
                <w:sz w:val="20"/>
                <w:lang w:val="en-US"/>
              </w:rPr>
            </w:pPr>
            <w:r w:rsidRPr="00740604">
              <w:rPr>
                <w:sz w:val="20"/>
                <w:lang w:val="en-US"/>
              </w:rPr>
              <w:t>-7.23</w:t>
            </w:r>
          </w:p>
        </w:tc>
        <w:tc>
          <w:tcPr>
            <w:tcW w:w="477" w:type="pct"/>
          </w:tcPr>
          <w:p w14:paraId="6F249490" w14:textId="77777777" w:rsidR="00341F00" w:rsidRPr="00740604" w:rsidRDefault="00341F00" w:rsidP="00341F00">
            <w:pPr>
              <w:spacing w:before="40" w:after="60"/>
              <w:jc w:val="center"/>
              <w:rPr>
                <w:sz w:val="20"/>
                <w:lang w:val="en-US"/>
              </w:rPr>
            </w:pPr>
            <w:r w:rsidRPr="00740604">
              <w:rPr>
                <w:sz w:val="20"/>
                <w:lang w:val="en-US"/>
              </w:rPr>
              <w:t>-7.23</w:t>
            </w:r>
          </w:p>
        </w:tc>
      </w:tr>
      <w:tr w:rsidR="00341F00" w:rsidRPr="00D56703" w14:paraId="41347906" w14:textId="77777777" w:rsidTr="00B64AC8">
        <w:tc>
          <w:tcPr>
            <w:tcW w:w="1231" w:type="pct"/>
          </w:tcPr>
          <w:p w14:paraId="45EA3CA3" w14:textId="416EA3B5" w:rsidR="00341F00" w:rsidRPr="00740604" w:rsidRDefault="00740604" w:rsidP="008F50F4">
            <w:pPr>
              <w:spacing w:before="40" w:after="60"/>
              <w:rPr>
                <w:sz w:val="20"/>
                <w:lang w:val="en-US"/>
              </w:rPr>
            </w:pPr>
            <m:oMathPara>
              <m:oMathParaPr>
                <m:jc m:val="left"/>
              </m:oMathParaPr>
              <m:oMath>
                <m:r>
                  <w:rPr>
                    <w:rFonts w:ascii="Cambria Math" w:hAnsi="Cambria Math"/>
                    <w:sz w:val="20"/>
                  </w:rPr>
                  <m:t>λ=0.5</m:t>
                </m:r>
              </m:oMath>
            </m:oMathPara>
          </w:p>
        </w:tc>
        <w:tc>
          <w:tcPr>
            <w:tcW w:w="481" w:type="pct"/>
          </w:tcPr>
          <w:p w14:paraId="46250CAF" w14:textId="77777777" w:rsidR="00341F00" w:rsidRPr="00740604" w:rsidRDefault="00341F00" w:rsidP="00341F00">
            <w:pPr>
              <w:spacing w:before="40" w:after="60"/>
              <w:jc w:val="center"/>
              <w:rPr>
                <w:sz w:val="20"/>
                <w:lang w:val="en-US"/>
              </w:rPr>
            </w:pPr>
            <w:r w:rsidRPr="00740604">
              <w:rPr>
                <w:sz w:val="20"/>
                <w:lang w:val="en-US"/>
              </w:rPr>
              <w:t>0.93</w:t>
            </w:r>
          </w:p>
        </w:tc>
        <w:tc>
          <w:tcPr>
            <w:tcW w:w="682" w:type="pct"/>
          </w:tcPr>
          <w:p w14:paraId="16647CC1" w14:textId="77777777" w:rsidR="00341F00" w:rsidRPr="00740604" w:rsidRDefault="00341F00" w:rsidP="00341F00">
            <w:pPr>
              <w:spacing w:before="40" w:after="60"/>
              <w:jc w:val="center"/>
              <w:rPr>
                <w:sz w:val="20"/>
                <w:lang w:val="en-US"/>
              </w:rPr>
            </w:pPr>
            <w:r w:rsidRPr="00740604">
              <w:rPr>
                <w:sz w:val="20"/>
                <w:lang w:val="en-US"/>
              </w:rPr>
              <w:t>0.92</w:t>
            </w:r>
          </w:p>
        </w:tc>
        <w:tc>
          <w:tcPr>
            <w:tcW w:w="479" w:type="pct"/>
          </w:tcPr>
          <w:p w14:paraId="2812B029" w14:textId="77777777" w:rsidR="00341F00" w:rsidRPr="00740604" w:rsidRDefault="00341F00" w:rsidP="00341F00">
            <w:pPr>
              <w:spacing w:before="40" w:after="60"/>
              <w:jc w:val="center"/>
              <w:rPr>
                <w:sz w:val="20"/>
                <w:lang w:val="en-US"/>
              </w:rPr>
            </w:pPr>
            <w:r w:rsidRPr="00740604">
              <w:rPr>
                <w:sz w:val="20"/>
                <w:lang w:val="en-US"/>
              </w:rPr>
              <w:t>0.93</w:t>
            </w:r>
          </w:p>
        </w:tc>
        <w:tc>
          <w:tcPr>
            <w:tcW w:w="479" w:type="pct"/>
          </w:tcPr>
          <w:p w14:paraId="6FFCE9A3" w14:textId="77777777" w:rsidR="00341F00" w:rsidRPr="00740604" w:rsidRDefault="00341F00" w:rsidP="00341F00">
            <w:pPr>
              <w:spacing w:before="40" w:after="60"/>
              <w:jc w:val="center"/>
              <w:rPr>
                <w:sz w:val="20"/>
                <w:lang w:val="en-US"/>
              </w:rPr>
            </w:pPr>
            <w:r w:rsidRPr="00740604">
              <w:rPr>
                <w:sz w:val="20"/>
                <w:lang w:val="en-US"/>
              </w:rPr>
              <w:t>0.95</w:t>
            </w:r>
          </w:p>
        </w:tc>
        <w:tc>
          <w:tcPr>
            <w:tcW w:w="691" w:type="pct"/>
          </w:tcPr>
          <w:p w14:paraId="549BFCC3" w14:textId="77777777" w:rsidR="00341F00" w:rsidRPr="00740604" w:rsidRDefault="00341F00" w:rsidP="00341F00">
            <w:pPr>
              <w:spacing w:before="40" w:after="60"/>
              <w:jc w:val="center"/>
              <w:rPr>
                <w:sz w:val="20"/>
                <w:lang w:val="en-US"/>
              </w:rPr>
            </w:pPr>
            <w:r w:rsidRPr="00740604">
              <w:rPr>
                <w:sz w:val="20"/>
                <w:lang w:val="en-US"/>
              </w:rPr>
              <w:t>0.93</w:t>
            </w:r>
          </w:p>
        </w:tc>
        <w:tc>
          <w:tcPr>
            <w:tcW w:w="479" w:type="pct"/>
          </w:tcPr>
          <w:p w14:paraId="7F3CAA10" w14:textId="77777777" w:rsidR="00341F00" w:rsidRPr="00740604" w:rsidRDefault="00341F00" w:rsidP="00341F00">
            <w:pPr>
              <w:spacing w:before="40" w:after="60"/>
              <w:jc w:val="center"/>
              <w:rPr>
                <w:sz w:val="20"/>
                <w:lang w:val="en-US"/>
              </w:rPr>
            </w:pPr>
            <w:r w:rsidRPr="00740604">
              <w:rPr>
                <w:sz w:val="20"/>
                <w:lang w:val="en-US"/>
              </w:rPr>
              <w:t>0.91</w:t>
            </w:r>
          </w:p>
        </w:tc>
        <w:tc>
          <w:tcPr>
            <w:tcW w:w="477" w:type="pct"/>
          </w:tcPr>
          <w:p w14:paraId="55553739" w14:textId="77777777" w:rsidR="00341F00" w:rsidRPr="00740604" w:rsidRDefault="00341F00" w:rsidP="00341F00">
            <w:pPr>
              <w:spacing w:before="40" w:after="60"/>
              <w:jc w:val="center"/>
              <w:rPr>
                <w:sz w:val="20"/>
                <w:lang w:val="en-US"/>
              </w:rPr>
            </w:pPr>
            <w:r w:rsidRPr="00740604">
              <w:rPr>
                <w:sz w:val="20"/>
                <w:lang w:val="en-US"/>
              </w:rPr>
              <w:t>0.91</w:t>
            </w:r>
          </w:p>
        </w:tc>
      </w:tr>
      <w:tr w:rsidR="00341F00" w:rsidRPr="00D56703" w14:paraId="2D5BADAD" w14:textId="77777777" w:rsidTr="00B64AC8">
        <w:tc>
          <w:tcPr>
            <w:tcW w:w="1231" w:type="pct"/>
          </w:tcPr>
          <w:p w14:paraId="1513A390" w14:textId="368D03D5" w:rsidR="00341F00" w:rsidRPr="00740604" w:rsidRDefault="00740604" w:rsidP="008F50F4">
            <w:pPr>
              <w:spacing w:before="40" w:after="60"/>
              <w:rPr>
                <w:sz w:val="20"/>
                <w:lang w:val="en-US"/>
              </w:rPr>
            </w:pPr>
            <m:oMathPara>
              <m:oMathParaPr>
                <m:jc m:val="left"/>
              </m:oMathParaPr>
              <m:oMath>
                <m:r>
                  <w:rPr>
                    <w:rFonts w:ascii="Cambria Math" w:hAnsi="Cambria Math"/>
                    <w:sz w:val="20"/>
                  </w:rPr>
                  <m:t>λ=2</m:t>
                </m:r>
              </m:oMath>
            </m:oMathPara>
          </w:p>
        </w:tc>
        <w:tc>
          <w:tcPr>
            <w:tcW w:w="481" w:type="pct"/>
          </w:tcPr>
          <w:p w14:paraId="2D76909F" w14:textId="77777777" w:rsidR="00341F00" w:rsidRPr="00740604" w:rsidRDefault="00341F00" w:rsidP="00341F00">
            <w:pPr>
              <w:spacing w:before="40" w:after="60"/>
              <w:jc w:val="center"/>
              <w:rPr>
                <w:sz w:val="20"/>
                <w:lang w:val="en-US"/>
              </w:rPr>
            </w:pPr>
            <w:r w:rsidRPr="00740604">
              <w:rPr>
                <w:sz w:val="20"/>
                <w:lang w:val="en-US"/>
              </w:rPr>
              <w:t>-3.76</w:t>
            </w:r>
          </w:p>
        </w:tc>
        <w:tc>
          <w:tcPr>
            <w:tcW w:w="682" w:type="pct"/>
          </w:tcPr>
          <w:p w14:paraId="3896FE47" w14:textId="77777777" w:rsidR="00341F00" w:rsidRPr="00740604" w:rsidRDefault="00341F00" w:rsidP="00341F00">
            <w:pPr>
              <w:spacing w:before="40" w:after="60"/>
              <w:jc w:val="center"/>
              <w:rPr>
                <w:sz w:val="20"/>
                <w:lang w:val="en-US"/>
              </w:rPr>
            </w:pPr>
            <w:r w:rsidRPr="00740604">
              <w:rPr>
                <w:sz w:val="20"/>
                <w:lang w:val="en-US"/>
              </w:rPr>
              <w:t>-3.83</w:t>
            </w:r>
          </w:p>
        </w:tc>
        <w:tc>
          <w:tcPr>
            <w:tcW w:w="479" w:type="pct"/>
          </w:tcPr>
          <w:p w14:paraId="13A5AD75" w14:textId="77777777" w:rsidR="00341F00" w:rsidRPr="00740604" w:rsidRDefault="00341F00" w:rsidP="00341F00">
            <w:pPr>
              <w:spacing w:before="40" w:after="60"/>
              <w:jc w:val="center"/>
              <w:rPr>
                <w:sz w:val="20"/>
                <w:lang w:val="en-US"/>
              </w:rPr>
            </w:pPr>
            <w:r w:rsidRPr="00740604">
              <w:rPr>
                <w:sz w:val="20"/>
                <w:lang w:val="en-US"/>
              </w:rPr>
              <w:t>-3.78</w:t>
            </w:r>
          </w:p>
        </w:tc>
        <w:tc>
          <w:tcPr>
            <w:tcW w:w="479" w:type="pct"/>
          </w:tcPr>
          <w:p w14:paraId="55FC15CE" w14:textId="77777777" w:rsidR="00341F00" w:rsidRPr="00740604" w:rsidRDefault="00341F00" w:rsidP="00341F00">
            <w:pPr>
              <w:spacing w:before="40" w:after="60"/>
              <w:jc w:val="center"/>
              <w:rPr>
                <w:sz w:val="20"/>
                <w:lang w:val="en-US"/>
              </w:rPr>
            </w:pPr>
            <w:r w:rsidRPr="00740604">
              <w:rPr>
                <w:sz w:val="20"/>
                <w:lang w:val="en-US"/>
              </w:rPr>
              <w:t>-3.76</w:t>
            </w:r>
          </w:p>
        </w:tc>
        <w:tc>
          <w:tcPr>
            <w:tcW w:w="691" w:type="pct"/>
          </w:tcPr>
          <w:p w14:paraId="42DD516F" w14:textId="77777777" w:rsidR="00341F00" w:rsidRPr="00740604" w:rsidRDefault="00341F00" w:rsidP="00341F00">
            <w:pPr>
              <w:spacing w:before="40" w:after="60"/>
              <w:jc w:val="center"/>
              <w:rPr>
                <w:sz w:val="20"/>
                <w:lang w:val="en-US"/>
              </w:rPr>
            </w:pPr>
            <w:r w:rsidRPr="00740604">
              <w:rPr>
                <w:sz w:val="20"/>
                <w:lang w:val="en-US"/>
              </w:rPr>
              <w:t>-3.78</w:t>
            </w:r>
          </w:p>
        </w:tc>
        <w:tc>
          <w:tcPr>
            <w:tcW w:w="479" w:type="pct"/>
          </w:tcPr>
          <w:p w14:paraId="3F89E1BF" w14:textId="77777777" w:rsidR="00341F00" w:rsidRPr="00740604" w:rsidRDefault="00341F00" w:rsidP="00341F00">
            <w:pPr>
              <w:spacing w:before="40" w:after="60"/>
              <w:jc w:val="center"/>
              <w:rPr>
                <w:sz w:val="20"/>
                <w:lang w:val="en-US"/>
              </w:rPr>
            </w:pPr>
            <w:r w:rsidRPr="00740604">
              <w:rPr>
                <w:sz w:val="20"/>
                <w:lang w:val="en-US"/>
              </w:rPr>
              <w:t>-3.79</w:t>
            </w:r>
          </w:p>
        </w:tc>
        <w:tc>
          <w:tcPr>
            <w:tcW w:w="477" w:type="pct"/>
          </w:tcPr>
          <w:p w14:paraId="27A62EBC" w14:textId="77777777" w:rsidR="00341F00" w:rsidRPr="00740604" w:rsidRDefault="00341F00" w:rsidP="00341F00">
            <w:pPr>
              <w:spacing w:before="40" w:after="60"/>
              <w:jc w:val="center"/>
              <w:rPr>
                <w:sz w:val="20"/>
                <w:lang w:val="en-US"/>
              </w:rPr>
            </w:pPr>
            <w:r w:rsidRPr="00740604">
              <w:rPr>
                <w:sz w:val="20"/>
                <w:lang w:val="en-US"/>
              </w:rPr>
              <w:t>-3.79</w:t>
            </w:r>
          </w:p>
        </w:tc>
      </w:tr>
      <w:tr w:rsidR="00341F00" w:rsidRPr="00D56703" w14:paraId="40F6224A" w14:textId="77777777" w:rsidTr="00B64AC8">
        <w:tc>
          <w:tcPr>
            <w:tcW w:w="1231" w:type="pct"/>
          </w:tcPr>
          <w:p w14:paraId="31229559" w14:textId="7849417A" w:rsidR="00341F00" w:rsidRPr="00740604" w:rsidRDefault="00740604" w:rsidP="008F50F4">
            <w:pPr>
              <w:spacing w:before="40" w:after="60"/>
              <w:rPr>
                <w:sz w:val="20"/>
                <w:lang w:val="en-US"/>
              </w:rPr>
            </w:pPr>
            <m:oMathPara>
              <m:oMathParaPr>
                <m:jc m:val="left"/>
              </m:oMathParaPr>
              <m:oMath>
                <m:r>
                  <w:rPr>
                    <w:rFonts w:ascii="Cambria Math" w:hAnsi="Cambria Math"/>
                    <w:sz w:val="20"/>
                  </w:rPr>
                  <m:t xml:space="preserve">γ=0.4  </m:t>
                </m:r>
              </m:oMath>
            </m:oMathPara>
          </w:p>
        </w:tc>
        <w:tc>
          <w:tcPr>
            <w:tcW w:w="481" w:type="pct"/>
          </w:tcPr>
          <w:p w14:paraId="16C84676" w14:textId="77777777" w:rsidR="00341F00" w:rsidRPr="00740604" w:rsidRDefault="00341F00" w:rsidP="00341F00">
            <w:pPr>
              <w:spacing w:before="40" w:after="60"/>
              <w:jc w:val="center"/>
              <w:rPr>
                <w:sz w:val="20"/>
                <w:lang w:val="en-US"/>
              </w:rPr>
            </w:pPr>
            <w:r w:rsidRPr="00740604">
              <w:rPr>
                <w:sz w:val="20"/>
                <w:lang w:val="en-US"/>
              </w:rPr>
              <w:t>-2.86</w:t>
            </w:r>
          </w:p>
        </w:tc>
        <w:tc>
          <w:tcPr>
            <w:tcW w:w="682" w:type="pct"/>
          </w:tcPr>
          <w:p w14:paraId="1C43C927" w14:textId="77777777" w:rsidR="00341F00" w:rsidRPr="00740604" w:rsidRDefault="00341F00" w:rsidP="00341F00">
            <w:pPr>
              <w:spacing w:before="40" w:after="60"/>
              <w:jc w:val="center"/>
              <w:rPr>
                <w:sz w:val="20"/>
                <w:lang w:val="en-US"/>
              </w:rPr>
            </w:pPr>
            <w:r w:rsidRPr="00740604">
              <w:rPr>
                <w:sz w:val="20"/>
                <w:lang w:val="en-US"/>
              </w:rPr>
              <w:t>-2.92</w:t>
            </w:r>
          </w:p>
        </w:tc>
        <w:tc>
          <w:tcPr>
            <w:tcW w:w="479" w:type="pct"/>
          </w:tcPr>
          <w:p w14:paraId="6F889E0E" w14:textId="77777777" w:rsidR="00341F00" w:rsidRPr="00740604" w:rsidRDefault="00341F00" w:rsidP="00341F00">
            <w:pPr>
              <w:spacing w:before="40" w:after="60"/>
              <w:jc w:val="center"/>
              <w:rPr>
                <w:sz w:val="20"/>
                <w:lang w:val="en-US"/>
              </w:rPr>
            </w:pPr>
            <w:r w:rsidRPr="00740604">
              <w:rPr>
                <w:sz w:val="20"/>
                <w:lang w:val="en-US"/>
              </w:rPr>
              <w:t>-2.89</w:t>
            </w:r>
          </w:p>
        </w:tc>
        <w:tc>
          <w:tcPr>
            <w:tcW w:w="479" w:type="pct"/>
          </w:tcPr>
          <w:p w14:paraId="67246476" w14:textId="77777777" w:rsidR="00341F00" w:rsidRPr="00740604" w:rsidRDefault="00341F00" w:rsidP="00341F00">
            <w:pPr>
              <w:spacing w:before="40" w:after="60"/>
              <w:jc w:val="center"/>
              <w:rPr>
                <w:sz w:val="20"/>
                <w:lang w:val="en-US"/>
              </w:rPr>
            </w:pPr>
            <w:r w:rsidRPr="00740604">
              <w:rPr>
                <w:sz w:val="20"/>
                <w:lang w:val="en-US"/>
              </w:rPr>
              <w:t>-2.86</w:t>
            </w:r>
          </w:p>
        </w:tc>
        <w:tc>
          <w:tcPr>
            <w:tcW w:w="691" w:type="pct"/>
          </w:tcPr>
          <w:p w14:paraId="7A2EF9ED" w14:textId="77777777" w:rsidR="00341F00" w:rsidRPr="00740604" w:rsidRDefault="00341F00" w:rsidP="00341F00">
            <w:pPr>
              <w:spacing w:before="40" w:after="60"/>
              <w:jc w:val="center"/>
              <w:rPr>
                <w:sz w:val="20"/>
                <w:lang w:val="en-US"/>
              </w:rPr>
            </w:pPr>
            <w:r w:rsidRPr="00740604">
              <w:rPr>
                <w:sz w:val="20"/>
                <w:lang w:val="en-US"/>
              </w:rPr>
              <w:t>-2.89</w:t>
            </w:r>
          </w:p>
        </w:tc>
        <w:tc>
          <w:tcPr>
            <w:tcW w:w="479" w:type="pct"/>
          </w:tcPr>
          <w:p w14:paraId="7736EAFC" w14:textId="77777777" w:rsidR="00341F00" w:rsidRPr="00740604" w:rsidRDefault="00341F00" w:rsidP="00341F00">
            <w:pPr>
              <w:spacing w:before="40" w:after="60"/>
              <w:jc w:val="center"/>
              <w:rPr>
                <w:sz w:val="20"/>
                <w:lang w:val="en-US"/>
              </w:rPr>
            </w:pPr>
            <w:r w:rsidRPr="00740604">
              <w:rPr>
                <w:sz w:val="20"/>
                <w:lang w:val="en-US"/>
              </w:rPr>
              <w:t>-2.91</w:t>
            </w:r>
          </w:p>
        </w:tc>
        <w:tc>
          <w:tcPr>
            <w:tcW w:w="477" w:type="pct"/>
          </w:tcPr>
          <w:p w14:paraId="10E1C959" w14:textId="77777777" w:rsidR="00341F00" w:rsidRPr="00740604" w:rsidRDefault="00341F00" w:rsidP="00341F00">
            <w:pPr>
              <w:spacing w:before="40" w:after="60"/>
              <w:jc w:val="center"/>
              <w:rPr>
                <w:sz w:val="20"/>
                <w:lang w:val="en-US"/>
              </w:rPr>
            </w:pPr>
            <w:r w:rsidRPr="00740604">
              <w:rPr>
                <w:sz w:val="20"/>
                <w:lang w:val="en-US"/>
              </w:rPr>
              <w:t>-2.91</w:t>
            </w:r>
          </w:p>
        </w:tc>
      </w:tr>
      <w:tr w:rsidR="00341F00" w:rsidRPr="00D56703" w14:paraId="3F6F235B" w14:textId="77777777" w:rsidTr="00B64AC8">
        <w:tc>
          <w:tcPr>
            <w:tcW w:w="1231" w:type="pct"/>
          </w:tcPr>
          <w:p w14:paraId="3D8E4B3F" w14:textId="149C5ADF" w:rsidR="00341F00" w:rsidRPr="00740604" w:rsidRDefault="00740604" w:rsidP="008F50F4">
            <w:pPr>
              <w:spacing w:before="40" w:after="60"/>
              <w:rPr>
                <w:sz w:val="20"/>
                <w:lang w:val="en-US"/>
              </w:rPr>
            </w:pPr>
            <m:oMathPara>
              <m:oMathParaPr>
                <m:jc m:val="left"/>
              </m:oMathParaPr>
              <m:oMath>
                <m:r>
                  <w:rPr>
                    <w:rFonts w:ascii="Cambria Math" w:hAnsi="Cambria Math"/>
                    <w:sz w:val="20"/>
                  </w:rPr>
                  <m:t xml:space="preserve">γ=0.7  </m:t>
                </m:r>
              </m:oMath>
            </m:oMathPara>
          </w:p>
        </w:tc>
        <w:tc>
          <w:tcPr>
            <w:tcW w:w="481" w:type="pct"/>
          </w:tcPr>
          <w:p w14:paraId="16E98BFA" w14:textId="77777777" w:rsidR="00341F00" w:rsidRPr="00740604" w:rsidRDefault="00341F00" w:rsidP="00341F00">
            <w:pPr>
              <w:spacing w:before="40" w:after="60"/>
              <w:jc w:val="center"/>
              <w:rPr>
                <w:sz w:val="20"/>
                <w:lang w:val="en-US"/>
              </w:rPr>
            </w:pPr>
            <w:r w:rsidRPr="00740604">
              <w:rPr>
                <w:sz w:val="20"/>
                <w:lang w:val="en-US"/>
              </w:rPr>
              <w:t>-2.25</w:t>
            </w:r>
          </w:p>
        </w:tc>
        <w:tc>
          <w:tcPr>
            <w:tcW w:w="682" w:type="pct"/>
          </w:tcPr>
          <w:p w14:paraId="18ABB25D" w14:textId="24AE9671" w:rsidR="00341F00" w:rsidRPr="00740604" w:rsidRDefault="00341F00" w:rsidP="00341F00">
            <w:pPr>
              <w:spacing w:before="40" w:after="60"/>
              <w:jc w:val="center"/>
              <w:rPr>
                <w:sz w:val="20"/>
                <w:lang w:val="en-US"/>
              </w:rPr>
            </w:pPr>
            <w:r w:rsidRPr="00740604">
              <w:rPr>
                <w:sz w:val="20"/>
                <w:lang w:val="en-US"/>
              </w:rPr>
              <w:t>-2.3</w:t>
            </w:r>
            <w:r w:rsidR="005141EA" w:rsidRPr="00740604">
              <w:rPr>
                <w:sz w:val="20"/>
                <w:lang w:val="en-US"/>
              </w:rPr>
              <w:t>0</w:t>
            </w:r>
          </w:p>
        </w:tc>
        <w:tc>
          <w:tcPr>
            <w:tcW w:w="479" w:type="pct"/>
          </w:tcPr>
          <w:p w14:paraId="0DE66AA3" w14:textId="77777777" w:rsidR="00341F00" w:rsidRPr="00740604" w:rsidRDefault="00341F00" w:rsidP="00341F00">
            <w:pPr>
              <w:spacing w:before="40" w:after="60"/>
              <w:jc w:val="center"/>
              <w:rPr>
                <w:sz w:val="20"/>
                <w:lang w:val="en-US"/>
              </w:rPr>
            </w:pPr>
            <w:r w:rsidRPr="00740604">
              <w:rPr>
                <w:sz w:val="20"/>
                <w:lang w:val="en-US"/>
              </w:rPr>
              <w:t>-2.26</w:t>
            </w:r>
          </w:p>
        </w:tc>
        <w:tc>
          <w:tcPr>
            <w:tcW w:w="479" w:type="pct"/>
          </w:tcPr>
          <w:p w14:paraId="5B95A251" w14:textId="77777777" w:rsidR="00341F00" w:rsidRPr="00740604" w:rsidRDefault="00341F00" w:rsidP="00341F00">
            <w:pPr>
              <w:spacing w:before="40" w:after="60"/>
              <w:jc w:val="center"/>
              <w:rPr>
                <w:sz w:val="20"/>
                <w:lang w:val="en-US"/>
              </w:rPr>
            </w:pPr>
            <w:r w:rsidRPr="00740604">
              <w:rPr>
                <w:sz w:val="20"/>
                <w:lang w:val="en-US"/>
              </w:rPr>
              <w:t>-2.25</w:t>
            </w:r>
          </w:p>
        </w:tc>
        <w:tc>
          <w:tcPr>
            <w:tcW w:w="691" w:type="pct"/>
          </w:tcPr>
          <w:p w14:paraId="1680D29F" w14:textId="77777777" w:rsidR="00341F00" w:rsidRPr="00740604" w:rsidRDefault="00341F00" w:rsidP="00341F00">
            <w:pPr>
              <w:spacing w:before="40" w:after="60"/>
              <w:jc w:val="center"/>
              <w:rPr>
                <w:sz w:val="20"/>
                <w:lang w:val="en-US"/>
              </w:rPr>
            </w:pPr>
            <w:r w:rsidRPr="00740604">
              <w:rPr>
                <w:sz w:val="20"/>
                <w:lang w:val="en-US"/>
              </w:rPr>
              <w:t>-2.26</w:t>
            </w:r>
          </w:p>
        </w:tc>
        <w:tc>
          <w:tcPr>
            <w:tcW w:w="479" w:type="pct"/>
          </w:tcPr>
          <w:p w14:paraId="671CE564" w14:textId="77777777" w:rsidR="00341F00" w:rsidRPr="00740604" w:rsidRDefault="00341F00" w:rsidP="00341F00">
            <w:pPr>
              <w:spacing w:before="40" w:after="60"/>
              <w:jc w:val="center"/>
              <w:rPr>
                <w:sz w:val="20"/>
                <w:lang w:val="en-US"/>
              </w:rPr>
            </w:pPr>
            <w:r w:rsidRPr="00740604">
              <w:rPr>
                <w:sz w:val="20"/>
                <w:lang w:val="en-US"/>
              </w:rPr>
              <w:t>-2.27</w:t>
            </w:r>
          </w:p>
        </w:tc>
        <w:tc>
          <w:tcPr>
            <w:tcW w:w="477" w:type="pct"/>
          </w:tcPr>
          <w:p w14:paraId="5A99200B" w14:textId="77777777" w:rsidR="00341F00" w:rsidRPr="00740604" w:rsidRDefault="00341F00" w:rsidP="00341F00">
            <w:pPr>
              <w:spacing w:before="40" w:after="60"/>
              <w:jc w:val="center"/>
              <w:rPr>
                <w:sz w:val="20"/>
                <w:lang w:val="en-US"/>
              </w:rPr>
            </w:pPr>
            <w:r w:rsidRPr="00740604">
              <w:rPr>
                <w:sz w:val="20"/>
                <w:lang w:val="en-US"/>
              </w:rPr>
              <w:t>-2.27</w:t>
            </w:r>
          </w:p>
        </w:tc>
      </w:tr>
    </w:tbl>
    <w:p w14:paraId="7AD90983" w14:textId="179CBCA4" w:rsidR="008D63F4" w:rsidRPr="00E350F3" w:rsidRDefault="006338A0" w:rsidP="00ED2C0E">
      <w:pPr>
        <w:spacing w:after="160" w:line="259" w:lineRule="auto"/>
        <w:rPr>
          <w:sz w:val="20"/>
          <w:lang w:val="en-US"/>
        </w:rPr>
      </w:pPr>
      <w:r w:rsidRPr="00E350F3">
        <w:rPr>
          <w:sz w:val="20"/>
          <w:lang w:val="en-US"/>
        </w:rPr>
        <w:t xml:space="preserve"> </w:t>
      </w:r>
      <w:r w:rsidR="003C146C" w:rsidRPr="00E350F3">
        <w:rPr>
          <w:sz w:val="20"/>
          <w:lang w:val="en-US"/>
        </w:rPr>
        <w:t>Note:</w:t>
      </w:r>
      <w:r w:rsidR="00B96D72">
        <w:rPr>
          <w:sz w:val="20"/>
          <w:lang w:val="en-US"/>
        </w:rPr>
        <w:t xml:space="preserve"> </w:t>
      </w:r>
      <w:r w:rsidR="003C146C" w:rsidRPr="00E350F3">
        <w:rPr>
          <w:sz w:val="20"/>
          <w:lang w:val="en-US"/>
        </w:rPr>
        <w:t xml:space="preserve">the </w:t>
      </w:r>
      <w:r w:rsidR="00A67F55">
        <w:rPr>
          <w:sz w:val="20"/>
          <w:lang w:val="en-US"/>
        </w:rPr>
        <w:t xml:space="preserve">assumed </w:t>
      </w:r>
      <w:r w:rsidR="003C146C" w:rsidRPr="00E350F3">
        <w:rPr>
          <w:sz w:val="20"/>
          <w:lang w:val="en-US"/>
        </w:rPr>
        <w:t>reference point is the</w:t>
      </w:r>
      <w:r w:rsidR="00BE7527">
        <w:rPr>
          <w:sz w:val="20"/>
          <w:lang w:val="en-US"/>
        </w:rPr>
        <w:t xml:space="preserve"> forward contract</w:t>
      </w:r>
      <w:r w:rsidR="003C146C" w:rsidRPr="00E350F3">
        <w:rPr>
          <w:sz w:val="20"/>
          <w:lang w:val="en-US"/>
        </w:rPr>
        <w:t xml:space="preserve"> expected outcome</w:t>
      </w:r>
      <w:r w:rsidR="000F36AC" w:rsidRPr="00E350F3">
        <w:rPr>
          <w:sz w:val="20"/>
          <w:lang w:val="en-US"/>
        </w:rPr>
        <w:t>.</w:t>
      </w:r>
    </w:p>
    <w:p w14:paraId="146E2596" w14:textId="77777777" w:rsidR="008D63F4" w:rsidRDefault="008D63F4">
      <w:pPr>
        <w:spacing w:after="160" w:line="259" w:lineRule="auto"/>
        <w:rPr>
          <w:lang w:val="en-US"/>
        </w:rPr>
      </w:pPr>
      <w:r>
        <w:rPr>
          <w:lang w:val="en-US"/>
        </w:rPr>
        <w:br w:type="page"/>
      </w:r>
    </w:p>
    <w:p w14:paraId="79FE5A06" w14:textId="4F5C87D4" w:rsidR="00C2228F" w:rsidRPr="00F7102A" w:rsidRDefault="00C2228F" w:rsidP="00C2228F">
      <w:pPr>
        <w:rPr>
          <w:i/>
          <w:iCs/>
          <w:lang w:val="en-US"/>
        </w:rPr>
      </w:pPr>
      <w:bookmarkStart w:id="36" w:name="_Ref216184995"/>
      <w:r w:rsidRPr="0049620D">
        <w:rPr>
          <w:i/>
          <w:iCs/>
          <w:lang w:val="en-US"/>
        </w:rPr>
        <w:lastRenderedPageBreak/>
        <w:t xml:space="preserve">Table </w:t>
      </w:r>
      <w:r w:rsidRPr="00CF090A">
        <w:rPr>
          <w:i/>
          <w:iCs/>
          <w:lang w:val="en-US"/>
        </w:rPr>
        <w:fldChar w:fldCharType="begin"/>
      </w:r>
      <w:r w:rsidRPr="00CF090A">
        <w:rPr>
          <w:i/>
          <w:iCs/>
          <w:lang w:val="en-US"/>
        </w:rPr>
        <w:instrText xml:space="preserve"> SEQ Table \* ARABIC </w:instrText>
      </w:r>
      <w:r w:rsidRPr="00CF090A">
        <w:rPr>
          <w:i/>
          <w:iCs/>
          <w:lang w:val="en-US"/>
        </w:rPr>
        <w:fldChar w:fldCharType="separate"/>
      </w:r>
      <w:r w:rsidR="00F7102A">
        <w:rPr>
          <w:i/>
          <w:iCs/>
          <w:noProof/>
          <w:lang w:val="en-US"/>
        </w:rPr>
        <w:t>10</w:t>
      </w:r>
      <w:r w:rsidRPr="00CF090A">
        <w:rPr>
          <w:i/>
          <w:iCs/>
          <w:lang w:val="en-US"/>
        </w:rPr>
        <w:fldChar w:fldCharType="end"/>
      </w:r>
      <w:bookmarkEnd w:id="36"/>
      <w:r w:rsidR="00F7102A">
        <w:rPr>
          <w:i/>
          <w:iCs/>
          <w:lang w:val="en-US"/>
        </w:rPr>
        <w:t>.</w:t>
      </w:r>
      <w:r w:rsidRPr="00C2228F">
        <w:rPr>
          <w:lang w:val="en-US"/>
        </w:rPr>
        <w:t xml:space="preserve"> </w:t>
      </w:r>
      <w:r w:rsidR="00F7102A" w:rsidRPr="0079319B">
        <w:rPr>
          <w:i/>
          <w:iCs/>
          <w:lang w:val="en-US"/>
        </w:rPr>
        <w:t xml:space="preserve">Certainty Equivalents (CE) for different level of absolute risk aversion </w:t>
      </w:r>
      <m:oMath>
        <m:r>
          <w:rPr>
            <w:rFonts w:ascii="Cambria Math" w:hAnsi="Cambria Math"/>
            <w:szCs w:val="24"/>
            <w:lang w:val="en-GB"/>
          </w:rPr>
          <m:t>(δ)</m:t>
        </m:r>
      </m:oMath>
      <w:r w:rsidR="00F7102A" w:rsidRPr="0079319B">
        <w:rPr>
          <w:i/>
          <w:iCs/>
          <w:lang w:val="en-US"/>
        </w:rPr>
        <w:t xml:space="preserve"> under </w:t>
      </w:r>
      <w:r w:rsidR="00F7102A">
        <w:rPr>
          <w:i/>
          <w:iCs/>
          <w:lang w:val="en-US"/>
        </w:rPr>
        <w:t xml:space="preserve">narrow </w:t>
      </w:r>
      <w:r w:rsidR="00F7102A" w:rsidRPr="0079319B">
        <w:rPr>
          <w:i/>
          <w:iCs/>
          <w:lang w:val="en-US"/>
        </w:rPr>
        <w:t>framing</w:t>
      </w:r>
      <w:r w:rsidR="00F7102A">
        <w:rPr>
          <w:i/>
          <w:iCs/>
          <w:lang w:val="en-US"/>
        </w:rPr>
        <w:t>.</w:t>
      </w:r>
    </w:p>
    <w:tbl>
      <w:tblPr>
        <w:tblStyle w:val="TableGrid"/>
        <w:tblW w:w="13035" w:type="dxa"/>
        <w:tblBorders>
          <w:top w:val="single" w:sz="4" w:space="0" w:color="auto"/>
          <w:bottom w:val="single" w:sz="4" w:space="0" w:color="auto"/>
        </w:tblBorders>
        <w:tblLook w:val="04A0" w:firstRow="1" w:lastRow="0" w:firstColumn="1" w:lastColumn="0" w:noHBand="0" w:noVBand="1"/>
      </w:tblPr>
      <w:tblGrid>
        <w:gridCol w:w="1232"/>
        <w:gridCol w:w="1833"/>
        <w:gridCol w:w="1994"/>
        <w:gridCol w:w="1994"/>
        <w:gridCol w:w="1994"/>
        <w:gridCol w:w="1994"/>
        <w:gridCol w:w="1994"/>
      </w:tblGrid>
      <w:tr w:rsidR="0028218D" w:rsidRPr="00D578D0" w14:paraId="26534E51" w14:textId="77777777" w:rsidTr="007B626C">
        <w:tc>
          <w:tcPr>
            <w:tcW w:w="1232" w:type="dxa"/>
            <w:tcBorders>
              <w:top w:val="single" w:sz="4" w:space="0" w:color="auto"/>
              <w:bottom w:val="nil"/>
            </w:tcBorders>
          </w:tcPr>
          <w:p w14:paraId="2A71CF37" w14:textId="12DA623A" w:rsidR="0028218D" w:rsidRPr="000F427D" w:rsidRDefault="0028218D" w:rsidP="0006569E">
            <w:pPr>
              <w:spacing w:before="60" w:after="60" w:line="259" w:lineRule="auto"/>
              <w:rPr>
                <w:b/>
                <w:bCs/>
                <w:sz w:val="20"/>
                <w:lang w:val="en-US"/>
              </w:rPr>
            </w:pPr>
          </w:p>
        </w:tc>
        <w:tc>
          <w:tcPr>
            <w:tcW w:w="1833" w:type="dxa"/>
            <w:tcBorders>
              <w:top w:val="single" w:sz="4" w:space="0" w:color="auto"/>
              <w:bottom w:val="nil"/>
            </w:tcBorders>
          </w:tcPr>
          <w:p w14:paraId="5C40598A" w14:textId="16444FFD" w:rsidR="0028218D" w:rsidRPr="000F427D" w:rsidRDefault="0028218D" w:rsidP="0006569E">
            <w:pPr>
              <w:spacing w:before="60" w:after="60" w:line="259" w:lineRule="auto"/>
              <w:rPr>
                <w:b/>
                <w:bCs/>
                <w:sz w:val="20"/>
                <w:lang w:val="en-US"/>
              </w:rPr>
            </w:pPr>
            <w:r w:rsidRPr="002C3221">
              <w:rPr>
                <w:b/>
                <w:bCs/>
                <w:sz w:val="20"/>
                <w:lang w:val="en-US"/>
              </w:rPr>
              <w:t>Forward contrac</w:t>
            </w:r>
            <w:r>
              <w:rPr>
                <w:b/>
                <w:bCs/>
                <w:sz w:val="20"/>
                <w:lang w:val="en-US"/>
              </w:rPr>
              <w:t>t</w:t>
            </w:r>
          </w:p>
        </w:tc>
        <w:tc>
          <w:tcPr>
            <w:tcW w:w="1994" w:type="dxa"/>
            <w:tcBorders>
              <w:top w:val="single" w:sz="4" w:space="0" w:color="auto"/>
              <w:bottom w:val="single" w:sz="4" w:space="0" w:color="auto"/>
            </w:tcBorders>
          </w:tcPr>
          <w:p w14:paraId="4931BC48" w14:textId="4CE40F81" w:rsidR="0028218D" w:rsidRPr="000F427D" w:rsidRDefault="0028218D" w:rsidP="0006569E">
            <w:pPr>
              <w:spacing w:before="60" w:after="60" w:line="259" w:lineRule="auto"/>
              <w:rPr>
                <w:b/>
                <w:bCs/>
                <w:sz w:val="20"/>
                <w:lang w:val="en-US"/>
              </w:rPr>
            </w:pPr>
          </w:p>
        </w:tc>
        <w:tc>
          <w:tcPr>
            <w:tcW w:w="1994" w:type="dxa"/>
            <w:tcBorders>
              <w:top w:val="single" w:sz="4" w:space="0" w:color="auto"/>
              <w:bottom w:val="single" w:sz="4" w:space="0" w:color="auto"/>
            </w:tcBorders>
          </w:tcPr>
          <w:p w14:paraId="69C55071" w14:textId="6A9B1A00" w:rsidR="0028218D" w:rsidRPr="000F427D" w:rsidRDefault="0028218D" w:rsidP="0006569E">
            <w:pPr>
              <w:spacing w:before="60" w:after="60" w:line="259" w:lineRule="auto"/>
              <w:rPr>
                <w:b/>
                <w:bCs/>
                <w:sz w:val="20"/>
                <w:lang w:val="en-US"/>
              </w:rPr>
            </w:pPr>
          </w:p>
        </w:tc>
        <w:tc>
          <w:tcPr>
            <w:tcW w:w="1994" w:type="dxa"/>
            <w:tcBorders>
              <w:top w:val="single" w:sz="4" w:space="0" w:color="auto"/>
              <w:bottom w:val="single" w:sz="4" w:space="0" w:color="auto"/>
            </w:tcBorders>
          </w:tcPr>
          <w:p w14:paraId="4E38749D" w14:textId="101E9157" w:rsidR="0028218D" w:rsidRPr="000F427D" w:rsidRDefault="0028218D" w:rsidP="0006569E">
            <w:pPr>
              <w:spacing w:before="60" w:after="60" w:line="259" w:lineRule="auto"/>
              <w:rPr>
                <w:b/>
                <w:bCs/>
                <w:sz w:val="20"/>
                <w:lang w:val="en-US"/>
              </w:rPr>
            </w:pPr>
            <w:r>
              <w:rPr>
                <w:b/>
                <w:bCs/>
                <w:sz w:val="20"/>
                <w:lang w:val="en-US"/>
              </w:rPr>
              <w:t>Adjusted contract</w:t>
            </w:r>
          </w:p>
        </w:tc>
        <w:tc>
          <w:tcPr>
            <w:tcW w:w="1994" w:type="dxa"/>
            <w:tcBorders>
              <w:top w:val="single" w:sz="4" w:space="0" w:color="auto"/>
              <w:bottom w:val="single" w:sz="4" w:space="0" w:color="auto"/>
            </w:tcBorders>
          </w:tcPr>
          <w:p w14:paraId="01295C39" w14:textId="67E67B8C" w:rsidR="0028218D" w:rsidRPr="000F427D" w:rsidRDefault="0028218D" w:rsidP="0006569E">
            <w:pPr>
              <w:spacing w:before="60" w:after="60" w:line="259" w:lineRule="auto"/>
              <w:rPr>
                <w:b/>
                <w:bCs/>
                <w:sz w:val="20"/>
                <w:lang w:val="en-US"/>
              </w:rPr>
            </w:pPr>
          </w:p>
        </w:tc>
        <w:tc>
          <w:tcPr>
            <w:tcW w:w="1994" w:type="dxa"/>
            <w:tcBorders>
              <w:top w:val="single" w:sz="4" w:space="0" w:color="auto"/>
              <w:bottom w:val="single" w:sz="4" w:space="0" w:color="auto"/>
            </w:tcBorders>
          </w:tcPr>
          <w:p w14:paraId="31084BDE" w14:textId="4E336FB9" w:rsidR="0028218D" w:rsidRPr="000F427D" w:rsidRDefault="0028218D" w:rsidP="0006569E">
            <w:pPr>
              <w:spacing w:before="60" w:after="60" w:line="259" w:lineRule="auto"/>
              <w:rPr>
                <w:b/>
                <w:bCs/>
                <w:sz w:val="20"/>
                <w:lang w:val="en-US"/>
              </w:rPr>
            </w:pPr>
          </w:p>
        </w:tc>
      </w:tr>
      <w:tr w:rsidR="0028218D" w:rsidRPr="00D578D0" w14:paraId="20536579" w14:textId="77777777" w:rsidTr="007B626C">
        <w:tc>
          <w:tcPr>
            <w:tcW w:w="1232" w:type="dxa"/>
            <w:tcBorders>
              <w:top w:val="nil"/>
              <w:bottom w:val="single" w:sz="4" w:space="0" w:color="auto"/>
            </w:tcBorders>
          </w:tcPr>
          <w:p w14:paraId="78AFF21D" w14:textId="702E8DE0" w:rsidR="0028218D" w:rsidRPr="000F427D" w:rsidRDefault="0028218D" w:rsidP="0006569E">
            <w:pPr>
              <w:spacing w:before="60" w:after="60" w:line="259" w:lineRule="auto"/>
              <w:rPr>
                <w:b/>
                <w:bCs/>
                <w:sz w:val="20"/>
                <w:lang w:val="en-US"/>
              </w:rPr>
            </w:pPr>
            <w:r>
              <w:rPr>
                <w:b/>
                <w:bCs/>
                <w:sz w:val="20"/>
                <w:lang w:val="en-US"/>
              </w:rPr>
              <w:t>Strike</w:t>
            </w:r>
          </w:p>
        </w:tc>
        <w:tc>
          <w:tcPr>
            <w:tcW w:w="1833" w:type="dxa"/>
            <w:tcBorders>
              <w:top w:val="nil"/>
              <w:bottom w:val="single" w:sz="4" w:space="0" w:color="auto"/>
            </w:tcBorders>
          </w:tcPr>
          <w:p w14:paraId="383B6B15" w14:textId="5C2AA30C" w:rsidR="0028218D" w:rsidRPr="00747089" w:rsidRDefault="0028218D" w:rsidP="00747089">
            <w:pPr>
              <w:spacing w:before="60" w:after="60" w:line="259" w:lineRule="auto"/>
              <w:jc w:val="center"/>
              <w:rPr>
                <w:sz w:val="20"/>
                <w:lang w:val="en-US"/>
              </w:rPr>
            </w:pPr>
            <w:r w:rsidRPr="00747089">
              <w:rPr>
                <w:sz w:val="20"/>
                <w:lang w:val="en-US"/>
              </w:rPr>
              <w:t>-</w:t>
            </w:r>
          </w:p>
        </w:tc>
        <w:tc>
          <w:tcPr>
            <w:tcW w:w="1994" w:type="dxa"/>
            <w:tcBorders>
              <w:top w:val="single" w:sz="4" w:space="0" w:color="auto"/>
              <w:bottom w:val="single" w:sz="4" w:space="0" w:color="auto"/>
            </w:tcBorders>
          </w:tcPr>
          <w:p w14:paraId="27B0E750" w14:textId="41B5355F" w:rsidR="0028218D" w:rsidRPr="000F427D" w:rsidRDefault="0028218D" w:rsidP="000B24CB">
            <w:pPr>
              <w:spacing w:before="60" w:after="60" w:line="259" w:lineRule="auto"/>
              <w:jc w:val="center"/>
              <w:rPr>
                <w:b/>
                <w:bCs/>
                <w:sz w:val="20"/>
                <w:lang w:val="en-US"/>
              </w:rPr>
            </w:pPr>
            <w:r>
              <w:rPr>
                <w:b/>
                <w:bCs/>
                <w:sz w:val="20"/>
                <w:lang w:val="en-US"/>
              </w:rPr>
              <w:t>0.355</w:t>
            </w:r>
          </w:p>
        </w:tc>
        <w:tc>
          <w:tcPr>
            <w:tcW w:w="1994" w:type="dxa"/>
            <w:tcBorders>
              <w:top w:val="single" w:sz="4" w:space="0" w:color="auto"/>
              <w:bottom w:val="single" w:sz="4" w:space="0" w:color="auto"/>
            </w:tcBorders>
          </w:tcPr>
          <w:p w14:paraId="3E55C484" w14:textId="26225A3E" w:rsidR="0028218D" w:rsidRPr="000F427D" w:rsidRDefault="0028218D" w:rsidP="000B24CB">
            <w:pPr>
              <w:spacing w:before="60" w:after="60" w:line="259" w:lineRule="auto"/>
              <w:jc w:val="center"/>
              <w:rPr>
                <w:b/>
                <w:bCs/>
                <w:sz w:val="20"/>
                <w:lang w:val="en-US"/>
              </w:rPr>
            </w:pPr>
            <w:r>
              <w:rPr>
                <w:b/>
                <w:bCs/>
                <w:sz w:val="20"/>
                <w:lang w:val="en-US"/>
              </w:rPr>
              <w:t>0.361</w:t>
            </w:r>
          </w:p>
        </w:tc>
        <w:tc>
          <w:tcPr>
            <w:tcW w:w="1994" w:type="dxa"/>
            <w:tcBorders>
              <w:top w:val="single" w:sz="4" w:space="0" w:color="auto"/>
              <w:bottom w:val="single" w:sz="4" w:space="0" w:color="auto"/>
            </w:tcBorders>
          </w:tcPr>
          <w:p w14:paraId="4C2A879A" w14:textId="4039341F" w:rsidR="0028218D" w:rsidRPr="000F427D" w:rsidRDefault="0028218D" w:rsidP="000B24CB">
            <w:pPr>
              <w:spacing w:before="60" w:after="60" w:line="259" w:lineRule="auto"/>
              <w:jc w:val="center"/>
              <w:rPr>
                <w:b/>
                <w:bCs/>
                <w:sz w:val="20"/>
                <w:lang w:val="en-US"/>
              </w:rPr>
            </w:pPr>
            <w:r>
              <w:rPr>
                <w:b/>
                <w:bCs/>
                <w:sz w:val="20"/>
                <w:lang w:val="en-US"/>
              </w:rPr>
              <w:t>0.368</w:t>
            </w:r>
          </w:p>
        </w:tc>
        <w:tc>
          <w:tcPr>
            <w:tcW w:w="1994" w:type="dxa"/>
            <w:tcBorders>
              <w:top w:val="single" w:sz="4" w:space="0" w:color="auto"/>
              <w:bottom w:val="single" w:sz="4" w:space="0" w:color="auto"/>
            </w:tcBorders>
          </w:tcPr>
          <w:p w14:paraId="3641A20A" w14:textId="738FC62A" w:rsidR="0028218D" w:rsidRPr="000F427D" w:rsidRDefault="0028218D" w:rsidP="000B24CB">
            <w:pPr>
              <w:spacing w:before="60" w:after="60" w:line="259" w:lineRule="auto"/>
              <w:jc w:val="center"/>
              <w:rPr>
                <w:b/>
                <w:bCs/>
                <w:sz w:val="20"/>
                <w:lang w:val="en-US"/>
              </w:rPr>
            </w:pPr>
            <w:r>
              <w:rPr>
                <w:b/>
                <w:bCs/>
                <w:sz w:val="20"/>
                <w:lang w:val="en-US"/>
              </w:rPr>
              <w:t>0.376</w:t>
            </w:r>
          </w:p>
        </w:tc>
        <w:tc>
          <w:tcPr>
            <w:tcW w:w="1994" w:type="dxa"/>
            <w:tcBorders>
              <w:top w:val="single" w:sz="4" w:space="0" w:color="auto"/>
              <w:bottom w:val="single" w:sz="4" w:space="0" w:color="auto"/>
            </w:tcBorders>
          </w:tcPr>
          <w:p w14:paraId="7CECB7C8" w14:textId="6DB241C6" w:rsidR="0028218D" w:rsidRPr="000F427D" w:rsidRDefault="0028218D" w:rsidP="000B24CB">
            <w:pPr>
              <w:spacing w:before="60" w:after="60" w:line="259" w:lineRule="auto"/>
              <w:jc w:val="center"/>
              <w:rPr>
                <w:b/>
                <w:bCs/>
                <w:sz w:val="20"/>
                <w:lang w:val="en-US"/>
              </w:rPr>
            </w:pPr>
            <w:r>
              <w:rPr>
                <w:b/>
                <w:bCs/>
                <w:sz w:val="20"/>
                <w:lang w:val="en-US"/>
              </w:rPr>
              <w:t>0.388</w:t>
            </w:r>
          </w:p>
        </w:tc>
      </w:tr>
      <w:tr w:rsidR="007B626C" w:rsidRPr="00D578D0" w14:paraId="5248A890" w14:textId="77777777" w:rsidTr="007B626C">
        <w:tc>
          <w:tcPr>
            <w:tcW w:w="1232" w:type="dxa"/>
            <w:tcBorders>
              <w:top w:val="single" w:sz="4" w:space="0" w:color="auto"/>
            </w:tcBorders>
          </w:tcPr>
          <w:p w14:paraId="5C8CFB94" w14:textId="0812E027" w:rsidR="007B626C" w:rsidRPr="005820EF" w:rsidRDefault="007B626C" w:rsidP="007B626C">
            <w:pPr>
              <w:spacing w:before="60" w:after="60" w:line="259" w:lineRule="auto"/>
              <w:rPr>
                <w:b/>
                <w:bCs/>
                <w:sz w:val="20"/>
                <w:lang w:val="en-GB"/>
              </w:rPr>
            </w:pPr>
            <m:oMath>
              <m:r>
                <w:rPr>
                  <w:rFonts w:ascii="Cambria Math" w:hAnsi="Cambria Math"/>
                  <w:sz w:val="20"/>
                  <w:lang w:val="en-GB"/>
                </w:rPr>
                <m:t>δ</m:t>
              </m:r>
              <m:r>
                <m:rPr>
                  <m:sty m:val="bi"/>
                </m:rPr>
                <w:rPr>
                  <w:rFonts w:ascii="Cambria Math" w:hAnsi="Cambria Math"/>
                  <w:sz w:val="20"/>
                  <w:lang w:val="en-GB"/>
                </w:rPr>
                <m:t xml:space="preserve"> </m:t>
              </m:r>
            </m:oMath>
            <w:r>
              <w:rPr>
                <w:b/>
                <w:sz w:val="20"/>
                <w:lang w:val="en-GB"/>
              </w:rPr>
              <w:t xml:space="preserve">= </w:t>
            </w:r>
            <w:r w:rsidRPr="00FB11DD">
              <w:rPr>
                <w:sz w:val="20"/>
                <w:lang w:val="en-US"/>
              </w:rPr>
              <w:t>0.00001</w:t>
            </w:r>
          </w:p>
        </w:tc>
        <w:tc>
          <w:tcPr>
            <w:tcW w:w="1833" w:type="dxa"/>
            <w:tcBorders>
              <w:top w:val="single" w:sz="4" w:space="0" w:color="auto"/>
            </w:tcBorders>
          </w:tcPr>
          <w:p w14:paraId="3201064A" w14:textId="0EDD2566" w:rsidR="007B626C" w:rsidRPr="00B43E59" w:rsidRDefault="007B626C" w:rsidP="007B626C">
            <w:pPr>
              <w:spacing w:before="60" w:after="60" w:line="259" w:lineRule="auto"/>
              <w:jc w:val="center"/>
              <w:rPr>
                <w:b/>
                <w:bCs/>
                <w:sz w:val="20"/>
                <w:lang w:val="en-US"/>
              </w:rPr>
            </w:pPr>
            <w:r w:rsidRPr="00CF090A">
              <w:rPr>
                <w:b/>
                <w:bCs/>
                <w:sz w:val="20"/>
                <w:lang w:val="en-US"/>
              </w:rPr>
              <w:t>2.39</w:t>
            </w:r>
          </w:p>
        </w:tc>
        <w:tc>
          <w:tcPr>
            <w:tcW w:w="1994" w:type="dxa"/>
            <w:tcBorders>
              <w:top w:val="single" w:sz="4" w:space="0" w:color="auto"/>
            </w:tcBorders>
          </w:tcPr>
          <w:p w14:paraId="7AEADC96" w14:textId="1F4C6226" w:rsidR="007B626C" w:rsidRPr="00B43E59" w:rsidRDefault="007B626C" w:rsidP="007B626C">
            <w:pPr>
              <w:spacing w:before="60" w:after="60" w:line="259" w:lineRule="auto"/>
              <w:jc w:val="center"/>
              <w:rPr>
                <w:b/>
                <w:bCs/>
                <w:sz w:val="20"/>
                <w:lang w:val="en-US"/>
              </w:rPr>
            </w:pPr>
            <w:r w:rsidRPr="00D578D0">
              <w:rPr>
                <w:sz w:val="20"/>
                <w:lang w:val="en-US"/>
              </w:rPr>
              <w:t>-0.1</w:t>
            </w:r>
          </w:p>
        </w:tc>
        <w:tc>
          <w:tcPr>
            <w:tcW w:w="1994" w:type="dxa"/>
            <w:tcBorders>
              <w:top w:val="single" w:sz="4" w:space="0" w:color="auto"/>
            </w:tcBorders>
          </w:tcPr>
          <w:p w14:paraId="47AE78C1" w14:textId="7013635A" w:rsidR="007B626C" w:rsidRPr="00B43E59" w:rsidRDefault="007B626C" w:rsidP="007B626C">
            <w:pPr>
              <w:spacing w:before="60" w:after="60" w:line="259" w:lineRule="auto"/>
              <w:jc w:val="center"/>
              <w:rPr>
                <w:b/>
                <w:bCs/>
                <w:sz w:val="20"/>
                <w:lang w:val="en-US"/>
              </w:rPr>
            </w:pPr>
            <w:r w:rsidRPr="00D578D0">
              <w:rPr>
                <w:sz w:val="20"/>
                <w:lang w:val="en-US"/>
              </w:rPr>
              <w:t>0.15</w:t>
            </w:r>
          </w:p>
        </w:tc>
        <w:tc>
          <w:tcPr>
            <w:tcW w:w="1994" w:type="dxa"/>
            <w:tcBorders>
              <w:top w:val="single" w:sz="4" w:space="0" w:color="auto"/>
            </w:tcBorders>
          </w:tcPr>
          <w:p w14:paraId="4A4755CA" w14:textId="3A28F744" w:rsidR="007B626C" w:rsidRPr="00B43E59" w:rsidRDefault="007B626C" w:rsidP="007B626C">
            <w:pPr>
              <w:spacing w:before="60" w:after="60" w:line="259" w:lineRule="auto"/>
              <w:jc w:val="center"/>
              <w:rPr>
                <w:b/>
                <w:bCs/>
                <w:sz w:val="20"/>
                <w:lang w:val="en-US"/>
              </w:rPr>
            </w:pPr>
            <w:r w:rsidRPr="00D578D0">
              <w:rPr>
                <w:sz w:val="20"/>
                <w:lang w:val="en-US"/>
              </w:rPr>
              <w:t>0.53</w:t>
            </w:r>
          </w:p>
        </w:tc>
        <w:tc>
          <w:tcPr>
            <w:tcW w:w="1994" w:type="dxa"/>
            <w:tcBorders>
              <w:top w:val="single" w:sz="4" w:space="0" w:color="auto"/>
            </w:tcBorders>
          </w:tcPr>
          <w:p w14:paraId="455350F1" w14:textId="3D8C47CA" w:rsidR="007B626C" w:rsidRPr="00B43E59" w:rsidRDefault="007B626C" w:rsidP="007B626C">
            <w:pPr>
              <w:spacing w:before="60" w:after="60" w:line="259" w:lineRule="auto"/>
              <w:jc w:val="center"/>
              <w:rPr>
                <w:b/>
                <w:bCs/>
                <w:sz w:val="20"/>
                <w:lang w:val="en-US"/>
              </w:rPr>
            </w:pPr>
            <w:r w:rsidRPr="00D578D0">
              <w:rPr>
                <w:sz w:val="20"/>
                <w:lang w:val="en-US"/>
              </w:rPr>
              <w:t>-0.21</w:t>
            </w:r>
          </w:p>
        </w:tc>
        <w:tc>
          <w:tcPr>
            <w:tcW w:w="1994" w:type="dxa"/>
            <w:tcBorders>
              <w:top w:val="single" w:sz="4" w:space="0" w:color="auto"/>
            </w:tcBorders>
          </w:tcPr>
          <w:p w14:paraId="616DF479" w14:textId="15D3E0A8" w:rsidR="007B626C" w:rsidRPr="00B43E59" w:rsidRDefault="007B626C" w:rsidP="007B626C">
            <w:pPr>
              <w:spacing w:before="60" w:after="60" w:line="259" w:lineRule="auto"/>
              <w:jc w:val="center"/>
              <w:rPr>
                <w:b/>
                <w:bCs/>
                <w:sz w:val="20"/>
                <w:lang w:val="en-US"/>
              </w:rPr>
            </w:pPr>
            <w:r w:rsidRPr="00D578D0">
              <w:rPr>
                <w:sz w:val="20"/>
                <w:lang w:val="en-US"/>
              </w:rPr>
              <w:t>-0.02</w:t>
            </w:r>
          </w:p>
        </w:tc>
      </w:tr>
      <w:tr w:rsidR="007B626C" w:rsidRPr="00D578D0" w14:paraId="201706FE" w14:textId="77777777" w:rsidTr="007B626C">
        <w:tc>
          <w:tcPr>
            <w:tcW w:w="1232" w:type="dxa"/>
          </w:tcPr>
          <w:p w14:paraId="1EC19B36" w14:textId="16A4D6E7" w:rsidR="007B626C" w:rsidRPr="00D578D0" w:rsidRDefault="007B626C" w:rsidP="007B626C">
            <w:pPr>
              <w:spacing w:before="60" w:after="60" w:line="259" w:lineRule="auto"/>
              <w:rPr>
                <w:sz w:val="20"/>
                <w:lang w:val="en-US"/>
              </w:rPr>
            </w:pPr>
            <m:oMath>
              <m:r>
                <w:rPr>
                  <w:rFonts w:ascii="Cambria Math" w:hAnsi="Cambria Math"/>
                  <w:sz w:val="20"/>
                  <w:lang w:val="en-GB"/>
                </w:rPr>
                <m:t>δ</m:t>
              </m:r>
            </m:oMath>
            <w:r w:rsidRPr="00FB11DD">
              <w:rPr>
                <w:sz w:val="20"/>
                <w:lang w:val="en-US"/>
              </w:rPr>
              <w:t xml:space="preserve"> </w:t>
            </w:r>
            <w:r>
              <w:rPr>
                <w:sz w:val="20"/>
                <w:lang w:val="en-US"/>
              </w:rPr>
              <w:t xml:space="preserve">= </w:t>
            </w:r>
            <w:r w:rsidRPr="00FB11DD">
              <w:rPr>
                <w:sz w:val="20"/>
                <w:lang w:val="en-US"/>
              </w:rPr>
              <w:t>0.00005</w:t>
            </w:r>
          </w:p>
        </w:tc>
        <w:tc>
          <w:tcPr>
            <w:tcW w:w="1833" w:type="dxa"/>
          </w:tcPr>
          <w:p w14:paraId="467ECADC" w14:textId="15DFDF20" w:rsidR="007B626C" w:rsidRPr="00D578D0" w:rsidRDefault="007B626C" w:rsidP="007B626C">
            <w:pPr>
              <w:spacing w:before="60" w:after="60" w:line="259" w:lineRule="auto"/>
              <w:jc w:val="center"/>
              <w:rPr>
                <w:sz w:val="20"/>
                <w:lang w:val="en-US"/>
              </w:rPr>
            </w:pPr>
            <w:r w:rsidRPr="00CF090A">
              <w:rPr>
                <w:b/>
                <w:bCs/>
                <w:sz w:val="20"/>
                <w:lang w:val="en-US"/>
              </w:rPr>
              <w:t>2.38</w:t>
            </w:r>
          </w:p>
        </w:tc>
        <w:tc>
          <w:tcPr>
            <w:tcW w:w="1994" w:type="dxa"/>
          </w:tcPr>
          <w:p w14:paraId="71A07BBA" w14:textId="73AFDDFE" w:rsidR="007B626C" w:rsidRPr="00B43E59" w:rsidRDefault="007B626C" w:rsidP="007B626C">
            <w:pPr>
              <w:spacing w:before="60" w:after="60" w:line="259" w:lineRule="auto"/>
              <w:jc w:val="center"/>
              <w:rPr>
                <w:b/>
                <w:bCs/>
                <w:sz w:val="20"/>
                <w:lang w:val="en-US"/>
              </w:rPr>
            </w:pPr>
            <w:r w:rsidRPr="00D578D0">
              <w:rPr>
                <w:sz w:val="20"/>
                <w:lang w:val="en-US"/>
              </w:rPr>
              <w:t>-0.11</w:t>
            </w:r>
          </w:p>
        </w:tc>
        <w:tc>
          <w:tcPr>
            <w:tcW w:w="1994" w:type="dxa"/>
          </w:tcPr>
          <w:p w14:paraId="7DE7D689" w14:textId="64E8B03E" w:rsidR="007B626C" w:rsidRPr="00B43E59" w:rsidRDefault="007B626C" w:rsidP="007B626C">
            <w:pPr>
              <w:spacing w:before="60" w:after="60" w:line="259" w:lineRule="auto"/>
              <w:jc w:val="center"/>
              <w:rPr>
                <w:b/>
                <w:bCs/>
                <w:sz w:val="20"/>
                <w:lang w:val="en-US"/>
              </w:rPr>
            </w:pPr>
            <w:r w:rsidRPr="00D578D0">
              <w:rPr>
                <w:sz w:val="20"/>
                <w:lang w:val="en-US"/>
              </w:rPr>
              <w:t>0.15</w:t>
            </w:r>
          </w:p>
        </w:tc>
        <w:tc>
          <w:tcPr>
            <w:tcW w:w="1994" w:type="dxa"/>
          </w:tcPr>
          <w:p w14:paraId="1FDC42DB" w14:textId="470B0FFB" w:rsidR="007B626C" w:rsidRPr="00B43E59" w:rsidRDefault="007B626C" w:rsidP="007B626C">
            <w:pPr>
              <w:spacing w:before="60" w:after="60" w:line="259" w:lineRule="auto"/>
              <w:jc w:val="center"/>
              <w:rPr>
                <w:b/>
                <w:bCs/>
                <w:sz w:val="20"/>
                <w:lang w:val="en-US"/>
              </w:rPr>
            </w:pPr>
            <w:r w:rsidRPr="00D578D0">
              <w:rPr>
                <w:sz w:val="20"/>
                <w:lang w:val="en-US"/>
              </w:rPr>
              <w:t>0.53</w:t>
            </w:r>
          </w:p>
        </w:tc>
        <w:tc>
          <w:tcPr>
            <w:tcW w:w="1994" w:type="dxa"/>
          </w:tcPr>
          <w:p w14:paraId="1F12BF00" w14:textId="2BEB1FA9" w:rsidR="007B626C" w:rsidRPr="00B43E59" w:rsidRDefault="007B626C" w:rsidP="007B626C">
            <w:pPr>
              <w:spacing w:before="60" w:after="60" w:line="259" w:lineRule="auto"/>
              <w:jc w:val="center"/>
              <w:rPr>
                <w:b/>
                <w:bCs/>
                <w:sz w:val="20"/>
                <w:lang w:val="en-US"/>
              </w:rPr>
            </w:pPr>
            <w:r w:rsidRPr="00D578D0">
              <w:rPr>
                <w:sz w:val="20"/>
                <w:lang w:val="en-US"/>
              </w:rPr>
              <w:t>-0.21</w:t>
            </w:r>
          </w:p>
        </w:tc>
        <w:tc>
          <w:tcPr>
            <w:tcW w:w="1994" w:type="dxa"/>
          </w:tcPr>
          <w:p w14:paraId="0F007862" w14:textId="1C0C0F09" w:rsidR="007B626C" w:rsidRPr="00B43E59" w:rsidRDefault="007B626C" w:rsidP="007B626C">
            <w:pPr>
              <w:spacing w:before="60" w:after="60" w:line="259" w:lineRule="auto"/>
              <w:jc w:val="center"/>
              <w:rPr>
                <w:b/>
                <w:bCs/>
                <w:sz w:val="20"/>
                <w:lang w:val="en-US"/>
              </w:rPr>
            </w:pPr>
            <w:r w:rsidRPr="00D578D0">
              <w:rPr>
                <w:sz w:val="20"/>
                <w:lang w:val="en-US"/>
              </w:rPr>
              <w:t>-0.02</w:t>
            </w:r>
          </w:p>
        </w:tc>
      </w:tr>
      <w:tr w:rsidR="007B626C" w:rsidRPr="00D578D0" w14:paraId="282C755F" w14:textId="77777777" w:rsidTr="007B626C">
        <w:tc>
          <w:tcPr>
            <w:tcW w:w="1232" w:type="dxa"/>
          </w:tcPr>
          <w:p w14:paraId="2E740B60" w14:textId="25D8FA90" w:rsidR="007B626C" w:rsidRPr="00D578D0" w:rsidRDefault="007B626C" w:rsidP="007B626C">
            <w:pPr>
              <w:spacing w:before="60" w:after="60" w:line="259" w:lineRule="auto"/>
              <w:rPr>
                <w:sz w:val="20"/>
                <w:lang w:val="en-US"/>
              </w:rPr>
            </w:pPr>
            <m:oMath>
              <m:r>
                <w:rPr>
                  <w:rFonts w:ascii="Cambria Math" w:hAnsi="Cambria Math"/>
                  <w:sz w:val="20"/>
                  <w:lang w:val="en-GB"/>
                </w:rPr>
                <m:t>δ</m:t>
              </m:r>
            </m:oMath>
            <w:r w:rsidRPr="00FB11DD">
              <w:rPr>
                <w:sz w:val="20"/>
                <w:lang w:val="en-US"/>
              </w:rPr>
              <w:t xml:space="preserve"> </w:t>
            </w:r>
            <w:r>
              <w:rPr>
                <w:sz w:val="20"/>
                <w:lang w:val="en-US"/>
              </w:rPr>
              <w:t xml:space="preserve">= </w:t>
            </w:r>
            <w:r w:rsidRPr="00FB11DD">
              <w:rPr>
                <w:sz w:val="20"/>
                <w:lang w:val="en-US"/>
              </w:rPr>
              <w:t>0.0001</w:t>
            </w:r>
          </w:p>
        </w:tc>
        <w:tc>
          <w:tcPr>
            <w:tcW w:w="1833" w:type="dxa"/>
          </w:tcPr>
          <w:p w14:paraId="58A9933B" w14:textId="71E2CC2B" w:rsidR="007B626C" w:rsidRPr="00D578D0" w:rsidRDefault="007B626C" w:rsidP="007B626C">
            <w:pPr>
              <w:spacing w:before="60" w:after="60" w:line="259" w:lineRule="auto"/>
              <w:jc w:val="center"/>
              <w:rPr>
                <w:sz w:val="20"/>
                <w:lang w:val="en-US"/>
              </w:rPr>
            </w:pPr>
            <w:r w:rsidRPr="00CF090A">
              <w:rPr>
                <w:b/>
                <w:bCs/>
                <w:sz w:val="20"/>
                <w:lang w:val="en-US"/>
              </w:rPr>
              <w:t>2.37</w:t>
            </w:r>
          </w:p>
        </w:tc>
        <w:tc>
          <w:tcPr>
            <w:tcW w:w="1994" w:type="dxa"/>
          </w:tcPr>
          <w:p w14:paraId="2620A4A5" w14:textId="71715A28" w:rsidR="007B626C" w:rsidRPr="00D578D0" w:rsidRDefault="007B626C" w:rsidP="007B626C">
            <w:pPr>
              <w:spacing w:before="60" w:after="60" w:line="259" w:lineRule="auto"/>
              <w:jc w:val="center"/>
              <w:rPr>
                <w:sz w:val="20"/>
                <w:lang w:val="en-US"/>
              </w:rPr>
            </w:pPr>
            <w:r w:rsidRPr="00D578D0">
              <w:rPr>
                <w:sz w:val="20"/>
                <w:lang w:val="en-US"/>
              </w:rPr>
              <w:t>-0.11</w:t>
            </w:r>
          </w:p>
        </w:tc>
        <w:tc>
          <w:tcPr>
            <w:tcW w:w="1994" w:type="dxa"/>
          </w:tcPr>
          <w:p w14:paraId="700D38B0" w14:textId="5EDE7721" w:rsidR="007B626C" w:rsidRPr="00D578D0" w:rsidRDefault="007B626C" w:rsidP="007B626C">
            <w:pPr>
              <w:spacing w:before="60" w:after="60" w:line="259" w:lineRule="auto"/>
              <w:jc w:val="center"/>
              <w:rPr>
                <w:sz w:val="20"/>
                <w:lang w:val="en-US"/>
              </w:rPr>
            </w:pPr>
            <w:r w:rsidRPr="00D578D0">
              <w:rPr>
                <w:sz w:val="20"/>
                <w:lang w:val="en-US"/>
              </w:rPr>
              <w:t>0.15</w:t>
            </w:r>
          </w:p>
        </w:tc>
        <w:tc>
          <w:tcPr>
            <w:tcW w:w="1994" w:type="dxa"/>
          </w:tcPr>
          <w:p w14:paraId="54171D4F" w14:textId="173E36E3" w:rsidR="007B626C" w:rsidRPr="00D578D0" w:rsidRDefault="007B626C" w:rsidP="007B626C">
            <w:pPr>
              <w:spacing w:before="60" w:after="60" w:line="259" w:lineRule="auto"/>
              <w:jc w:val="center"/>
              <w:rPr>
                <w:sz w:val="20"/>
                <w:lang w:val="en-US"/>
              </w:rPr>
            </w:pPr>
            <w:r w:rsidRPr="00D578D0">
              <w:rPr>
                <w:sz w:val="20"/>
                <w:lang w:val="en-US"/>
              </w:rPr>
              <w:t>0.53</w:t>
            </w:r>
          </w:p>
        </w:tc>
        <w:tc>
          <w:tcPr>
            <w:tcW w:w="1994" w:type="dxa"/>
          </w:tcPr>
          <w:p w14:paraId="57F0477C" w14:textId="29B7317C" w:rsidR="007B626C" w:rsidRPr="00B43E59" w:rsidRDefault="007B626C" w:rsidP="007B626C">
            <w:pPr>
              <w:spacing w:before="60" w:after="60" w:line="259" w:lineRule="auto"/>
              <w:jc w:val="center"/>
              <w:rPr>
                <w:b/>
                <w:bCs/>
                <w:sz w:val="20"/>
                <w:lang w:val="en-US"/>
              </w:rPr>
            </w:pPr>
            <w:r w:rsidRPr="00D578D0">
              <w:rPr>
                <w:sz w:val="20"/>
                <w:lang w:val="en-US"/>
              </w:rPr>
              <w:t>-0.22</w:t>
            </w:r>
          </w:p>
        </w:tc>
        <w:tc>
          <w:tcPr>
            <w:tcW w:w="1994" w:type="dxa"/>
          </w:tcPr>
          <w:p w14:paraId="0890702F" w14:textId="4A1B1EDF" w:rsidR="007B626C" w:rsidRPr="00B43E59" w:rsidRDefault="007B626C" w:rsidP="007B626C">
            <w:pPr>
              <w:spacing w:before="60" w:after="60" w:line="259" w:lineRule="auto"/>
              <w:jc w:val="center"/>
              <w:rPr>
                <w:b/>
                <w:bCs/>
                <w:sz w:val="20"/>
                <w:lang w:val="en-US"/>
              </w:rPr>
            </w:pPr>
            <w:r w:rsidRPr="00D578D0">
              <w:rPr>
                <w:sz w:val="20"/>
                <w:lang w:val="en-US"/>
              </w:rPr>
              <w:t>-0.02</w:t>
            </w:r>
          </w:p>
        </w:tc>
      </w:tr>
      <w:tr w:rsidR="007B626C" w:rsidRPr="00D578D0" w14:paraId="76FF34AB" w14:textId="77777777" w:rsidTr="007B626C">
        <w:tc>
          <w:tcPr>
            <w:tcW w:w="1232" w:type="dxa"/>
          </w:tcPr>
          <w:p w14:paraId="4C9F7D20" w14:textId="7D1F74A5" w:rsidR="007B626C" w:rsidRPr="00D578D0" w:rsidRDefault="007B626C" w:rsidP="007B626C">
            <w:pPr>
              <w:spacing w:before="60" w:after="60" w:line="259" w:lineRule="auto"/>
              <w:rPr>
                <w:sz w:val="20"/>
                <w:lang w:val="en-US"/>
              </w:rPr>
            </w:pPr>
            <m:oMath>
              <m:r>
                <w:rPr>
                  <w:rFonts w:ascii="Cambria Math" w:hAnsi="Cambria Math"/>
                  <w:sz w:val="20"/>
                  <w:lang w:val="en-GB"/>
                </w:rPr>
                <m:t>δ</m:t>
              </m:r>
            </m:oMath>
            <w:r w:rsidRPr="00FB11DD">
              <w:rPr>
                <w:sz w:val="20"/>
                <w:lang w:val="en-US"/>
              </w:rPr>
              <w:t xml:space="preserve"> </w:t>
            </w:r>
            <w:r>
              <w:rPr>
                <w:sz w:val="20"/>
                <w:lang w:val="en-US"/>
              </w:rPr>
              <w:t xml:space="preserve">= </w:t>
            </w:r>
            <w:r w:rsidRPr="00FB11DD">
              <w:rPr>
                <w:sz w:val="20"/>
                <w:lang w:val="en-US"/>
              </w:rPr>
              <w:t>0.0005</w:t>
            </w:r>
          </w:p>
        </w:tc>
        <w:tc>
          <w:tcPr>
            <w:tcW w:w="1833" w:type="dxa"/>
          </w:tcPr>
          <w:p w14:paraId="3BC10ECE" w14:textId="64544D85" w:rsidR="007B626C" w:rsidRPr="00D578D0" w:rsidRDefault="007B626C" w:rsidP="007B626C">
            <w:pPr>
              <w:spacing w:before="60" w:after="60" w:line="259" w:lineRule="auto"/>
              <w:jc w:val="center"/>
              <w:rPr>
                <w:sz w:val="20"/>
                <w:lang w:val="en-US"/>
              </w:rPr>
            </w:pPr>
            <w:r w:rsidRPr="00CF090A">
              <w:rPr>
                <w:b/>
                <w:bCs/>
                <w:sz w:val="20"/>
                <w:lang w:val="en-US"/>
              </w:rPr>
              <w:t>2.29</w:t>
            </w:r>
          </w:p>
        </w:tc>
        <w:tc>
          <w:tcPr>
            <w:tcW w:w="1994" w:type="dxa"/>
          </w:tcPr>
          <w:p w14:paraId="5CDDA206" w14:textId="7EACD982" w:rsidR="007B626C" w:rsidRPr="00D578D0" w:rsidRDefault="007B626C" w:rsidP="007B626C">
            <w:pPr>
              <w:spacing w:before="60" w:after="60" w:line="259" w:lineRule="auto"/>
              <w:jc w:val="center"/>
              <w:rPr>
                <w:sz w:val="20"/>
                <w:lang w:val="en-US"/>
              </w:rPr>
            </w:pPr>
            <w:r w:rsidRPr="00D578D0">
              <w:rPr>
                <w:sz w:val="20"/>
                <w:lang w:val="en-US"/>
              </w:rPr>
              <w:t>-0.15</w:t>
            </w:r>
          </w:p>
        </w:tc>
        <w:tc>
          <w:tcPr>
            <w:tcW w:w="1994" w:type="dxa"/>
          </w:tcPr>
          <w:p w14:paraId="65C819D8" w14:textId="17F569FC" w:rsidR="007B626C" w:rsidRPr="00D578D0" w:rsidRDefault="007B626C" w:rsidP="007B626C">
            <w:pPr>
              <w:spacing w:before="60" w:after="60" w:line="259" w:lineRule="auto"/>
              <w:jc w:val="center"/>
              <w:rPr>
                <w:sz w:val="20"/>
                <w:lang w:val="en-US"/>
              </w:rPr>
            </w:pPr>
            <w:r w:rsidRPr="00D578D0">
              <w:rPr>
                <w:sz w:val="20"/>
                <w:lang w:val="en-US"/>
              </w:rPr>
              <w:t>0.12</w:t>
            </w:r>
          </w:p>
        </w:tc>
        <w:tc>
          <w:tcPr>
            <w:tcW w:w="1994" w:type="dxa"/>
          </w:tcPr>
          <w:p w14:paraId="7EB106FC" w14:textId="037258E4" w:rsidR="007B626C" w:rsidRPr="00D578D0" w:rsidRDefault="007B626C" w:rsidP="007B626C">
            <w:pPr>
              <w:spacing w:before="60" w:after="60" w:line="259" w:lineRule="auto"/>
              <w:jc w:val="center"/>
              <w:rPr>
                <w:sz w:val="20"/>
                <w:lang w:val="en-US"/>
              </w:rPr>
            </w:pPr>
            <w:r w:rsidRPr="00D578D0">
              <w:rPr>
                <w:sz w:val="20"/>
                <w:lang w:val="en-US"/>
              </w:rPr>
              <w:t>0.51</w:t>
            </w:r>
          </w:p>
        </w:tc>
        <w:tc>
          <w:tcPr>
            <w:tcW w:w="1994" w:type="dxa"/>
          </w:tcPr>
          <w:p w14:paraId="2A655F96" w14:textId="66775E82" w:rsidR="007B626C" w:rsidRPr="00D578D0" w:rsidRDefault="007B626C" w:rsidP="007B626C">
            <w:pPr>
              <w:spacing w:before="60" w:after="60" w:line="259" w:lineRule="auto"/>
              <w:jc w:val="center"/>
              <w:rPr>
                <w:sz w:val="20"/>
                <w:lang w:val="en-US"/>
              </w:rPr>
            </w:pPr>
            <w:r w:rsidRPr="00D578D0">
              <w:rPr>
                <w:sz w:val="20"/>
                <w:lang w:val="en-US"/>
              </w:rPr>
              <w:t>-0.23</w:t>
            </w:r>
          </w:p>
        </w:tc>
        <w:tc>
          <w:tcPr>
            <w:tcW w:w="1994" w:type="dxa"/>
          </w:tcPr>
          <w:p w14:paraId="31E345F2" w14:textId="5AC17D3E" w:rsidR="007B626C" w:rsidRPr="00B43E59" w:rsidRDefault="007B626C" w:rsidP="007B626C">
            <w:pPr>
              <w:spacing w:before="60" w:after="60" w:line="259" w:lineRule="auto"/>
              <w:jc w:val="center"/>
              <w:rPr>
                <w:b/>
                <w:bCs/>
                <w:sz w:val="20"/>
                <w:lang w:val="en-US"/>
              </w:rPr>
            </w:pPr>
            <w:r w:rsidRPr="00D578D0">
              <w:rPr>
                <w:sz w:val="20"/>
                <w:lang w:val="en-US"/>
              </w:rPr>
              <w:t>-0.03</w:t>
            </w:r>
          </w:p>
        </w:tc>
      </w:tr>
      <w:tr w:rsidR="007B626C" w:rsidRPr="00D578D0" w14:paraId="22E6966C" w14:textId="77777777" w:rsidTr="007B626C">
        <w:tc>
          <w:tcPr>
            <w:tcW w:w="1232" w:type="dxa"/>
          </w:tcPr>
          <w:p w14:paraId="37948992" w14:textId="111B4166" w:rsidR="007B626C" w:rsidRPr="00D578D0" w:rsidRDefault="007B626C" w:rsidP="007B626C">
            <w:pPr>
              <w:spacing w:before="60" w:after="60" w:line="259" w:lineRule="auto"/>
              <w:rPr>
                <w:sz w:val="20"/>
                <w:lang w:val="en-US"/>
              </w:rPr>
            </w:pPr>
            <m:oMath>
              <m:r>
                <w:rPr>
                  <w:rFonts w:ascii="Cambria Math" w:hAnsi="Cambria Math"/>
                  <w:sz w:val="20"/>
                  <w:lang w:val="en-GB"/>
                </w:rPr>
                <m:t>δ</m:t>
              </m:r>
            </m:oMath>
            <w:r w:rsidRPr="006616ED">
              <w:rPr>
                <w:sz w:val="20"/>
                <w:lang w:val="en-US"/>
              </w:rPr>
              <w:t xml:space="preserve"> </w:t>
            </w:r>
            <w:r>
              <w:rPr>
                <w:sz w:val="20"/>
                <w:lang w:val="en-US"/>
              </w:rPr>
              <w:t xml:space="preserve">= </w:t>
            </w:r>
            <w:r w:rsidRPr="006616ED">
              <w:rPr>
                <w:sz w:val="20"/>
                <w:lang w:val="en-US"/>
              </w:rPr>
              <w:t>0.001</w:t>
            </w:r>
          </w:p>
        </w:tc>
        <w:tc>
          <w:tcPr>
            <w:tcW w:w="1833" w:type="dxa"/>
          </w:tcPr>
          <w:p w14:paraId="1F528D43" w14:textId="3C13389E" w:rsidR="007B626C" w:rsidRPr="00D578D0" w:rsidRDefault="007B626C" w:rsidP="007B626C">
            <w:pPr>
              <w:spacing w:before="60" w:after="60" w:line="259" w:lineRule="auto"/>
              <w:jc w:val="center"/>
              <w:rPr>
                <w:sz w:val="20"/>
                <w:lang w:val="en-US"/>
              </w:rPr>
            </w:pPr>
            <w:r w:rsidRPr="00CF090A">
              <w:rPr>
                <w:b/>
                <w:bCs/>
                <w:sz w:val="20"/>
                <w:lang w:val="en-US"/>
              </w:rPr>
              <w:t>2.18</w:t>
            </w:r>
          </w:p>
        </w:tc>
        <w:tc>
          <w:tcPr>
            <w:tcW w:w="1994" w:type="dxa"/>
          </w:tcPr>
          <w:p w14:paraId="10F8EF7F" w14:textId="1A69580F" w:rsidR="007B626C" w:rsidRPr="00D578D0" w:rsidRDefault="007B626C" w:rsidP="007B626C">
            <w:pPr>
              <w:spacing w:before="60" w:after="60" w:line="259" w:lineRule="auto"/>
              <w:jc w:val="center"/>
              <w:rPr>
                <w:sz w:val="20"/>
                <w:lang w:val="en-US"/>
              </w:rPr>
            </w:pPr>
            <w:r w:rsidRPr="00D578D0">
              <w:rPr>
                <w:sz w:val="20"/>
                <w:lang w:val="en-US"/>
              </w:rPr>
              <w:t>-0.19</w:t>
            </w:r>
          </w:p>
        </w:tc>
        <w:tc>
          <w:tcPr>
            <w:tcW w:w="1994" w:type="dxa"/>
          </w:tcPr>
          <w:p w14:paraId="18093212" w14:textId="787760BE" w:rsidR="007B626C" w:rsidRPr="00D578D0" w:rsidRDefault="007B626C" w:rsidP="007B626C">
            <w:pPr>
              <w:spacing w:before="60" w:after="60" w:line="259" w:lineRule="auto"/>
              <w:jc w:val="center"/>
              <w:rPr>
                <w:sz w:val="20"/>
                <w:lang w:val="en-US"/>
              </w:rPr>
            </w:pPr>
            <w:r w:rsidRPr="00D578D0">
              <w:rPr>
                <w:sz w:val="20"/>
                <w:lang w:val="en-US"/>
              </w:rPr>
              <w:t>0.08</w:t>
            </w:r>
          </w:p>
        </w:tc>
        <w:tc>
          <w:tcPr>
            <w:tcW w:w="1994" w:type="dxa"/>
          </w:tcPr>
          <w:p w14:paraId="34698765" w14:textId="35BD3B65" w:rsidR="007B626C" w:rsidRPr="00D578D0" w:rsidRDefault="007B626C" w:rsidP="007B626C">
            <w:pPr>
              <w:spacing w:before="60" w:after="60" w:line="259" w:lineRule="auto"/>
              <w:jc w:val="center"/>
              <w:rPr>
                <w:sz w:val="20"/>
                <w:lang w:val="en-US"/>
              </w:rPr>
            </w:pPr>
            <w:r w:rsidRPr="00D578D0">
              <w:rPr>
                <w:sz w:val="20"/>
                <w:lang w:val="en-US"/>
              </w:rPr>
              <w:t>0.48</w:t>
            </w:r>
          </w:p>
        </w:tc>
        <w:tc>
          <w:tcPr>
            <w:tcW w:w="1994" w:type="dxa"/>
          </w:tcPr>
          <w:p w14:paraId="64567CC8" w14:textId="3E54858C" w:rsidR="007B626C" w:rsidRPr="00D578D0" w:rsidRDefault="007B626C" w:rsidP="007B626C">
            <w:pPr>
              <w:spacing w:before="60" w:after="60" w:line="259" w:lineRule="auto"/>
              <w:jc w:val="center"/>
              <w:rPr>
                <w:sz w:val="20"/>
                <w:lang w:val="en-US"/>
              </w:rPr>
            </w:pPr>
            <w:r w:rsidRPr="00D578D0">
              <w:rPr>
                <w:sz w:val="20"/>
                <w:lang w:val="en-US"/>
              </w:rPr>
              <w:t>-0.25</w:t>
            </w:r>
          </w:p>
        </w:tc>
        <w:tc>
          <w:tcPr>
            <w:tcW w:w="1994" w:type="dxa"/>
          </w:tcPr>
          <w:p w14:paraId="7F8EC348" w14:textId="3C6DDF68" w:rsidR="007B626C" w:rsidRPr="00B43E59" w:rsidRDefault="007B626C" w:rsidP="007B626C">
            <w:pPr>
              <w:spacing w:before="60" w:after="60" w:line="259" w:lineRule="auto"/>
              <w:jc w:val="center"/>
              <w:rPr>
                <w:b/>
                <w:bCs/>
                <w:sz w:val="20"/>
                <w:lang w:val="en-US"/>
              </w:rPr>
            </w:pPr>
            <w:r w:rsidRPr="00D578D0">
              <w:rPr>
                <w:sz w:val="20"/>
                <w:lang w:val="en-US"/>
              </w:rPr>
              <w:t>-0.04</w:t>
            </w:r>
          </w:p>
        </w:tc>
      </w:tr>
    </w:tbl>
    <w:p w14:paraId="41B1B364" w14:textId="13C6C640" w:rsidR="000F427D" w:rsidRPr="00365602" w:rsidRDefault="00365602" w:rsidP="00B61AE7">
      <w:pPr>
        <w:spacing w:after="160" w:line="259" w:lineRule="auto"/>
        <w:rPr>
          <w:sz w:val="18"/>
          <w:szCs w:val="14"/>
          <w:lang w:val="en-GB"/>
        </w:rPr>
      </w:pPr>
      <w:r w:rsidRPr="00365602">
        <w:rPr>
          <w:sz w:val="18"/>
          <w:szCs w:val="14"/>
          <w:lang w:val="en-GB"/>
        </w:rPr>
        <w:t>Note: CE in Euro/ha; the highest CE for each level of risk aversion is highlighted in bold.</w:t>
      </w:r>
    </w:p>
    <w:p w14:paraId="65DE46A9" w14:textId="663F3A44" w:rsidR="00F7102A" w:rsidRPr="0049620D" w:rsidRDefault="00F7102A" w:rsidP="00F7102A">
      <w:pPr>
        <w:rPr>
          <w:i/>
          <w:iCs/>
          <w:lang w:val="en-US"/>
        </w:rPr>
      </w:pPr>
      <w:bookmarkStart w:id="37" w:name="_Ref216185008"/>
      <w:r w:rsidRPr="00CF090A">
        <w:rPr>
          <w:i/>
          <w:iCs/>
          <w:lang w:val="en-US"/>
        </w:rPr>
        <w:t xml:space="preserve">Table </w:t>
      </w:r>
      <w:r w:rsidRPr="00CF090A">
        <w:rPr>
          <w:i/>
          <w:iCs/>
          <w:lang w:val="en-US"/>
        </w:rPr>
        <w:fldChar w:fldCharType="begin"/>
      </w:r>
      <w:r w:rsidRPr="00CF090A">
        <w:rPr>
          <w:i/>
          <w:iCs/>
          <w:lang w:val="en-US"/>
        </w:rPr>
        <w:instrText xml:space="preserve"> SEQ Table \* ARABIC </w:instrText>
      </w:r>
      <w:r w:rsidRPr="00CF090A">
        <w:rPr>
          <w:i/>
          <w:iCs/>
          <w:lang w:val="en-US"/>
        </w:rPr>
        <w:fldChar w:fldCharType="separate"/>
      </w:r>
      <w:r w:rsidRPr="00CF090A">
        <w:rPr>
          <w:i/>
          <w:iCs/>
          <w:lang w:val="en-US"/>
        </w:rPr>
        <w:t>11</w:t>
      </w:r>
      <w:r w:rsidRPr="00CF090A">
        <w:rPr>
          <w:i/>
          <w:iCs/>
          <w:lang w:val="en-US"/>
        </w:rPr>
        <w:fldChar w:fldCharType="end"/>
      </w:r>
      <w:bookmarkEnd w:id="37"/>
      <w:r>
        <w:rPr>
          <w:i/>
          <w:iCs/>
          <w:lang w:val="en-US"/>
        </w:rPr>
        <w:t>.</w:t>
      </w:r>
      <w:r w:rsidRPr="00F7102A">
        <w:rPr>
          <w:lang w:val="en-US"/>
        </w:rPr>
        <w:t xml:space="preserve"> </w:t>
      </w:r>
      <w:r w:rsidRPr="00CF090A">
        <w:rPr>
          <w:i/>
          <w:iCs/>
          <w:lang w:val="en-US"/>
        </w:rPr>
        <w:t>CPT results under narrow framing</w:t>
      </w:r>
    </w:p>
    <w:tbl>
      <w:tblPr>
        <w:tblStyle w:val="TableGrid"/>
        <w:tblW w:w="0" w:type="auto"/>
        <w:tblLayout w:type="fixed"/>
        <w:tblLook w:val="04A0" w:firstRow="1" w:lastRow="0" w:firstColumn="1" w:lastColumn="0" w:noHBand="0" w:noVBand="1"/>
      </w:tblPr>
      <w:tblGrid>
        <w:gridCol w:w="3261"/>
        <w:gridCol w:w="1843"/>
        <w:gridCol w:w="1571"/>
        <w:gridCol w:w="1571"/>
        <w:gridCol w:w="1571"/>
        <w:gridCol w:w="1571"/>
        <w:gridCol w:w="1572"/>
      </w:tblGrid>
      <w:tr w:rsidR="000968B4" w:rsidRPr="000F427D" w14:paraId="532C77D1" w14:textId="77777777" w:rsidTr="000968B4">
        <w:tc>
          <w:tcPr>
            <w:tcW w:w="3261" w:type="dxa"/>
            <w:tcBorders>
              <w:top w:val="single" w:sz="4" w:space="0" w:color="auto"/>
            </w:tcBorders>
          </w:tcPr>
          <w:p w14:paraId="6A4D9362" w14:textId="109A8754" w:rsidR="000968B4" w:rsidRPr="000F427D" w:rsidRDefault="000968B4" w:rsidP="000968B4">
            <w:pPr>
              <w:spacing w:before="60" w:after="60" w:line="259" w:lineRule="auto"/>
              <w:rPr>
                <w:sz w:val="20"/>
                <w:lang w:val="en-US"/>
              </w:rPr>
            </w:pPr>
          </w:p>
        </w:tc>
        <w:tc>
          <w:tcPr>
            <w:tcW w:w="1843" w:type="dxa"/>
            <w:tcBorders>
              <w:top w:val="single" w:sz="4" w:space="0" w:color="auto"/>
            </w:tcBorders>
          </w:tcPr>
          <w:p w14:paraId="3D1C195A" w14:textId="36C18A8C" w:rsidR="000968B4" w:rsidRPr="000F427D" w:rsidRDefault="000968B4" w:rsidP="000B24CB">
            <w:pPr>
              <w:spacing w:before="60" w:after="60" w:line="259" w:lineRule="auto"/>
              <w:jc w:val="center"/>
              <w:rPr>
                <w:sz w:val="20"/>
                <w:lang w:val="en-US"/>
              </w:rPr>
            </w:pPr>
            <w:r w:rsidRPr="002C3221">
              <w:rPr>
                <w:b/>
                <w:bCs/>
                <w:sz w:val="20"/>
                <w:lang w:val="en-US"/>
              </w:rPr>
              <w:t>Forward contrac</w:t>
            </w:r>
            <w:r>
              <w:rPr>
                <w:b/>
                <w:bCs/>
                <w:sz w:val="20"/>
                <w:lang w:val="en-US"/>
              </w:rPr>
              <w:t>t</w:t>
            </w:r>
          </w:p>
        </w:tc>
        <w:tc>
          <w:tcPr>
            <w:tcW w:w="7856" w:type="dxa"/>
            <w:gridSpan w:val="5"/>
            <w:tcBorders>
              <w:top w:val="single" w:sz="4" w:space="0" w:color="auto"/>
              <w:bottom w:val="single" w:sz="4" w:space="0" w:color="auto"/>
            </w:tcBorders>
          </w:tcPr>
          <w:p w14:paraId="6AFBA66C" w14:textId="43465A75" w:rsidR="000968B4" w:rsidRPr="000F427D" w:rsidRDefault="000968B4" w:rsidP="000968B4">
            <w:pPr>
              <w:spacing w:before="60" w:after="60" w:line="259" w:lineRule="auto"/>
              <w:jc w:val="center"/>
              <w:rPr>
                <w:sz w:val="20"/>
                <w:lang w:val="en-US"/>
              </w:rPr>
            </w:pPr>
            <w:r>
              <w:rPr>
                <w:b/>
                <w:bCs/>
                <w:sz w:val="20"/>
                <w:lang w:val="en-US"/>
              </w:rPr>
              <w:t>Adjusted contract</w:t>
            </w:r>
          </w:p>
        </w:tc>
      </w:tr>
      <w:tr w:rsidR="000968B4" w:rsidRPr="000F427D" w14:paraId="634D857F" w14:textId="77777777" w:rsidTr="00770989">
        <w:tc>
          <w:tcPr>
            <w:tcW w:w="3261" w:type="dxa"/>
            <w:tcBorders>
              <w:bottom w:val="single" w:sz="4" w:space="0" w:color="auto"/>
            </w:tcBorders>
          </w:tcPr>
          <w:p w14:paraId="5165BB56" w14:textId="3D687903" w:rsidR="0028218D" w:rsidRPr="000F427D" w:rsidRDefault="0028218D" w:rsidP="000968B4">
            <w:pPr>
              <w:spacing w:before="60" w:after="60" w:line="259" w:lineRule="auto"/>
              <w:rPr>
                <w:sz w:val="20"/>
                <w:lang w:val="en-US"/>
              </w:rPr>
            </w:pPr>
            <w:r>
              <w:rPr>
                <w:b/>
                <w:bCs/>
                <w:sz w:val="20"/>
                <w:lang w:val="en-US"/>
              </w:rPr>
              <w:t>Strike</w:t>
            </w:r>
          </w:p>
        </w:tc>
        <w:tc>
          <w:tcPr>
            <w:tcW w:w="1843" w:type="dxa"/>
            <w:tcBorders>
              <w:bottom w:val="single" w:sz="4" w:space="0" w:color="auto"/>
            </w:tcBorders>
          </w:tcPr>
          <w:p w14:paraId="46D0BB37" w14:textId="6BF74A65" w:rsidR="0028218D" w:rsidRPr="002C3221" w:rsidRDefault="0028218D" w:rsidP="000B24CB">
            <w:pPr>
              <w:spacing w:before="60" w:after="60" w:line="259" w:lineRule="auto"/>
              <w:jc w:val="center"/>
              <w:rPr>
                <w:b/>
                <w:bCs/>
                <w:sz w:val="20"/>
                <w:lang w:val="en-US"/>
              </w:rPr>
            </w:pPr>
            <w:r>
              <w:rPr>
                <w:b/>
                <w:bCs/>
                <w:sz w:val="20"/>
                <w:lang w:val="en-US"/>
              </w:rPr>
              <w:t>-</w:t>
            </w:r>
          </w:p>
        </w:tc>
        <w:tc>
          <w:tcPr>
            <w:tcW w:w="1571" w:type="dxa"/>
            <w:tcBorders>
              <w:top w:val="single" w:sz="4" w:space="0" w:color="auto"/>
              <w:bottom w:val="single" w:sz="4" w:space="0" w:color="auto"/>
            </w:tcBorders>
          </w:tcPr>
          <w:p w14:paraId="50AB192D" w14:textId="32191A1A" w:rsidR="0028218D" w:rsidRPr="002C3221" w:rsidRDefault="0028218D" w:rsidP="00770989">
            <w:pPr>
              <w:spacing w:before="60" w:after="60" w:line="259" w:lineRule="auto"/>
              <w:jc w:val="center"/>
              <w:rPr>
                <w:b/>
                <w:bCs/>
                <w:sz w:val="20"/>
                <w:lang w:val="en-US"/>
              </w:rPr>
            </w:pPr>
            <w:r>
              <w:rPr>
                <w:b/>
                <w:bCs/>
                <w:sz w:val="20"/>
                <w:lang w:val="en-US"/>
              </w:rPr>
              <w:t>0.355</w:t>
            </w:r>
          </w:p>
        </w:tc>
        <w:tc>
          <w:tcPr>
            <w:tcW w:w="1571" w:type="dxa"/>
            <w:tcBorders>
              <w:top w:val="single" w:sz="4" w:space="0" w:color="auto"/>
              <w:bottom w:val="single" w:sz="4" w:space="0" w:color="auto"/>
            </w:tcBorders>
          </w:tcPr>
          <w:p w14:paraId="4EF1B847" w14:textId="71822B76" w:rsidR="0028218D" w:rsidRPr="000F427D" w:rsidRDefault="0028218D" w:rsidP="00770989">
            <w:pPr>
              <w:spacing w:before="60" w:after="60" w:line="259" w:lineRule="auto"/>
              <w:jc w:val="center"/>
              <w:rPr>
                <w:sz w:val="20"/>
                <w:lang w:val="en-US"/>
              </w:rPr>
            </w:pPr>
            <w:r>
              <w:rPr>
                <w:b/>
                <w:bCs/>
                <w:sz w:val="20"/>
                <w:lang w:val="en-US"/>
              </w:rPr>
              <w:t>0.361</w:t>
            </w:r>
          </w:p>
        </w:tc>
        <w:tc>
          <w:tcPr>
            <w:tcW w:w="1571" w:type="dxa"/>
            <w:tcBorders>
              <w:top w:val="single" w:sz="4" w:space="0" w:color="auto"/>
              <w:bottom w:val="single" w:sz="4" w:space="0" w:color="auto"/>
            </w:tcBorders>
          </w:tcPr>
          <w:p w14:paraId="2A3748F9" w14:textId="2926EED4" w:rsidR="0028218D" w:rsidRPr="000F427D" w:rsidRDefault="0028218D" w:rsidP="00770989">
            <w:pPr>
              <w:spacing w:before="60" w:after="60" w:line="259" w:lineRule="auto"/>
              <w:jc w:val="center"/>
              <w:rPr>
                <w:sz w:val="20"/>
                <w:lang w:val="en-US"/>
              </w:rPr>
            </w:pPr>
            <w:r>
              <w:rPr>
                <w:b/>
                <w:bCs/>
                <w:sz w:val="20"/>
                <w:lang w:val="en-US"/>
              </w:rPr>
              <w:t>0.368</w:t>
            </w:r>
          </w:p>
        </w:tc>
        <w:tc>
          <w:tcPr>
            <w:tcW w:w="1571" w:type="dxa"/>
            <w:tcBorders>
              <w:top w:val="single" w:sz="4" w:space="0" w:color="auto"/>
              <w:bottom w:val="single" w:sz="4" w:space="0" w:color="auto"/>
            </w:tcBorders>
          </w:tcPr>
          <w:p w14:paraId="25F72F62" w14:textId="343667FE" w:rsidR="0028218D" w:rsidRDefault="0028218D" w:rsidP="00770989">
            <w:pPr>
              <w:spacing w:before="60" w:after="60" w:line="259" w:lineRule="auto"/>
              <w:jc w:val="center"/>
              <w:rPr>
                <w:b/>
                <w:bCs/>
                <w:sz w:val="20"/>
                <w:lang w:val="en-US"/>
              </w:rPr>
            </w:pPr>
            <w:r>
              <w:rPr>
                <w:b/>
                <w:bCs/>
                <w:sz w:val="20"/>
                <w:lang w:val="en-US"/>
              </w:rPr>
              <w:t>0.376</w:t>
            </w:r>
          </w:p>
        </w:tc>
        <w:tc>
          <w:tcPr>
            <w:tcW w:w="1572" w:type="dxa"/>
            <w:tcBorders>
              <w:top w:val="single" w:sz="4" w:space="0" w:color="auto"/>
              <w:bottom w:val="single" w:sz="4" w:space="0" w:color="auto"/>
            </w:tcBorders>
          </w:tcPr>
          <w:p w14:paraId="16E17B8D" w14:textId="7C842C3F" w:rsidR="0028218D" w:rsidRPr="000F427D" w:rsidRDefault="0028218D" w:rsidP="00770989">
            <w:pPr>
              <w:spacing w:before="60" w:after="60" w:line="259" w:lineRule="auto"/>
              <w:jc w:val="center"/>
              <w:rPr>
                <w:sz w:val="20"/>
                <w:lang w:val="en-US"/>
              </w:rPr>
            </w:pPr>
            <w:r>
              <w:rPr>
                <w:b/>
                <w:bCs/>
                <w:sz w:val="20"/>
                <w:lang w:val="en-US"/>
              </w:rPr>
              <w:t>0.388</w:t>
            </w:r>
          </w:p>
        </w:tc>
      </w:tr>
      <w:tr w:rsidR="000968B4" w:rsidRPr="000F427D" w14:paraId="67023234" w14:textId="77777777" w:rsidTr="00770989">
        <w:tc>
          <w:tcPr>
            <w:tcW w:w="3261" w:type="dxa"/>
            <w:tcBorders>
              <w:top w:val="single" w:sz="4" w:space="0" w:color="auto"/>
            </w:tcBorders>
          </w:tcPr>
          <w:p w14:paraId="6BFD6D0E" w14:textId="3E725F37" w:rsidR="0028218D" w:rsidRPr="00F30557" w:rsidRDefault="0028218D" w:rsidP="000968B4">
            <w:pPr>
              <w:spacing w:before="60" w:after="60" w:line="259" w:lineRule="auto"/>
              <w:rPr>
                <w:sz w:val="20"/>
                <w:lang w:val="en-US"/>
              </w:rPr>
            </w:pPr>
            <m:oMathPara>
              <m:oMathParaPr>
                <m:jc m:val="left"/>
              </m:oMathParaPr>
              <m:oMath>
                <m:r>
                  <w:rPr>
                    <w:rFonts w:ascii="Cambria Math" w:hAnsi="Cambria Math"/>
                    <w:sz w:val="20"/>
                  </w:rPr>
                  <m:t xml:space="preserve">a=0.334; λ=1.574; γ=0.571  </m:t>
                </m:r>
              </m:oMath>
            </m:oMathPara>
          </w:p>
        </w:tc>
        <w:tc>
          <w:tcPr>
            <w:tcW w:w="1843" w:type="dxa"/>
            <w:tcBorders>
              <w:top w:val="single" w:sz="4" w:space="0" w:color="auto"/>
            </w:tcBorders>
          </w:tcPr>
          <w:p w14:paraId="744DB402" w14:textId="77777777" w:rsidR="0028218D" w:rsidRPr="00CF090A" w:rsidRDefault="0028218D" w:rsidP="000B24CB">
            <w:pPr>
              <w:spacing w:before="60" w:after="60" w:line="259" w:lineRule="auto"/>
              <w:jc w:val="center"/>
              <w:rPr>
                <w:b/>
                <w:bCs/>
                <w:sz w:val="20"/>
                <w:lang w:val="en-US"/>
              </w:rPr>
            </w:pPr>
            <w:r w:rsidRPr="00CF090A">
              <w:rPr>
                <w:b/>
                <w:bCs/>
                <w:sz w:val="20"/>
                <w:lang w:val="en-US"/>
              </w:rPr>
              <w:t>-0.74</w:t>
            </w:r>
          </w:p>
        </w:tc>
        <w:tc>
          <w:tcPr>
            <w:tcW w:w="1571" w:type="dxa"/>
            <w:tcBorders>
              <w:top w:val="single" w:sz="4" w:space="0" w:color="auto"/>
            </w:tcBorders>
          </w:tcPr>
          <w:p w14:paraId="63FFAFBA" w14:textId="77777777" w:rsidR="0028218D" w:rsidRPr="000F427D" w:rsidRDefault="0028218D" w:rsidP="00770989">
            <w:pPr>
              <w:spacing w:before="60" w:after="60" w:line="259" w:lineRule="auto"/>
              <w:jc w:val="center"/>
              <w:rPr>
                <w:sz w:val="20"/>
                <w:lang w:val="en-US"/>
              </w:rPr>
            </w:pPr>
            <w:r w:rsidRPr="000F427D">
              <w:rPr>
                <w:sz w:val="20"/>
                <w:lang w:val="en-US"/>
              </w:rPr>
              <w:t>-0.88</w:t>
            </w:r>
          </w:p>
        </w:tc>
        <w:tc>
          <w:tcPr>
            <w:tcW w:w="1571" w:type="dxa"/>
            <w:tcBorders>
              <w:top w:val="single" w:sz="4" w:space="0" w:color="auto"/>
            </w:tcBorders>
          </w:tcPr>
          <w:p w14:paraId="63056E46" w14:textId="42B4E777" w:rsidR="0028218D" w:rsidRPr="000F427D" w:rsidRDefault="0028218D" w:rsidP="00770989">
            <w:pPr>
              <w:spacing w:before="60" w:after="60" w:line="259" w:lineRule="auto"/>
              <w:jc w:val="center"/>
              <w:rPr>
                <w:sz w:val="20"/>
                <w:lang w:val="en-US"/>
              </w:rPr>
            </w:pPr>
            <w:r w:rsidRPr="000F427D">
              <w:rPr>
                <w:sz w:val="20"/>
                <w:lang w:val="en-US"/>
              </w:rPr>
              <w:t>-0.9</w:t>
            </w:r>
            <w:r w:rsidR="00633E0D">
              <w:rPr>
                <w:sz w:val="20"/>
                <w:lang w:val="en-US"/>
              </w:rPr>
              <w:t>0</w:t>
            </w:r>
          </w:p>
        </w:tc>
        <w:tc>
          <w:tcPr>
            <w:tcW w:w="1571" w:type="dxa"/>
            <w:tcBorders>
              <w:top w:val="single" w:sz="4" w:space="0" w:color="auto"/>
            </w:tcBorders>
          </w:tcPr>
          <w:p w14:paraId="62646F5C" w14:textId="77777777" w:rsidR="0028218D" w:rsidRPr="000F427D" w:rsidRDefault="0028218D" w:rsidP="00770989">
            <w:pPr>
              <w:spacing w:before="60" w:after="60" w:line="259" w:lineRule="auto"/>
              <w:jc w:val="center"/>
              <w:rPr>
                <w:sz w:val="20"/>
                <w:lang w:val="en-US"/>
              </w:rPr>
            </w:pPr>
            <w:r w:rsidRPr="000F427D">
              <w:rPr>
                <w:sz w:val="20"/>
                <w:lang w:val="en-US"/>
              </w:rPr>
              <w:t>-0.85</w:t>
            </w:r>
          </w:p>
        </w:tc>
        <w:tc>
          <w:tcPr>
            <w:tcW w:w="1571" w:type="dxa"/>
            <w:tcBorders>
              <w:top w:val="single" w:sz="4" w:space="0" w:color="auto"/>
            </w:tcBorders>
          </w:tcPr>
          <w:p w14:paraId="421106E5" w14:textId="77777777" w:rsidR="0028218D" w:rsidRPr="000F427D" w:rsidRDefault="0028218D" w:rsidP="00770989">
            <w:pPr>
              <w:spacing w:before="60" w:after="60" w:line="259" w:lineRule="auto"/>
              <w:jc w:val="center"/>
              <w:rPr>
                <w:sz w:val="20"/>
                <w:lang w:val="en-US"/>
              </w:rPr>
            </w:pPr>
            <w:r w:rsidRPr="000F427D">
              <w:rPr>
                <w:sz w:val="20"/>
                <w:lang w:val="en-US"/>
              </w:rPr>
              <w:t>-1.03</w:t>
            </w:r>
          </w:p>
        </w:tc>
        <w:tc>
          <w:tcPr>
            <w:tcW w:w="1572" w:type="dxa"/>
            <w:tcBorders>
              <w:top w:val="single" w:sz="4" w:space="0" w:color="auto"/>
            </w:tcBorders>
          </w:tcPr>
          <w:p w14:paraId="22425D4E" w14:textId="77777777" w:rsidR="0028218D" w:rsidRPr="000F427D" w:rsidRDefault="0028218D" w:rsidP="00770989">
            <w:pPr>
              <w:spacing w:before="60" w:after="60" w:line="259" w:lineRule="auto"/>
              <w:jc w:val="center"/>
              <w:rPr>
                <w:sz w:val="20"/>
                <w:lang w:val="en-US"/>
              </w:rPr>
            </w:pPr>
            <w:r w:rsidRPr="000F427D">
              <w:rPr>
                <w:sz w:val="20"/>
                <w:lang w:val="en-US"/>
              </w:rPr>
              <w:t>-0.99</w:t>
            </w:r>
          </w:p>
        </w:tc>
      </w:tr>
      <w:tr w:rsidR="000968B4" w:rsidRPr="000F427D" w14:paraId="0738C856" w14:textId="77777777" w:rsidTr="00770989">
        <w:tc>
          <w:tcPr>
            <w:tcW w:w="3261" w:type="dxa"/>
          </w:tcPr>
          <w:p w14:paraId="5A4CEFEC" w14:textId="6929FEBF" w:rsidR="0028218D" w:rsidRPr="00F30557" w:rsidRDefault="0028218D" w:rsidP="000968B4">
            <w:pPr>
              <w:spacing w:before="60" w:after="60" w:line="259" w:lineRule="auto"/>
              <w:rPr>
                <w:sz w:val="20"/>
                <w:lang w:val="en-US"/>
              </w:rPr>
            </w:pPr>
            <m:oMathPara>
              <m:oMathParaPr>
                <m:jc m:val="left"/>
              </m:oMathParaPr>
              <m:oMath>
                <m:r>
                  <w:rPr>
                    <w:rFonts w:ascii="Cambria Math" w:hAnsi="Cambria Math"/>
                    <w:sz w:val="20"/>
                  </w:rPr>
                  <m:t>a=0.1</m:t>
                </m:r>
              </m:oMath>
            </m:oMathPara>
          </w:p>
        </w:tc>
        <w:tc>
          <w:tcPr>
            <w:tcW w:w="1843" w:type="dxa"/>
          </w:tcPr>
          <w:p w14:paraId="549D1450" w14:textId="77777777" w:rsidR="0028218D" w:rsidRPr="00CF090A" w:rsidRDefault="0028218D" w:rsidP="000B24CB">
            <w:pPr>
              <w:spacing w:before="60" w:after="60" w:line="259" w:lineRule="auto"/>
              <w:jc w:val="center"/>
              <w:rPr>
                <w:b/>
                <w:bCs/>
                <w:sz w:val="20"/>
                <w:lang w:val="en-US"/>
              </w:rPr>
            </w:pPr>
            <w:r w:rsidRPr="00CF090A">
              <w:rPr>
                <w:b/>
                <w:bCs/>
                <w:sz w:val="20"/>
                <w:lang w:val="en-US"/>
              </w:rPr>
              <w:t>-0.15</w:t>
            </w:r>
          </w:p>
        </w:tc>
        <w:tc>
          <w:tcPr>
            <w:tcW w:w="1571" w:type="dxa"/>
          </w:tcPr>
          <w:p w14:paraId="29212A43" w14:textId="77777777" w:rsidR="0028218D" w:rsidRPr="000F427D" w:rsidRDefault="0028218D" w:rsidP="00770989">
            <w:pPr>
              <w:spacing w:before="60" w:after="60" w:line="259" w:lineRule="auto"/>
              <w:jc w:val="center"/>
              <w:rPr>
                <w:sz w:val="20"/>
                <w:lang w:val="en-US"/>
              </w:rPr>
            </w:pPr>
            <w:r w:rsidRPr="000F427D">
              <w:rPr>
                <w:sz w:val="20"/>
                <w:lang w:val="en-US"/>
              </w:rPr>
              <w:t>-0.53</w:t>
            </w:r>
          </w:p>
        </w:tc>
        <w:tc>
          <w:tcPr>
            <w:tcW w:w="1571" w:type="dxa"/>
          </w:tcPr>
          <w:p w14:paraId="785F2713" w14:textId="76F40346" w:rsidR="0028218D" w:rsidRPr="000F427D" w:rsidRDefault="0028218D" w:rsidP="00770989">
            <w:pPr>
              <w:spacing w:before="60" w:after="60" w:line="259" w:lineRule="auto"/>
              <w:jc w:val="center"/>
              <w:rPr>
                <w:sz w:val="20"/>
                <w:lang w:val="en-US"/>
              </w:rPr>
            </w:pPr>
            <w:r w:rsidRPr="000F427D">
              <w:rPr>
                <w:sz w:val="20"/>
                <w:lang w:val="en-US"/>
              </w:rPr>
              <w:t>-0.6</w:t>
            </w:r>
            <w:r w:rsidR="00633E0D">
              <w:rPr>
                <w:sz w:val="20"/>
                <w:lang w:val="en-US"/>
              </w:rPr>
              <w:t>0</w:t>
            </w:r>
          </w:p>
        </w:tc>
        <w:tc>
          <w:tcPr>
            <w:tcW w:w="1571" w:type="dxa"/>
          </w:tcPr>
          <w:p w14:paraId="756B02D4" w14:textId="77777777" w:rsidR="0028218D" w:rsidRPr="000F427D" w:rsidRDefault="0028218D" w:rsidP="00770989">
            <w:pPr>
              <w:spacing w:before="60" w:after="60" w:line="259" w:lineRule="auto"/>
              <w:jc w:val="center"/>
              <w:rPr>
                <w:sz w:val="20"/>
                <w:lang w:val="en-US"/>
              </w:rPr>
            </w:pPr>
            <w:r w:rsidRPr="000F427D">
              <w:rPr>
                <w:sz w:val="20"/>
                <w:lang w:val="en-US"/>
              </w:rPr>
              <w:t>-0.69</w:t>
            </w:r>
          </w:p>
        </w:tc>
        <w:tc>
          <w:tcPr>
            <w:tcW w:w="1571" w:type="dxa"/>
          </w:tcPr>
          <w:p w14:paraId="255873D5" w14:textId="77777777" w:rsidR="0028218D" w:rsidRPr="000F427D" w:rsidRDefault="0028218D" w:rsidP="00770989">
            <w:pPr>
              <w:spacing w:before="60" w:after="60" w:line="259" w:lineRule="auto"/>
              <w:jc w:val="center"/>
              <w:rPr>
                <w:sz w:val="20"/>
                <w:lang w:val="en-US"/>
              </w:rPr>
            </w:pPr>
            <w:r w:rsidRPr="000F427D">
              <w:rPr>
                <w:sz w:val="20"/>
                <w:lang w:val="en-US"/>
              </w:rPr>
              <w:t>-0.86</w:t>
            </w:r>
          </w:p>
        </w:tc>
        <w:tc>
          <w:tcPr>
            <w:tcW w:w="1572" w:type="dxa"/>
          </w:tcPr>
          <w:p w14:paraId="4D606CBF" w14:textId="77777777" w:rsidR="0028218D" w:rsidRPr="000F427D" w:rsidRDefault="0028218D" w:rsidP="00770989">
            <w:pPr>
              <w:spacing w:before="60" w:after="60" w:line="259" w:lineRule="auto"/>
              <w:jc w:val="center"/>
              <w:rPr>
                <w:sz w:val="20"/>
                <w:lang w:val="en-US"/>
              </w:rPr>
            </w:pPr>
            <w:r w:rsidRPr="000F427D">
              <w:rPr>
                <w:sz w:val="20"/>
                <w:lang w:val="en-US"/>
              </w:rPr>
              <w:t>-1.01</w:t>
            </w:r>
          </w:p>
        </w:tc>
      </w:tr>
      <w:tr w:rsidR="000968B4" w:rsidRPr="000F427D" w14:paraId="1D50946D" w14:textId="77777777" w:rsidTr="00770989">
        <w:tc>
          <w:tcPr>
            <w:tcW w:w="3261" w:type="dxa"/>
          </w:tcPr>
          <w:p w14:paraId="286A42C4" w14:textId="3AB10B28" w:rsidR="0028218D" w:rsidRPr="00F30557" w:rsidRDefault="0028218D" w:rsidP="000968B4">
            <w:pPr>
              <w:spacing w:before="60" w:after="60" w:line="259" w:lineRule="auto"/>
              <w:rPr>
                <w:sz w:val="20"/>
                <w:lang w:val="en-US"/>
              </w:rPr>
            </w:pPr>
            <m:oMathPara>
              <m:oMathParaPr>
                <m:jc m:val="left"/>
              </m:oMathParaPr>
              <m:oMath>
                <m:r>
                  <w:rPr>
                    <w:rFonts w:ascii="Cambria Math" w:hAnsi="Cambria Math"/>
                    <w:sz w:val="20"/>
                  </w:rPr>
                  <m:t>a=0.5</m:t>
                </m:r>
              </m:oMath>
            </m:oMathPara>
          </w:p>
        </w:tc>
        <w:tc>
          <w:tcPr>
            <w:tcW w:w="1843" w:type="dxa"/>
          </w:tcPr>
          <w:p w14:paraId="0F902389" w14:textId="77777777" w:rsidR="0028218D" w:rsidRPr="000F427D" w:rsidRDefault="0028218D" w:rsidP="000B24CB">
            <w:pPr>
              <w:spacing w:before="60" w:after="60" w:line="259" w:lineRule="auto"/>
              <w:jc w:val="center"/>
              <w:rPr>
                <w:sz w:val="20"/>
                <w:lang w:val="en-US"/>
              </w:rPr>
            </w:pPr>
            <w:r w:rsidRPr="000F427D">
              <w:rPr>
                <w:sz w:val="20"/>
                <w:lang w:val="en-US"/>
              </w:rPr>
              <w:t>-1.72</w:t>
            </w:r>
          </w:p>
        </w:tc>
        <w:tc>
          <w:tcPr>
            <w:tcW w:w="1571" w:type="dxa"/>
          </w:tcPr>
          <w:p w14:paraId="27AFF971" w14:textId="77777777" w:rsidR="0028218D" w:rsidRPr="000F427D" w:rsidRDefault="0028218D" w:rsidP="00770989">
            <w:pPr>
              <w:spacing w:before="60" w:after="60" w:line="259" w:lineRule="auto"/>
              <w:jc w:val="center"/>
              <w:rPr>
                <w:sz w:val="20"/>
                <w:lang w:val="en-US"/>
              </w:rPr>
            </w:pPr>
            <w:r w:rsidRPr="000F427D">
              <w:rPr>
                <w:sz w:val="20"/>
                <w:lang w:val="en-US"/>
              </w:rPr>
              <w:t>-1.21</w:t>
            </w:r>
          </w:p>
        </w:tc>
        <w:tc>
          <w:tcPr>
            <w:tcW w:w="1571" w:type="dxa"/>
          </w:tcPr>
          <w:p w14:paraId="25012025" w14:textId="77777777" w:rsidR="0028218D" w:rsidRPr="000F427D" w:rsidRDefault="0028218D" w:rsidP="00770989">
            <w:pPr>
              <w:spacing w:before="60" w:after="60" w:line="259" w:lineRule="auto"/>
              <w:jc w:val="center"/>
              <w:rPr>
                <w:sz w:val="20"/>
                <w:lang w:val="en-US"/>
              </w:rPr>
            </w:pPr>
            <w:r w:rsidRPr="000F427D">
              <w:rPr>
                <w:sz w:val="20"/>
                <w:lang w:val="en-US"/>
              </w:rPr>
              <w:t>-1.13</w:t>
            </w:r>
          </w:p>
        </w:tc>
        <w:tc>
          <w:tcPr>
            <w:tcW w:w="1571" w:type="dxa"/>
          </w:tcPr>
          <w:p w14:paraId="373AF8D8" w14:textId="77777777" w:rsidR="0028218D" w:rsidRPr="000F427D" w:rsidRDefault="0028218D" w:rsidP="00770989">
            <w:pPr>
              <w:spacing w:before="60" w:after="60" w:line="259" w:lineRule="auto"/>
              <w:jc w:val="center"/>
              <w:rPr>
                <w:sz w:val="20"/>
                <w:lang w:val="en-US"/>
              </w:rPr>
            </w:pPr>
            <w:r w:rsidRPr="000F427D">
              <w:rPr>
                <w:sz w:val="20"/>
                <w:lang w:val="en-US"/>
              </w:rPr>
              <w:t>-0.93</w:t>
            </w:r>
          </w:p>
        </w:tc>
        <w:tc>
          <w:tcPr>
            <w:tcW w:w="1571" w:type="dxa"/>
          </w:tcPr>
          <w:p w14:paraId="6C69424B" w14:textId="77777777" w:rsidR="0028218D" w:rsidRPr="000F427D" w:rsidRDefault="0028218D" w:rsidP="00770989">
            <w:pPr>
              <w:spacing w:before="60" w:after="60" w:line="259" w:lineRule="auto"/>
              <w:jc w:val="center"/>
              <w:rPr>
                <w:sz w:val="20"/>
                <w:lang w:val="en-US"/>
              </w:rPr>
            </w:pPr>
            <w:r w:rsidRPr="000F427D">
              <w:rPr>
                <w:sz w:val="20"/>
                <w:lang w:val="en-US"/>
              </w:rPr>
              <w:t>-1.11</w:t>
            </w:r>
          </w:p>
        </w:tc>
        <w:tc>
          <w:tcPr>
            <w:tcW w:w="1572" w:type="dxa"/>
          </w:tcPr>
          <w:p w14:paraId="1D21308F" w14:textId="77777777" w:rsidR="0028218D" w:rsidRPr="00CF090A" w:rsidRDefault="0028218D" w:rsidP="00770989">
            <w:pPr>
              <w:spacing w:before="60" w:after="60" w:line="259" w:lineRule="auto"/>
              <w:jc w:val="center"/>
              <w:rPr>
                <w:b/>
                <w:bCs/>
                <w:sz w:val="20"/>
                <w:lang w:val="en-US"/>
              </w:rPr>
            </w:pPr>
            <w:r w:rsidRPr="00CF090A">
              <w:rPr>
                <w:b/>
                <w:bCs/>
                <w:sz w:val="20"/>
                <w:lang w:val="en-US"/>
              </w:rPr>
              <w:t>-0.91</w:t>
            </w:r>
          </w:p>
        </w:tc>
      </w:tr>
      <w:tr w:rsidR="000968B4" w:rsidRPr="000F427D" w14:paraId="68D32563" w14:textId="77777777" w:rsidTr="00770989">
        <w:tc>
          <w:tcPr>
            <w:tcW w:w="3261" w:type="dxa"/>
          </w:tcPr>
          <w:p w14:paraId="375ACF19" w14:textId="3E043396" w:rsidR="0028218D" w:rsidRPr="00F30557" w:rsidRDefault="0028218D" w:rsidP="000968B4">
            <w:pPr>
              <w:spacing w:before="60" w:after="60" w:line="259" w:lineRule="auto"/>
              <w:rPr>
                <w:sz w:val="20"/>
                <w:lang w:val="en-US"/>
              </w:rPr>
            </w:pPr>
            <m:oMathPara>
              <m:oMathParaPr>
                <m:jc m:val="left"/>
              </m:oMathParaPr>
              <m:oMath>
                <m:r>
                  <w:rPr>
                    <w:rFonts w:ascii="Cambria Math" w:hAnsi="Cambria Math"/>
                    <w:sz w:val="20"/>
                  </w:rPr>
                  <m:t>λ=0.5</m:t>
                </m:r>
              </m:oMath>
            </m:oMathPara>
          </w:p>
        </w:tc>
        <w:tc>
          <w:tcPr>
            <w:tcW w:w="1843" w:type="dxa"/>
          </w:tcPr>
          <w:p w14:paraId="31C7C015" w14:textId="77777777" w:rsidR="0028218D" w:rsidRPr="00CF090A" w:rsidRDefault="0028218D" w:rsidP="000B24CB">
            <w:pPr>
              <w:spacing w:before="60" w:after="60" w:line="259" w:lineRule="auto"/>
              <w:jc w:val="center"/>
              <w:rPr>
                <w:b/>
                <w:bCs/>
                <w:sz w:val="20"/>
                <w:lang w:val="en-US"/>
              </w:rPr>
            </w:pPr>
            <w:r w:rsidRPr="00CF090A">
              <w:rPr>
                <w:b/>
                <w:bCs/>
                <w:sz w:val="20"/>
                <w:lang w:val="en-US"/>
              </w:rPr>
              <w:t>0.52</w:t>
            </w:r>
          </w:p>
        </w:tc>
        <w:tc>
          <w:tcPr>
            <w:tcW w:w="1571" w:type="dxa"/>
          </w:tcPr>
          <w:p w14:paraId="5720C2D7" w14:textId="77777777" w:rsidR="0028218D" w:rsidRPr="000F427D" w:rsidRDefault="0028218D" w:rsidP="00770989">
            <w:pPr>
              <w:spacing w:before="60" w:after="60" w:line="259" w:lineRule="auto"/>
              <w:jc w:val="center"/>
              <w:rPr>
                <w:sz w:val="20"/>
                <w:lang w:val="en-US"/>
              </w:rPr>
            </w:pPr>
            <w:r w:rsidRPr="000F427D">
              <w:rPr>
                <w:sz w:val="20"/>
                <w:lang w:val="en-US"/>
              </w:rPr>
              <w:t>0.26</w:t>
            </w:r>
          </w:p>
        </w:tc>
        <w:tc>
          <w:tcPr>
            <w:tcW w:w="1571" w:type="dxa"/>
          </w:tcPr>
          <w:p w14:paraId="1EDF8A73" w14:textId="77777777" w:rsidR="0028218D" w:rsidRPr="000F427D" w:rsidRDefault="0028218D" w:rsidP="00770989">
            <w:pPr>
              <w:spacing w:before="60" w:after="60" w:line="259" w:lineRule="auto"/>
              <w:jc w:val="center"/>
              <w:rPr>
                <w:sz w:val="20"/>
                <w:lang w:val="en-US"/>
              </w:rPr>
            </w:pPr>
            <w:r w:rsidRPr="000F427D">
              <w:rPr>
                <w:sz w:val="20"/>
                <w:lang w:val="en-US"/>
              </w:rPr>
              <w:t>0.19</w:t>
            </w:r>
          </w:p>
        </w:tc>
        <w:tc>
          <w:tcPr>
            <w:tcW w:w="1571" w:type="dxa"/>
          </w:tcPr>
          <w:p w14:paraId="00CF172D" w14:textId="77777777" w:rsidR="0028218D" w:rsidRPr="000F427D" w:rsidRDefault="0028218D" w:rsidP="00770989">
            <w:pPr>
              <w:spacing w:before="60" w:after="60" w:line="259" w:lineRule="auto"/>
              <w:jc w:val="center"/>
              <w:rPr>
                <w:sz w:val="20"/>
                <w:lang w:val="en-US"/>
              </w:rPr>
            </w:pPr>
            <w:r w:rsidRPr="000F427D">
              <w:rPr>
                <w:sz w:val="20"/>
                <w:lang w:val="en-US"/>
              </w:rPr>
              <w:t>0.16</w:t>
            </w:r>
          </w:p>
        </w:tc>
        <w:tc>
          <w:tcPr>
            <w:tcW w:w="1571" w:type="dxa"/>
          </w:tcPr>
          <w:p w14:paraId="23B8D212" w14:textId="77777777" w:rsidR="0028218D" w:rsidRPr="000F427D" w:rsidRDefault="0028218D" w:rsidP="00770989">
            <w:pPr>
              <w:spacing w:before="60" w:after="60" w:line="259" w:lineRule="auto"/>
              <w:jc w:val="center"/>
              <w:rPr>
                <w:sz w:val="20"/>
                <w:lang w:val="en-US"/>
              </w:rPr>
            </w:pPr>
            <w:r w:rsidRPr="000F427D">
              <w:rPr>
                <w:sz w:val="20"/>
                <w:lang w:val="en-US"/>
              </w:rPr>
              <w:t>0.03</w:t>
            </w:r>
          </w:p>
        </w:tc>
        <w:tc>
          <w:tcPr>
            <w:tcW w:w="1572" w:type="dxa"/>
          </w:tcPr>
          <w:p w14:paraId="045FC347" w14:textId="77777777" w:rsidR="0028218D" w:rsidRPr="000F427D" w:rsidRDefault="0028218D" w:rsidP="00770989">
            <w:pPr>
              <w:spacing w:before="60" w:after="60" w:line="259" w:lineRule="auto"/>
              <w:jc w:val="center"/>
              <w:rPr>
                <w:sz w:val="20"/>
                <w:lang w:val="en-US"/>
              </w:rPr>
            </w:pPr>
            <w:r w:rsidRPr="000F427D">
              <w:rPr>
                <w:sz w:val="20"/>
                <w:lang w:val="en-US"/>
              </w:rPr>
              <w:t>-0.05</w:t>
            </w:r>
          </w:p>
        </w:tc>
      </w:tr>
      <w:tr w:rsidR="000968B4" w:rsidRPr="000F427D" w14:paraId="765756B2" w14:textId="77777777" w:rsidTr="00770989">
        <w:tc>
          <w:tcPr>
            <w:tcW w:w="3261" w:type="dxa"/>
          </w:tcPr>
          <w:p w14:paraId="074E3E11" w14:textId="0DA1FA52" w:rsidR="0028218D" w:rsidRPr="00F30557" w:rsidRDefault="0028218D" w:rsidP="000968B4">
            <w:pPr>
              <w:spacing w:before="60" w:after="60" w:line="259" w:lineRule="auto"/>
              <w:rPr>
                <w:sz w:val="20"/>
                <w:lang w:val="en-US"/>
              </w:rPr>
            </w:pPr>
            <m:oMathPara>
              <m:oMathParaPr>
                <m:jc m:val="left"/>
              </m:oMathParaPr>
              <m:oMath>
                <m:r>
                  <w:rPr>
                    <w:rFonts w:ascii="Cambria Math" w:hAnsi="Cambria Math"/>
                    <w:sz w:val="20"/>
                  </w:rPr>
                  <m:t>λ=2</m:t>
                </m:r>
              </m:oMath>
            </m:oMathPara>
          </w:p>
        </w:tc>
        <w:tc>
          <w:tcPr>
            <w:tcW w:w="1843" w:type="dxa"/>
          </w:tcPr>
          <w:p w14:paraId="5FAFCDF8" w14:textId="77777777" w:rsidR="0028218D" w:rsidRPr="00CF090A" w:rsidRDefault="0028218D" w:rsidP="000B24CB">
            <w:pPr>
              <w:spacing w:before="60" w:after="60" w:line="259" w:lineRule="auto"/>
              <w:jc w:val="center"/>
              <w:rPr>
                <w:b/>
                <w:bCs/>
                <w:sz w:val="20"/>
                <w:lang w:val="en-US"/>
              </w:rPr>
            </w:pPr>
            <w:r w:rsidRPr="00CF090A">
              <w:rPr>
                <w:b/>
                <w:bCs/>
                <w:sz w:val="20"/>
                <w:lang w:val="en-US"/>
              </w:rPr>
              <w:t>-1.24</w:t>
            </w:r>
          </w:p>
        </w:tc>
        <w:tc>
          <w:tcPr>
            <w:tcW w:w="1571" w:type="dxa"/>
          </w:tcPr>
          <w:p w14:paraId="767D7AFB" w14:textId="77777777" w:rsidR="0028218D" w:rsidRPr="000F427D" w:rsidRDefault="0028218D" w:rsidP="00770989">
            <w:pPr>
              <w:spacing w:before="60" w:after="60" w:line="259" w:lineRule="auto"/>
              <w:jc w:val="center"/>
              <w:rPr>
                <w:sz w:val="20"/>
                <w:lang w:val="en-US"/>
              </w:rPr>
            </w:pPr>
            <w:r w:rsidRPr="000F427D">
              <w:rPr>
                <w:sz w:val="20"/>
                <w:lang w:val="en-US"/>
              </w:rPr>
              <w:t>-1.33</w:t>
            </w:r>
          </w:p>
        </w:tc>
        <w:tc>
          <w:tcPr>
            <w:tcW w:w="1571" w:type="dxa"/>
          </w:tcPr>
          <w:p w14:paraId="46E3F1DC" w14:textId="77777777" w:rsidR="0028218D" w:rsidRPr="000F427D" w:rsidRDefault="0028218D" w:rsidP="00770989">
            <w:pPr>
              <w:spacing w:before="60" w:after="60" w:line="259" w:lineRule="auto"/>
              <w:jc w:val="center"/>
              <w:rPr>
                <w:sz w:val="20"/>
                <w:lang w:val="en-US"/>
              </w:rPr>
            </w:pPr>
            <w:r w:rsidRPr="000F427D">
              <w:rPr>
                <w:sz w:val="20"/>
                <w:lang w:val="en-US"/>
              </w:rPr>
              <w:t>-1.33</w:t>
            </w:r>
          </w:p>
        </w:tc>
        <w:tc>
          <w:tcPr>
            <w:tcW w:w="1571" w:type="dxa"/>
          </w:tcPr>
          <w:p w14:paraId="31C2565F" w14:textId="77777777" w:rsidR="0028218D" w:rsidRPr="000F427D" w:rsidRDefault="0028218D" w:rsidP="00770989">
            <w:pPr>
              <w:spacing w:before="60" w:after="60" w:line="259" w:lineRule="auto"/>
              <w:jc w:val="center"/>
              <w:rPr>
                <w:sz w:val="20"/>
                <w:lang w:val="en-US"/>
              </w:rPr>
            </w:pPr>
            <w:r w:rsidRPr="000F427D">
              <w:rPr>
                <w:sz w:val="20"/>
                <w:lang w:val="en-US"/>
              </w:rPr>
              <w:t>-1.25</w:t>
            </w:r>
          </w:p>
        </w:tc>
        <w:tc>
          <w:tcPr>
            <w:tcW w:w="1571" w:type="dxa"/>
          </w:tcPr>
          <w:p w14:paraId="07783F00" w14:textId="77777777" w:rsidR="0028218D" w:rsidRPr="000F427D" w:rsidRDefault="0028218D" w:rsidP="00770989">
            <w:pPr>
              <w:spacing w:before="60" w:after="60" w:line="259" w:lineRule="auto"/>
              <w:jc w:val="center"/>
              <w:rPr>
                <w:sz w:val="20"/>
                <w:lang w:val="en-US"/>
              </w:rPr>
            </w:pPr>
            <w:r w:rsidRPr="000F427D">
              <w:rPr>
                <w:sz w:val="20"/>
                <w:lang w:val="en-US"/>
              </w:rPr>
              <w:t>-1.45</w:t>
            </w:r>
          </w:p>
        </w:tc>
        <w:tc>
          <w:tcPr>
            <w:tcW w:w="1572" w:type="dxa"/>
          </w:tcPr>
          <w:p w14:paraId="2B15973A" w14:textId="77777777" w:rsidR="0028218D" w:rsidRPr="000F427D" w:rsidRDefault="0028218D" w:rsidP="00770989">
            <w:pPr>
              <w:spacing w:before="60" w:after="60" w:line="259" w:lineRule="auto"/>
              <w:jc w:val="center"/>
              <w:rPr>
                <w:sz w:val="20"/>
                <w:lang w:val="en-US"/>
              </w:rPr>
            </w:pPr>
            <w:r w:rsidRPr="000F427D">
              <w:rPr>
                <w:sz w:val="20"/>
                <w:lang w:val="en-US"/>
              </w:rPr>
              <w:t>-1.37</w:t>
            </w:r>
          </w:p>
        </w:tc>
      </w:tr>
      <w:tr w:rsidR="000968B4" w:rsidRPr="000F427D" w14:paraId="6769FB27" w14:textId="77777777" w:rsidTr="00770989">
        <w:tc>
          <w:tcPr>
            <w:tcW w:w="3261" w:type="dxa"/>
          </w:tcPr>
          <w:p w14:paraId="0FA5E793" w14:textId="7A35C154" w:rsidR="0028218D" w:rsidRPr="00F30557" w:rsidRDefault="0028218D" w:rsidP="000968B4">
            <w:pPr>
              <w:spacing w:before="60" w:after="60" w:line="259" w:lineRule="auto"/>
              <w:rPr>
                <w:sz w:val="20"/>
                <w:lang w:val="en-US"/>
              </w:rPr>
            </w:pPr>
            <m:oMathPara>
              <m:oMathParaPr>
                <m:jc m:val="left"/>
              </m:oMathParaPr>
              <m:oMath>
                <m:r>
                  <w:rPr>
                    <w:rFonts w:ascii="Cambria Math" w:hAnsi="Cambria Math"/>
                    <w:sz w:val="20"/>
                  </w:rPr>
                  <m:t xml:space="preserve">γ=0.4  </m:t>
                </m:r>
              </m:oMath>
            </m:oMathPara>
          </w:p>
        </w:tc>
        <w:tc>
          <w:tcPr>
            <w:tcW w:w="1843" w:type="dxa"/>
          </w:tcPr>
          <w:p w14:paraId="6AB19E15" w14:textId="77777777" w:rsidR="0028218D" w:rsidRPr="000F427D" w:rsidRDefault="0028218D" w:rsidP="000B24CB">
            <w:pPr>
              <w:spacing w:before="60" w:after="60" w:line="259" w:lineRule="auto"/>
              <w:jc w:val="center"/>
              <w:rPr>
                <w:sz w:val="20"/>
                <w:lang w:val="en-US"/>
              </w:rPr>
            </w:pPr>
            <w:r w:rsidRPr="000F427D">
              <w:rPr>
                <w:sz w:val="20"/>
                <w:lang w:val="en-US"/>
              </w:rPr>
              <w:t>-1.15</w:t>
            </w:r>
          </w:p>
        </w:tc>
        <w:tc>
          <w:tcPr>
            <w:tcW w:w="1571" w:type="dxa"/>
          </w:tcPr>
          <w:p w14:paraId="3B0A87DC" w14:textId="77777777" w:rsidR="0028218D" w:rsidRPr="000F427D" w:rsidRDefault="0028218D" w:rsidP="00770989">
            <w:pPr>
              <w:spacing w:before="60" w:after="60" w:line="259" w:lineRule="auto"/>
              <w:jc w:val="center"/>
              <w:rPr>
                <w:sz w:val="20"/>
                <w:lang w:val="en-US"/>
              </w:rPr>
            </w:pPr>
            <w:r w:rsidRPr="000F427D">
              <w:rPr>
                <w:sz w:val="20"/>
                <w:lang w:val="en-US"/>
              </w:rPr>
              <w:t>-0.79</w:t>
            </w:r>
          </w:p>
        </w:tc>
        <w:tc>
          <w:tcPr>
            <w:tcW w:w="1571" w:type="dxa"/>
          </w:tcPr>
          <w:p w14:paraId="1E0AE2E8" w14:textId="77777777" w:rsidR="0028218D" w:rsidRPr="000F427D" w:rsidRDefault="0028218D" w:rsidP="00770989">
            <w:pPr>
              <w:spacing w:before="60" w:after="60" w:line="259" w:lineRule="auto"/>
              <w:jc w:val="center"/>
              <w:rPr>
                <w:sz w:val="20"/>
                <w:lang w:val="en-US"/>
              </w:rPr>
            </w:pPr>
            <w:r w:rsidRPr="000F427D">
              <w:rPr>
                <w:sz w:val="20"/>
                <w:lang w:val="en-US"/>
              </w:rPr>
              <w:t>-0.79</w:t>
            </w:r>
          </w:p>
        </w:tc>
        <w:tc>
          <w:tcPr>
            <w:tcW w:w="1571" w:type="dxa"/>
          </w:tcPr>
          <w:p w14:paraId="22AFABE9" w14:textId="77777777" w:rsidR="0028218D" w:rsidRPr="000F427D" w:rsidRDefault="0028218D" w:rsidP="00770989">
            <w:pPr>
              <w:spacing w:before="60" w:after="60" w:line="259" w:lineRule="auto"/>
              <w:jc w:val="center"/>
              <w:rPr>
                <w:sz w:val="20"/>
                <w:lang w:val="en-US"/>
              </w:rPr>
            </w:pPr>
            <w:r w:rsidRPr="000F427D">
              <w:rPr>
                <w:sz w:val="20"/>
                <w:lang w:val="en-US"/>
              </w:rPr>
              <w:t>-0.68</w:t>
            </w:r>
          </w:p>
        </w:tc>
        <w:tc>
          <w:tcPr>
            <w:tcW w:w="1571" w:type="dxa"/>
          </w:tcPr>
          <w:p w14:paraId="4862C403" w14:textId="77777777" w:rsidR="0028218D" w:rsidRPr="000F427D" w:rsidRDefault="0028218D" w:rsidP="00770989">
            <w:pPr>
              <w:spacing w:before="60" w:after="60" w:line="259" w:lineRule="auto"/>
              <w:jc w:val="center"/>
              <w:rPr>
                <w:sz w:val="20"/>
                <w:lang w:val="en-US"/>
              </w:rPr>
            </w:pPr>
            <w:r w:rsidRPr="000F427D">
              <w:rPr>
                <w:sz w:val="20"/>
                <w:lang w:val="en-US"/>
              </w:rPr>
              <w:t>-0.81</w:t>
            </w:r>
          </w:p>
        </w:tc>
        <w:tc>
          <w:tcPr>
            <w:tcW w:w="1572" w:type="dxa"/>
          </w:tcPr>
          <w:p w14:paraId="1006940A" w14:textId="77777777" w:rsidR="0028218D" w:rsidRPr="00CF090A" w:rsidRDefault="0028218D" w:rsidP="00770989">
            <w:pPr>
              <w:spacing w:before="60" w:after="60" w:line="259" w:lineRule="auto"/>
              <w:jc w:val="center"/>
              <w:rPr>
                <w:b/>
                <w:bCs/>
                <w:sz w:val="20"/>
                <w:lang w:val="en-US"/>
              </w:rPr>
            </w:pPr>
            <w:r w:rsidRPr="00CF090A">
              <w:rPr>
                <w:b/>
                <w:bCs/>
                <w:sz w:val="20"/>
                <w:lang w:val="en-US"/>
              </w:rPr>
              <w:t>-0.76</w:t>
            </w:r>
          </w:p>
        </w:tc>
      </w:tr>
      <w:tr w:rsidR="000968B4" w:rsidRPr="000F427D" w14:paraId="5DC4F4DA" w14:textId="77777777" w:rsidTr="00770989">
        <w:tc>
          <w:tcPr>
            <w:tcW w:w="3261" w:type="dxa"/>
            <w:tcBorders>
              <w:bottom w:val="single" w:sz="4" w:space="0" w:color="auto"/>
            </w:tcBorders>
          </w:tcPr>
          <w:p w14:paraId="67D4F7DC" w14:textId="5E9AF75B" w:rsidR="0028218D" w:rsidRPr="00F30557" w:rsidRDefault="0028218D" w:rsidP="000968B4">
            <w:pPr>
              <w:spacing w:before="60" w:after="60" w:line="259" w:lineRule="auto"/>
              <w:rPr>
                <w:sz w:val="20"/>
                <w:lang w:val="en-US"/>
              </w:rPr>
            </w:pPr>
            <m:oMathPara>
              <m:oMathParaPr>
                <m:jc m:val="left"/>
              </m:oMathParaPr>
              <m:oMath>
                <m:r>
                  <w:rPr>
                    <w:rFonts w:ascii="Cambria Math" w:hAnsi="Cambria Math"/>
                    <w:sz w:val="20"/>
                  </w:rPr>
                  <m:t xml:space="preserve">γ=0.7  </m:t>
                </m:r>
              </m:oMath>
            </m:oMathPara>
          </w:p>
        </w:tc>
        <w:tc>
          <w:tcPr>
            <w:tcW w:w="1843" w:type="dxa"/>
            <w:tcBorders>
              <w:bottom w:val="single" w:sz="4" w:space="0" w:color="auto"/>
            </w:tcBorders>
          </w:tcPr>
          <w:p w14:paraId="703593F4" w14:textId="77777777" w:rsidR="0028218D" w:rsidRPr="00CF090A" w:rsidRDefault="0028218D" w:rsidP="000B24CB">
            <w:pPr>
              <w:spacing w:before="60" w:after="60" w:line="259" w:lineRule="auto"/>
              <w:jc w:val="center"/>
              <w:rPr>
                <w:b/>
                <w:bCs/>
                <w:sz w:val="20"/>
                <w:lang w:val="en-US"/>
              </w:rPr>
            </w:pPr>
            <w:r w:rsidRPr="00CF090A">
              <w:rPr>
                <w:b/>
                <w:bCs/>
                <w:sz w:val="20"/>
                <w:lang w:val="en-US"/>
              </w:rPr>
              <w:t>-0.51</w:t>
            </w:r>
          </w:p>
        </w:tc>
        <w:tc>
          <w:tcPr>
            <w:tcW w:w="1571" w:type="dxa"/>
            <w:tcBorders>
              <w:bottom w:val="single" w:sz="4" w:space="0" w:color="auto"/>
            </w:tcBorders>
          </w:tcPr>
          <w:p w14:paraId="5279DA18" w14:textId="77777777" w:rsidR="0028218D" w:rsidRPr="000F427D" w:rsidRDefault="0028218D" w:rsidP="00770989">
            <w:pPr>
              <w:spacing w:before="60" w:after="60" w:line="259" w:lineRule="auto"/>
              <w:jc w:val="center"/>
              <w:rPr>
                <w:sz w:val="20"/>
                <w:lang w:val="en-US"/>
              </w:rPr>
            </w:pPr>
            <w:r w:rsidRPr="000F427D">
              <w:rPr>
                <w:sz w:val="20"/>
                <w:lang w:val="en-US"/>
              </w:rPr>
              <w:t>-0.98</w:t>
            </w:r>
          </w:p>
        </w:tc>
        <w:tc>
          <w:tcPr>
            <w:tcW w:w="1571" w:type="dxa"/>
            <w:tcBorders>
              <w:bottom w:val="single" w:sz="4" w:space="0" w:color="auto"/>
            </w:tcBorders>
          </w:tcPr>
          <w:p w14:paraId="27B0BEA2" w14:textId="77777777" w:rsidR="0028218D" w:rsidRPr="000F427D" w:rsidRDefault="0028218D" w:rsidP="00770989">
            <w:pPr>
              <w:spacing w:before="60" w:after="60" w:line="259" w:lineRule="auto"/>
              <w:jc w:val="center"/>
              <w:rPr>
                <w:sz w:val="20"/>
                <w:lang w:val="en-US"/>
              </w:rPr>
            </w:pPr>
            <w:r w:rsidRPr="000F427D">
              <w:rPr>
                <w:sz w:val="20"/>
                <w:lang w:val="en-US"/>
              </w:rPr>
              <w:t>-1.01</w:t>
            </w:r>
          </w:p>
        </w:tc>
        <w:tc>
          <w:tcPr>
            <w:tcW w:w="1571" w:type="dxa"/>
            <w:tcBorders>
              <w:bottom w:val="single" w:sz="4" w:space="0" w:color="auto"/>
            </w:tcBorders>
          </w:tcPr>
          <w:p w14:paraId="428E269E" w14:textId="77777777" w:rsidR="0028218D" w:rsidRPr="000F427D" w:rsidRDefault="0028218D" w:rsidP="00770989">
            <w:pPr>
              <w:spacing w:before="60" w:after="60" w:line="259" w:lineRule="auto"/>
              <w:jc w:val="center"/>
              <w:rPr>
                <w:sz w:val="20"/>
                <w:lang w:val="en-US"/>
              </w:rPr>
            </w:pPr>
            <w:r w:rsidRPr="000F427D">
              <w:rPr>
                <w:sz w:val="20"/>
                <w:lang w:val="en-US"/>
              </w:rPr>
              <w:t>-0.99</w:t>
            </w:r>
          </w:p>
        </w:tc>
        <w:tc>
          <w:tcPr>
            <w:tcW w:w="1571" w:type="dxa"/>
            <w:tcBorders>
              <w:bottom w:val="single" w:sz="4" w:space="0" w:color="auto"/>
            </w:tcBorders>
          </w:tcPr>
          <w:p w14:paraId="626C461A" w14:textId="77777777" w:rsidR="0028218D" w:rsidRPr="000F427D" w:rsidRDefault="0028218D" w:rsidP="00770989">
            <w:pPr>
              <w:spacing w:before="60" w:after="60" w:line="259" w:lineRule="auto"/>
              <w:jc w:val="center"/>
              <w:rPr>
                <w:sz w:val="20"/>
                <w:lang w:val="en-US"/>
              </w:rPr>
            </w:pPr>
            <w:r w:rsidRPr="000F427D">
              <w:rPr>
                <w:sz w:val="20"/>
                <w:lang w:val="en-US"/>
              </w:rPr>
              <w:t>-1.2</w:t>
            </w:r>
          </w:p>
        </w:tc>
        <w:tc>
          <w:tcPr>
            <w:tcW w:w="1572" w:type="dxa"/>
            <w:tcBorders>
              <w:bottom w:val="single" w:sz="4" w:space="0" w:color="auto"/>
            </w:tcBorders>
          </w:tcPr>
          <w:p w14:paraId="6ECA30F4" w14:textId="77777777" w:rsidR="0028218D" w:rsidRPr="000F427D" w:rsidRDefault="0028218D" w:rsidP="00770989">
            <w:pPr>
              <w:spacing w:before="60" w:after="60" w:line="259" w:lineRule="auto"/>
              <w:jc w:val="center"/>
              <w:rPr>
                <w:sz w:val="20"/>
                <w:lang w:val="en-US"/>
              </w:rPr>
            </w:pPr>
            <w:r w:rsidRPr="000F427D">
              <w:rPr>
                <w:sz w:val="20"/>
                <w:lang w:val="en-US"/>
              </w:rPr>
              <w:t>-1.15</w:t>
            </w:r>
          </w:p>
        </w:tc>
      </w:tr>
    </w:tbl>
    <w:p w14:paraId="6823073F" w14:textId="602ACAB3" w:rsidR="00CA3E2F" w:rsidRDefault="000F36AC" w:rsidP="000F427D">
      <w:pPr>
        <w:spacing w:after="160" w:line="259" w:lineRule="auto"/>
        <w:rPr>
          <w:lang w:val="en-US"/>
        </w:rPr>
      </w:pPr>
      <w:r w:rsidRPr="00C93482">
        <w:rPr>
          <w:sz w:val="20"/>
          <w:lang w:val="en-US"/>
        </w:rPr>
        <w:t>Note: the</w:t>
      </w:r>
      <w:r w:rsidR="00365602">
        <w:rPr>
          <w:sz w:val="20"/>
          <w:lang w:val="en-US"/>
        </w:rPr>
        <w:t xml:space="preserve"> assumed</w:t>
      </w:r>
      <w:r w:rsidRPr="00C93482">
        <w:rPr>
          <w:sz w:val="20"/>
          <w:lang w:val="en-US"/>
        </w:rPr>
        <w:t xml:space="preserve"> reference point is </w:t>
      </w:r>
      <w:r>
        <w:rPr>
          <w:sz w:val="20"/>
          <w:lang w:val="en-US"/>
        </w:rPr>
        <w:t>zero</w:t>
      </w:r>
      <w:r w:rsidRPr="00C93482">
        <w:rPr>
          <w:sz w:val="20"/>
          <w:lang w:val="en-US"/>
        </w:rPr>
        <w:t>.</w:t>
      </w:r>
      <w:r w:rsidR="00ED1874">
        <w:rPr>
          <w:lang w:val="en-US"/>
        </w:rPr>
        <w:br w:type="page"/>
      </w:r>
    </w:p>
    <w:p w14:paraId="6D0DDF6D" w14:textId="77777777" w:rsidR="000F427D" w:rsidRDefault="000F427D" w:rsidP="00B61AE7">
      <w:pPr>
        <w:spacing w:after="160" w:line="259" w:lineRule="auto"/>
        <w:rPr>
          <w:lang w:val="en-US"/>
        </w:rPr>
        <w:sectPr w:rsidR="000F427D" w:rsidSect="00CA3E2F">
          <w:pgSz w:w="15840" w:h="12240" w:orient="landscape"/>
          <w:pgMar w:top="1440" w:right="1440" w:bottom="1440" w:left="1440" w:header="720" w:footer="720" w:gutter="0"/>
          <w:cols w:space="720"/>
          <w:docGrid w:linePitch="360"/>
        </w:sectPr>
      </w:pPr>
    </w:p>
    <w:p w14:paraId="7FDA475C" w14:textId="2786297D" w:rsidR="00411B7E" w:rsidRDefault="00E04CF0" w:rsidP="00E04CF0">
      <w:pPr>
        <w:spacing w:line="360" w:lineRule="auto"/>
        <w:jc w:val="both"/>
        <w:rPr>
          <w:ins w:id="38" w:author="Spada, Riccardo" w:date="2026-05-04T11:26:00Z"/>
          <w:szCs w:val="22"/>
          <w:lang w:val="en-US"/>
        </w:rPr>
      </w:pPr>
      <w:ins w:id="39" w:author="Spada, Riccardo" w:date="2026-05-04T11:18:00Z">
        <w:r w:rsidRPr="00E04CF0">
          <w:rPr>
            <w:lang w:val="en-US"/>
          </w:rPr>
          <w:lastRenderedPageBreak/>
          <w:t xml:space="preserve">Standard EUT assumes the decision-maker knows the exact probability distribution over outcomes. The </w:t>
        </w:r>
        <w:r w:rsidRPr="00E04CF0">
          <w:rPr>
            <w:rFonts w:hint="eastAsia"/>
            <w:lang w:val="en-US"/>
          </w:rPr>
          <w:t>α</w:t>
        </w:r>
        <w:r w:rsidRPr="00E04CF0">
          <w:rPr>
            <w:lang w:val="en-US"/>
          </w:rPr>
          <w:t xml:space="preserve">-EU model </w:t>
        </w:r>
      </w:ins>
      <w:r w:rsidR="00C93915">
        <w:rPr>
          <w:lang w:val="en-US"/>
        </w:rPr>
        <w:fldChar w:fldCharType="begin"/>
      </w:r>
      <w:r w:rsidR="00C93915">
        <w:rPr>
          <w:lang w:val="en-US"/>
        </w:rPr>
        <w:instrText xml:space="preserve"> ADDIN ZOTERO_ITEM CSL_CITATION {"citationID":"XHB0AQl0","properties":{"formattedCitation":"(Ghirardato et al., 2004)","plainCitation":"(Ghirardato et al., 2004)","noteIndex":0},"citationItems":[{"id":126889,"uris":["http://zotero.org/groups/5657987/items/E59GRE8H"],"itemData":{"id":126889,"type":"article-journal","container-title":"Journal of Economic Theory","DOI":"10.1016/j.jet.2003.12.004","ISSN":"00220531","issue":"2","journalAbbreviation":"Journal of Economic Theory","language":"en","license":"https://www.elsevier.com/tdm/userlicense/1.0/","page":"133-173","source":"DOI.org (Crossref)","title":"Differentiating ambiguity and ambiguity attitude","volume":"118","author":[{"family":"Ghirardato","given":"Paolo"},{"family":"Maccheroni","given":"Fabio"},{"family":"Marinacci","given":"Massimo"}],"issued":{"date-parts":[["2004",10]]}}}],"schema":"https://github.com/citation-style-language/schema/raw/master/csl-citation.json"} </w:instrText>
      </w:r>
      <w:r w:rsidR="00C93915">
        <w:rPr>
          <w:lang w:val="en-US"/>
        </w:rPr>
        <w:fldChar w:fldCharType="separate"/>
      </w:r>
      <w:r w:rsidR="00C93915" w:rsidRPr="00DF4FFC">
        <w:rPr>
          <w:lang w:val="en-GB"/>
        </w:rPr>
        <w:t>(Ghirardato et al., 2004)</w:t>
      </w:r>
      <w:r w:rsidR="00C93915">
        <w:rPr>
          <w:lang w:val="en-US"/>
        </w:rPr>
        <w:fldChar w:fldCharType="end"/>
      </w:r>
      <w:ins w:id="40" w:author="Spada, Riccardo" w:date="2026-05-04T11:18:00Z">
        <w:r w:rsidRPr="00E04CF0">
          <w:rPr>
            <w:lang w:val="en-US"/>
          </w:rPr>
          <w:t xml:space="preserve"> relaxes this </w:t>
        </w:r>
        <w:r>
          <w:rPr>
            <w:lang w:val="en-US"/>
          </w:rPr>
          <w:t>by assuming</w:t>
        </w:r>
        <w:r w:rsidRPr="00E04CF0">
          <w:rPr>
            <w:lang w:val="en-US"/>
          </w:rPr>
          <w:t xml:space="preserve"> the agent faces ambiguity: they don't know the true probability, only that it lies within a set of plausible distributions (a "prior set" </w:t>
        </w:r>
      </w:ins>
      <m:oMath>
        <m:r>
          <w:ins w:id="41" w:author="Spada, Riccardo" w:date="2026-05-04T11:19:00Z">
            <m:rPr>
              <m:scr m:val="script"/>
            </m:rPr>
            <w:rPr>
              <w:rFonts w:ascii="Cambria Math" w:hAnsi="Cambria Math"/>
              <w:szCs w:val="22"/>
              <w:lang w:val="en-US"/>
            </w:rPr>
            <m:t>P</m:t>
          </w:ins>
        </m:r>
      </m:oMath>
      <w:ins w:id="42" w:author="Spada, Riccardo" w:date="2026-05-04T11:18:00Z">
        <w:r w:rsidRPr="00E04CF0">
          <w:rPr>
            <w:lang w:val="en-US"/>
          </w:rPr>
          <w:t xml:space="preserve">). </w:t>
        </w:r>
      </w:ins>
      <w:ins w:id="43" w:author="Spada, Riccardo" w:date="2026-05-04T10:43:00Z">
        <w:r w:rsidR="00D931B2" w:rsidRPr="009B6E81">
          <w:rPr>
            <w:lang w:val="en-US"/>
          </w:rPr>
          <w:t>We</w:t>
        </w:r>
      </w:ins>
      <w:ins w:id="44" w:author="Spada, Riccardo" w:date="2026-05-04T11:21:00Z">
        <w:r w:rsidR="00DA0C5B">
          <w:rPr>
            <w:lang w:val="en-US"/>
          </w:rPr>
          <w:t xml:space="preserve"> thus</w:t>
        </w:r>
      </w:ins>
      <w:ins w:id="45" w:author="Spada, Riccardo" w:date="2026-05-04T10:43:00Z">
        <w:r w:rsidR="00D931B2" w:rsidRPr="009B6E81">
          <w:rPr>
            <w:lang w:val="en-US"/>
          </w:rPr>
          <w:t xml:space="preserve"> consider an ambi</w:t>
        </w:r>
      </w:ins>
      <w:ins w:id="46" w:author="Spada, Riccardo" w:date="2026-05-04T10:44:00Z">
        <w:r w:rsidR="00D931B2" w:rsidRPr="009B6E81">
          <w:rPr>
            <w:lang w:val="en-US"/>
          </w:rPr>
          <w:t xml:space="preserve">guous context in </w:t>
        </w:r>
        <w:r w:rsidR="00033A65" w:rsidRPr="009B6E81">
          <w:rPr>
            <w:lang w:val="en-US"/>
          </w:rPr>
          <w:t xml:space="preserve">which the farmer only knows that the probability of </w:t>
        </w:r>
      </w:ins>
      <w:ins w:id="47" w:author="Spada, Riccardo" w:date="2026-05-04T10:45:00Z">
        <w:r w:rsidR="009B6E81" w:rsidRPr="009B6E81">
          <w:rPr>
            <w:lang w:val="en-US"/>
          </w:rPr>
          <w:t xml:space="preserve">low </w:t>
        </w:r>
        <w:commentRangeStart w:id="48"/>
        <w:r w:rsidR="009B6E81" w:rsidRPr="009B6E81">
          <w:rPr>
            <w:lang w:val="en-US"/>
          </w:rPr>
          <w:t>profits</w:t>
        </w:r>
      </w:ins>
      <w:commentRangeEnd w:id="48"/>
      <w:ins w:id="49" w:author="Spada, Riccardo" w:date="2026-05-04T11:12:00Z">
        <w:r w:rsidR="00533ECA">
          <w:rPr>
            <w:rStyle w:val="CommentReference"/>
          </w:rPr>
          <w:commentReference w:id="48"/>
        </w:r>
      </w:ins>
      <w:ins w:id="50" w:author="Spada, Riccardo" w:date="2026-05-04T10:45:00Z">
        <w:r w:rsidR="009B6E81" w:rsidRPr="009B6E81">
          <w:rPr>
            <w:lang w:val="en-US"/>
          </w:rPr>
          <w:t xml:space="preserve"> lies in a certain interval </w:t>
        </w:r>
      </w:ins>
      <m:oMath>
        <m:r>
          <w:ins w:id="51" w:author="Spada, Riccardo" w:date="2026-05-04T10:46:00Z">
            <m:rPr>
              <m:scr m:val="script"/>
            </m:rPr>
            <w:rPr>
              <w:rFonts w:ascii="Cambria Math" w:hAnsi="Cambria Math"/>
              <w:szCs w:val="22"/>
              <w:lang w:val="en-US"/>
            </w:rPr>
            <m:t>P=</m:t>
          </w:ins>
        </m:r>
        <m:d>
          <m:dPr>
            <m:begChr m:val="["/>
            <m:endChr m:val="]"/>
            <m:ctrlPr>
              <w:ins w:id="52" w:author="Spada, Riccardo" w:date="2026-05-04T10:46:00Z">
                <w:rPr>
                  <w:rFonts w:ascii="Cambria Math" w:hAnsi="Cambria Math"/>
                  <w:i/>
                  <w:szCs w:val="22"/>
                  <w:lang w:val="en-US"/>
                </w:rPr>
              </w:ins>
            </m:ctrlPr>
          </m:dPr>
          <m:e>
            <m:sSub>
              <m:sSubPr>
                <m:ctrlPr>
                  <w:ins w:id="53" w:author="Spada, Riccardo" w:date="2026-05-04T10:47:00Z">
                    <w:rPr>
                      <w:rFonts w:ascii="Cambria Math" w:hAnsi="Cambria Math"/>
                      <w:i/>
                      <w:szCs w:val="22"/>
                      <w:lang w:val="en-US"/>
                    </w:rPr>
                  </w:ins>
                </m:ctrlPr>
              </m:sSubPr>
              <m:e>
                <m:r>
                  <w:ins w:id="54" w:author="Spada, Riccardo" w:date="2026-05-04T10:46:00Z">
                    <w:rPr>
                      <w:rFonts w:ascii="Cambria Math" w:hAnsi="Cambria Math"/>
                      <w:szCs w:val="22"/>
                      <w:lang w:val="en-US"/>
                    </w:rPr>
                    <m:t>p</m:t>
                  </w:ins>
                </m:r>
              </m:e>
              <m:sub>
                <m:r>
                  <w:ins w:id="55" w:author="Spada, Riccardo" w:date="2026-05-04T10:47:00Z">
                    <w:rPr>
                      <w:rFonts w:ascii="Cambria Math" w:hAnsi="Cambria Math"/>
                      <w:szCs w:val="22"/>
                      <w:lang w:val="en-US"/>
                    </w:rPr>
                    <m:t>min</m:t>
                  </w:ins>
                </m:r>
              </m:sub>
            </m:sSub>
            <m:r>
              <w:ins w:id="56" w:author="Spada, Riccardo" w:date="2026-05-04T10:47:00Z">
                <w:rPr>
                  <w:rFonts w:ascii="Cambria Math" w:hAnsi="Cambria Math"/>
                  <w:szCs w:val="22"/>
                  <w:lang w:val="en-US"/>
                </w:rPr>
                <m:t>,</m:t>
              </w:ins>
            </m:r>
            <m:sSub>
              <m:sSubPr>
                <m:ctrlPr>
                  <w:ins w:id="57" w:author="Spada, Riccardo" w:date="2026-05-04T10:47:00Z">
                    <w:rPr>
                      <w:rFonts w:ascii="Cambria Math" w:hAnsi="Cambria Math"/>
                      <w:i/>
                      <w:szCs w:val="22"/>
                      <w:lang w:val="en-US"/>
                    </w:rPr>
                  </w:ins>
                </m:ctrlPr>
              </m:sSubPr>
              <m:e>
                <m:r>
                  <w:ins w:id="58" w:author="Spada, Riccardo" w:date="2026-05-04T10:47:00Z">
                    <w:rPr>
                      <w:rFonts w:ascii="Cambria Math" w:hAnsi="Cambria Math"/>
                      <w:szCs w:val="22"/>
                      <w:lang w:val="en-US"/>
                    </w:rPr>
                    <m:t>p</m:t>
                  </w:ins>
                </m:r>
              </m:e>
              <m:sub>
                <m:r>
                  <w:ins w:id="59" w:author="Spada, Riccardo" w:date="2026-05-04T10:47:00Z">
                    <w:rPr>
                      <w:rFonts w:ascii="Cambria Math" w:hAnsi="Cambria Math"/>
                      <w:szCs w:val="22"/>
                      <w:lang w:val="en-US"/>
                    </w:rPr>
                    <m:t>max</m:t>
                  </w:ins>
                </m:r>
              </m:sub>
            </m:sSub>
          </m:e>
        </m:d>
      </m:oMath>
      <w:ins w:id="60" w:author="Spada, Riccardo" w:date="2026-05-04T11:13:00Z">
        <w:r w:rsidR="009647C5">
          <w:rPr>
            <w:szCs w:val="22"/>
            <w:lang w:val="en-US"/>
          </w:rPr>
          <w:t xml:space="preserve">. The size of </w:t>
        </w:r>
      </w:ins>
      <m:oMath>
        <m:r>
          <w:ins w:id="61" w:author="Spada, Riccardo" w:date="2026-05-04T11:14:00Z">
            <m:rPr>
              <m:scr m:val="script"/>
            </m:rPr>
            <w:rPr>
              <w:rFonts w:ascii="Cambria Math" w:hAnsi="Cambria Math"/>
              <w:szCs w:val="22"/>
              <w:lang w:val="en-US"/>
            </w:rPr>
            <m:t>P</m:t>
          </w:ins>
        </m:r>
      </m:oMath>
      <w:ins w:id="62" w:author="Spada, Riccardo" w:date="2026-05-04T11:14:00Z">
        <w:r w:rsidR="009647C5">
          <w:rPr>
            <w:szCs w:val="22"/>
            <w:lang w:val="en-US"/>
          </w:rPr>
          <w:t xml:space="preserve"> represent </w:t>
        </w:r>
        <w:r w:rsidR="006156C8">
          <w:rPr>
            <w:szCs w:val="22"/>
            <w:lang w:val="en-US"/>
          </w:rPr>
          <w:t>subjective ambiguity</w:t>
        </w:r>
      </w:ins>
      <w:ins w:id="63" w:author="Spada, Riccardo" w:date="2026-05-04T11:15:00Z">
        <w:r w:rsidR="00B51EAE">
          <w:rPr>
            <w:szCs w:val="22"/>
            <w:lang w:val="en-US"/>
          </w:rPr>
          <w:t xml:space="preserve">. For analysis purposes, we </w:t>
        </w:r>
        <w:r w:rsidR="002F5045">
          <w:rPr>
            <w:szCs w:val="22"/>
            <w:lang w:val="en-US"/>
          </w:rPr>
          <w:t>make ambiguity objective by</w:t>
        </w:r>
      </w:ins>
      <w:ins w:id="64" w:author="Spada, Riccardo" w:date="2026-05-04T11:14:00Z">
        <w:r w:rsidR="006156C8">
          <w:rPr>
            <w:szCs w:val="22"/>
            <w:lang w:val="en-US"/>
          </w:rPr>
          <w:t xml:space="preserve"> simulat</w:t>
        </w:r>
      </w:ins>
      <w:ins w:id="65" w:author="Spada, Riccardo" w:date="2026-05-04T11:15:00Z">
        <w:r w:rsidR="002F5045">
          <w:rPr>
            <w:szCs w:val="22"/>
            <w:lang w:val="en-US"/>
          </w:rPr>
          <w:t>ing</w:t>
        </w:r>
      </w:ins>
      <w:ins w:id="66" w:author="Spada, Riccardo" w:date="2026-05-04T11:14:00Z">
        <w:r w:rsidR="006156C8">
          <w:rPr>
            <w:szCs w:val="22"/>
            <w:lang w:val="en-US"/>
          </w:rPr>
          <w:t xml:space="preserve"> different </w:t>
        </w:r>
      </w:ins>
      <w:ins w:id="67" w:author="Spada, Riccardo" w:date="2026-05-04T11:15:00Z">
        <w:r w:rsidR="002F5045">
          <w:rPr>
            <w:szCs w:val="22"/>
            <w:lang w:val="en-US"/>
          </w:rPr>
          <w:t>ambiguity</w:t>
        </w:r>
      </w:ins>
      <w:ins w:id="68" w:author="Spada, Riccardo" w:date="2026-05-04T11:14:00Z">
        <w:r w:rsidR="006156C8">
          <w:rPr>
            <w:szCs w:val="22"/>
            <w:lang w:val="en-US"/>
          </w:rPr>
          <w:t xml:space="preserve"> sets</w:t>
        </w:r>
      </w:ins>
      <w:ins w:id="69" w:author="Spada, Riccardo" w:date="2026-05-04T11:15:00Z">
        <w:r w:rsidR="002F5045">
          <w:rPr>
            <w:szCs w:val="22"/>
            <w:lang w:val="en-US"/>
          </w:rPr>
          <w:t>.</w:t>
        </w:r>
      </w:ins>
      <w:ins w:id="70" w:author="Spada, Riccardo" w:date="2026-05-04T11:16:00Z">
        <w:r w:rsidR="00E83CFE">
          <w:rPr>
            <w:szCs w:val="22"/>
            <w:lang w:val="en-US"/>
          </w:rPr>
          <w:t xml:space="preserve"> For each set, different values of risk aversion () and ambiguity preferences </w:t>
        </w:r>
      </w:ins>
      <m:oMath>
        <m:r>
          <w:ins w:id="71" w:author="Spada, Riccardo" w:date="2026-05-04T11:16:00Z">
            <w:rPr>
              <w:rFonts w:ascii="Cambria Math" w:hAnsi="Cambria Math"/>
              <w:szCs w:val="22"/>
              <w:lang w:val="en-US"/>
            </w:rPr>
            <m:t>(</m:t>
          </w:ins>
        </m:r>
        <m:r>
          <m:rPr>
            <m:sty m:val="p"/>
          </m:rPr>
          <w:rPr>
            <w:rFonts w:ascii="Cambria Math" w:hAnsi="Cambria Math"/>
            <w:szCs w:val="22"/>
            <w:lang w:val="en-US"/>
          </w:rPr>
          <m:t>α</m:t>
        </m:r>
        <m:r>
          <w:ins w:id="72" w:author="Spada, Riccardo" w:date="2026-05-04T11:16:00Z">
            <m:rPr>
              <m:sty m:val="p"/>
            </m:rPr>
            <w:rPr>
              <w:rFonts w:ascii="Cambria Math" w:hAnsi="Cambria Math"/>
              <w:szCs w:val="22"/>
              <w:lang w:val="en-US"/>
            </w:rPr>
            <m:t>)</m:t>
          </w:ins>
        </m:r>
      </m:oMath>
      <w:ins w:id="73" w:author="Spada, Riccardo" w:date="2026-05-04T11:16:00Z">
        <w:r w:rsidR="00411B7E">
          <w:rPr>
            <w:szCs w:val="22"/>
            <w:lang w:val="en-US"/>
          </w:rPr>
          <w:t xml:space="preserve"> </w:t>
        </w:r>
      </w:ins>
      <w:ins w:id="74" w:author="Spada, Riccardo" w:date="2026-05-04T11:17:00Z">
        <w:r w:rsidR="00411B7E">
          <w:rPr>
            <w:szCs w:val="22"/>
            <w:lang w:val="en-US"/>
          </w:rPr>
          <w:t>are explored</w:t>
        </w:r>
      </w:ins>
      <w:ins w:id="75" w:author="Spada, Riccardo" w:date="2026-05-04T11:21:00Z">
        <w:r w:rsidR="00BA55F3">
          <w:rPr>
            <w:szCs w:val="22"/>
            <w:lang w:val="en-US"/>
          </w:rPr>
          <w:t xml:space="preserve">. </w:t>
        </w:r>
      </w:ins>
      <w:ins w:id="76" w:author="Spada, Riccardo" w:date="2026-05-04T11:22:00Z">
        <w:r w:rsidR="00AE11F8">
          <w:rPr>
            <w:szCs w:val="22"/>
            <w:lang w:val="en-US"/>
          </w:rPr>
          <w:t>Ambiguity averse</w:t>
        </w:r>
      </w:ins>
      <w:ins w:id="77" w:author="Spada, Riccardo" w:date="2026-05-04T11:23:00Z">
        <w:r w:rsidR="00AE11F8">
          <w:rPr>
            <w:szCs w:val="22"/>
            <w:lang w:val="en-US"/>
          </w:rPr>
          <w:t xml:space="preserve"> </w:t>
        </w:r>
      </w:ins>
      <m:oMath>
        <m:d>
          <m:dPr>
            <m:ctrlPr>
              <w:ins w:id="78" w:author="Spada, Riccardo" w:date="2026-05-04T11:23:00Z">
                <w:rPr>
                  <w:rFonts w:ascii="Cambria Math" w:hAnsi="Cambria Math"/>
                  <w:i/>
                  <w:szCs w:val="22"/>
                  <w:lang w:val="en-US"/>
                </w:rPr>
              </w:ins>
            </m:ctrlPr>
          </m:dPr>
          <m:e>
            <m:r>
              <m:rPr>
                <m:sty m:val="p"/>
              </m:rPr>
              <w:rPr>
                <w:rFonts w:ascii="Cambria Math" w:hAnsi="Cambria Math"/>
                <w:szCs w:val="22"/>
                <w:lang w:val="en-US"/>
              </w:rPr>
              <m:t>α</m:t>
            </m:r>
            <m:r>
              <w:ins w:id="79" w:author="Spada, Riccardo" w:date="2026-05-04T11:23:00Z">
                <w:rPr>
                  <w:rFonts w:ascii="Cambria Math" w:hAnsi="Cambria Math"/>
                  <w:szCs w:val="22"/>
                  <w:lang w:val="en-US"/>
                </w:rPr>
                <m:t>=0.9</m:t>
              </w:ins>
            </m:r>
          </m:e>
        </m:d>
      </m:oMath>
      <w:ins w:id="80" w:author="Spada, Riccardo" w:date="2026-05-04T11:23:00Z">
        <w:r w:rsidR="00F86002">
          <w:rPr>
            <w:szCs w:val="22"/>
            <w:lang w:val="en-US"/>
          </w:rPr>
          <w:t xml:space="preserve">, ambiguity neutral </w:t>
        </w:r>
      </w:ins>
      <m:oMath>
        <m:d>
          <m:dPr>
            <m:ctrlPr>
              <w:ins w:id="81" w:author="Spada, Riccardo" w:date="2026-05-04T11:23:00Z">
                <w:rPr>
                  <w:rFonts w:ascii="Cambria Math" w:hAnsi="Cambria Math"/>
                  <w:i/>
                  <w:szCs w:val="22"/>
                  <w:lang w:val="en-US"/>
                </w:rPr>
              </w:ins>
            </m:ctrlPr>
          </m:dPr>
          <m:e>
            <m:r>
              <m:rPr>
                <m:sty m:val="p"/>
              </m:rPr>
              <w:rPr>
                <w:rFonts w:ascii="Cambria Math" w:hAnsi="Cambria Math"/>
                <w:szCs w:val="22"/>
                <w:lang w:val="en-US"/>
              </w:rPr>
              <m:t>α</m:t>
            </m:r>
            <m:r>
              <w:ins w:id="82" w:author="Spada, Riccardo" w:date="2026-05-04T11:23:00Z">
                <w:rPr>
                  <w:rFonts w:ascii="Cambria Math" w:hAnsi="Cambria Math"/>
                  <w:szCs w:val="22"/>
                  <w:lang w:val="en-US"/>
                </w:rPr>
                <m:t>=0.5</m:t>
              </w:ins>
            </m:r>
          </m:e>
        </m:d>
      </m:oMath>
      <w:ins w:id="83" w:author="Spada, Riccardo" w:date="2026-05-04T11:23:00Z">
        <w:r w:rsidR="00F86002">
          <w:rPr>
            <w:szCs w:val="22"/>
            <w:lang w:val="en-US"/>
          </w:rPr>
          <w:t xml:space="preserve">, and ambiguity loving </w:t>
        </w:r>
      </w:ins>
      <m:oMath>
        <m:d>
          <m:dPr>
            <m:ctrlPr>
              <w:ins w:id="84" w:author="Spada, Riccardo" w:date="2026-05-04T11:24:00Z">
                <w:rPr>
                  <w:rFonts w:ascii="Cambria Math" w:hAnsi="Cambria Math"/>
                  <w:i/>
                  <w:szCs w:val="22"/>
                  <w:lang w:val="en-US"/>
                </w:rPr>
              </w:ins>
            </m:ctrlPr>
          </m:dPr>
          <m:e>
            <m:r>
              <m:rPr>
                <m:sty m:val="p"/>
              </m:rPr>
              <w:rPr>
                <w:rFonts w:ascii="Cambria Math" w:hAnsi="Cambria Math"/>
                <w:szCs w:val="22"/>
                <w:lang w:val="en-US"/>
              </w:rPr>
              <m:t>α</m:t>
            </m:r>
            <m:r>
              <w:ins w:id="85" w:author="Spada, Riccardo" w:date="2026-05-04T11:24:00Z">
                <w:rPr>
                  <w:rFonts w:ascii="Cambria Math" w:hAnsi="Cambria Math"/>
                  <w:szCs w:val="22"/>
                  <w:lang w:val="en-US"/>
                </w:rPr>
                <m:t>=0.1</m:t>
              </w:ins>
            </m:r>
          </m:e>
        </m:d>
      </m:oMath>
      <w:ins w:id="86" w:author="Spada, Riccardo" w:date="2026-05-04T11:24:00Z">
        <w:r w:rsidR="00F86002">
          <w:rPr>
            <w:szCs w:val="22"/>
            <w:lang w:val="en-US"/>
          </w:rPr>
          <w:t xml:space="preserve"> behavior are </w:t>
        </w:r>
        <w:r w:rsidR="00784029">
          <w:rPr>
            <w:szCs w:val="22"/>
            <w:lang w:val="en-US"/>
          </w:rPr>
          <w:t>analyzed.</w:t>
        </w:r>
      </w:ins>
    </w:p>
    <w:p w14:paraId="609C3DE2" w14:textId="28D06EF2" w:rsidR="00DF4FFC" w:rsidRPr="00DF4FFC" w:rsidRDefault="00A430FE" w:rsidP="00E04CF0">
      <w:pPr>
        <w:spacing w:line="360" w:lineRule="auto"/>
        <w:jc w:val="both"/>
        <w:rPr>
          <w:ins w:id="87" w:author="Spada, Riccardo" w:date="2026-05-04T11:16:00Z"/>
          <w:szCs w:val="22"/>
          <w:lang w:val="en-US"/>
        </w:rPr>
      </w:pPr>
      <w:ins w:id="88" w:author="Spada, Riccardo" w:date="2026-05-04T11:57:00Z">
        <w:r>
          <w:rPr>
            <w:szCs w:val="22"/>
            <w:lang w:val="en-US"/>
          </w:rPr>
          <w:t xml:space="preserve"> </w:t>
        </w:r>
        <w:r w:rsidR="00C26A2A">
          <w:rPr>
            <w:szCs w:val="22"/>
            <w:lang w:val="en-US"/>
          </w:rPr>
          <w:t xml:space="preserve"> </w:t>
        </w:r>
      </w:ins>
    </w:p>
    <w:p w14:paraId="5D532AE4" w14:textId="68898C5A" w:rsidR="00D931B2" w:rsidRPr="00411B7E" w:rsidRDefault="00B51EAE" w:rsidP="009B6E81">
      <w:pPr>
        <w:spacing w:line="360" w:lineRule="auto"/>
        <w:jc w:val="both"/>
        <w:rPr>
          <w:ins w:id="89" w:author="Spada, Riccardo" w:date="2026-05-04T10:43:00Z"/>
          <w:lang w:val="en-US"/>
        </w:rPr>
      </w:pPr>
      <w:ins w:id="90" w:author="Spada, Riccardo" w:date="2026-05-04T11:14:00Z">
        <w:r>
          <w:rPr>
            <w:szCs w:val="22"/>
            <w:lang w:val="en-US"/>
          </w:rPr>
          <w:t xml:space="preserve"> </w:t>
        </w:r>
      </w:ins>
    </w:p>
    <w:p w14:paraId="5F0C47AA" w14:textId="34DEAB02" w:rsidR="004E05C1" w:rsidRDefault="004E05C1" w:rsidP="004E05C1">
      <w:pPr>
        <w:pStyle w:val="Heading1"/>
        <w:rPr>
          <w:lang w:val="en-US"/>
        </w:rPr>
      </w:pPr>
      <w:r>
        <w:rPr>
          <w:lang w:val="en-US"/>
        </w:rPr>
        <w:t>Discussion</w:t>
      </w:r>
    </w:p>
    <w:p w14:paraId="495BF8A2" w14:textId="6B2A743E" w:rsidR="00BD6AD2" w:rsidRDefault="00A75C43" w:rsidP="00BD6AD2">
      <w:pPr>
        <w:spacing w:line="360" w:lineRule="auto"/>
        <w:jc w:val="both"/>
        <w:rPr>
          <w:lang w:val="en-US"/>
        </w:rPr>
      </w:pPr>
      <w:r>
        <w:rPr>
          <w:lang w:val="en-US"/>
        </w:rPr>
        <w:t>Our</w:t>
      </w:r>
      <w:r w:rsidR="00114F47" w:rsidRPr="00114F47">
        <w:rPr>
          <w:lang w:val="en-US"/>
        </w:rPr>
        <w:t xml:space="preserve"> results</w:t>
      </w:r>
      <w:r w:rsidR="003F155C">
        <w:rPr>
          <w:lang w:val="en-US"/>
        </w:rPr>
        <w:t xml:space="preserve"> </w:t>
      </w:r>
      <w:r w:rsidR="00114F47" w:rsidRPr="00114F47">
        <w:rPr>
          <w:lang w:val="en-US"/>
        </w:rPr>
        <w:t xml:space="preserve">highlight meaningful differences in how producers evaluate </w:t>
      </w:r>
      <w:r>
        <w:rPr>
          <w:lang w:val="en-US"/>
        </w:rPr>
        <w:t xml:space="preserve">input price </w:t>
      </w:r>
      <w:r w:rsidR="00114F47" w:rsidRPr="00114F47">
        <w:rPr>
          <w:lang w:val="en-US"/>
        </w:rPr>
        <w:t xml:space="preserve">risk-management </w:t>
      </w:r>
      <w:r>
        <w:rPr>
          <w:lang w:val="en-US"/>
        </w:rPr>
        <w:t>tools</w:t>
      </w:r>
      <w:r w:rsidR="00114F47" w:rsidRPr="00114F47">
        <w:rPr>
          <w:lang w:val="en-US"/>
        </w:rPr>
        <w:t xml:space="preserve">, particularly when considered through the </w:t>
      </w:r>
      <w:r w:rsidR="00C66AC9">
        <w:rPr>
          <w:lang w:val="en-US"/>
        </w:rPr>
        <w:t xml:space="preserve">different </w:t>
      </w:r>
      <w:r w:rsidR="00114F47" w:rsidRPr="00114F47">
        <w:rPr>
          <w:lang w:val="en-US"/>
        </w:rPr>
        <w:t xml:space="preserve">lenses of broad and narrow framing. Under broad framing, </w:t>
      </w:r>
      <w:r w:rsidR="0072215C">
        <w:rPr>
          <w:lang w:val="en-US"/>
        </w:rPr>
        <w:t>the</w:t>
      </w:r>
      <w:r w:rsidR="00114F47" w:rsidRPr="00114F47">
        <w:rPr>
          <w:lang w:val="en-US"/>
        </w:rPr>
        <w:t xml:space="preserve"> contract is assessed as part of the producer’s overall </w:t>
      </w:r>
      <w:r w:rsidR="00743084">
        <w:rPr>
          <w:lang w:val="en-US"/>
        </w:rPr>
        <w:t xml:space="preserve">farm </w:t>
      </w:r>
      <w:r w:rsidR="00114F47" w:rsidRPr="00114F47">
        <w:rPr>
          <w:lang w:val="en-US"/>
        </w:rPr>
        <w:t xml:space="preserve">portfolio, leading to choices that reflect improvements in total </w:t>
      </w:r>
      <w:r w:rsidR="00743084">
        <w:rPr>
          <w:lang w:val="en-US"/>
        </w:rPr>
        <w:t>profits</w:t>
      </w:r>
      <w:r w:rsidR="00114F47" w:rsidRPr="00114F47">
        <w:rPr>
          <w:lang w:val="en-US"/>
        </w:rPr>
        <w:t xml:space="preserve">. In contrast, narrow framing focuses on the contract in isolation, </w:t>
      </w:r>
      <w:r w:rsidR="00AE1C14">
        <w:rPr>
          <w:lang w:val="en-US"/>
        </w:rPr>
        <w:t>considering only</w:t>
      </w:r>
      <w:r w:rsidR="00114F47" w:rsidRPr="00114F47">
        <w:rPr>
          <w:lang w:val="en-US"/>
        </w:rPr>
        <w:t xml:space="preserve"> its </w:t>
      </w:r>
      <w:bookmarkStart w:id="91" w:name="_Hlk216260406"/>
      <w:r w:rsidR="00114F47" w:rsidRPr="00114F47">
        <w:rPr>
          <w:lang w:val="en-US"/>
        </w:rPr>
        <w:t xml:space="preserve">standalone payoff </w:t>
      </w:r>
      <w:r w:rsidR="005E37C1">
        <w:rPr>
          <w:lang w:val="en-US"/>
        </w:rPr>
        <w:t xml:space="preserve">and cost </w:t>
      </w:r>
      <w:r w:rsidR="00114F47" w:rsidRPr="00114F47">
        <w:rPr>
          <w:lang w:val="en-US"/>
        </w:rPr>
        <w:t>structure</w:t>
      </w:r>
      <w:bookmarkEnd w:id="91"/>
      <w:r w:rsidR="00114F47" w:rsidRPr="00114F47">
        <w:rPr>
          <w:lang w:val="en-US"/>
        </w:rPr>
        <w:t xml:space="preserve">. The observed variation in </w:t>
      </w:r>
      <w:r w:rsidR="003039AC">
        <w:rPr>
          <w:lang w:val="en-US"/>
        </w:rPr>
        <w:t>results outcomes</w:t>
      </w:r>
      <w:r w:rsidR="00114F47" w:rsidRPr="00114F47">
        <w:rPr>
          <w:lang w:val="en-US"/>
        </w:rPr>
        <w:t xml:space="preserve"> suggests that producers’ contract</w:t>
      </w:r>
      <w:r w:rsidR="003039AC">
        <w:rPr>
          <w:lang w:val="en-US"/>
        </w:rPr>
        <w:t xml:space="preserve"> decisions</w:t>
      </w:r>
      <w:r w:rsidR="00114F47" w:rsidRPr="00114F47">
        <w:rPr>
          <w:lang w:val="en-US"/>
        </w:rPr>
        <w:t xml:space="preserve"> depend not only on the </w:t>
      </w:r>
      <w:r w:rsidR="0002779C">
        <w:rPr>
          <w:lang w:val="en-US"/>
        </w:rPr>
        <w:t>underlying decision theory</w:t>
      </w:r>
      <w:r w:rsidR="00114F47" w:rsidRPr="00114F47">
        <w:rPr>
          <w:lang w:val="en-US"/>
        </w:rPr>
        <w:t xml:space="preserve"> but also on the cognitive frame through which the decision is made</w:t>
      </w:r>
      <w:r w:rsidR="00B3761C">
        <w:rPr>
          <w:lang w:val="en-US"/>
        </w:rPr>
        <w:t xml:space="preserve">, </w:t>
      </w:r>
      <w:r w:rsidR="00A01225">
        <w:rPr>
          <w:lang w:val="en-US"/>
        </w:rPr>
        <w:t xml:space="preserve">as suggested </w:t>
      </w:r>
      <w:r w:rsidR="00F0496D">
        <w:rPr>
          <w:lang w:val="en-US"/>
        </w:rPr>
        <w:t>by finding</w:t>
      </w:r>
      <w:r w:rsidR="003E5BE5">
        <w:rPr>
          <w:lang w:val="en-US"/>
        </w:rPr>
        <w:t>s</w:t>
      </w:r>
      <w:r w:rsidR="00F0496D">
        <w:rPr>
          <w:lang w:val="en-US"/>
        </w:rPr>
        <w:t xml:space="preserve"> on </w:t>
      </w:r>
      <w:r w:rsidR="00AD139B">
        <w:rPr>
          <w:lang w:val="en-US"/>
        </w:rPr>
        <w:t xml:space="preserve">crop insurance </w:t>
      </w:r>
      <w:r w:rsidR="00F0496D">
        <w:rPr>
          <w:lang w:val="en-US"/>
        </w:rPr>
        <w:fldChar w:fldCharType="begin"/>
      </w:r>
      <w:r w:rsidR="00F0496D">
        <w:rPr>
          <w:lang w:val="en-US"/>
        </w:rPr>
        <w:instrText xml:space="preserve"> ADDIN ZOTERO_ITEM CSL_CITATION {"citationID":"ykZyS0MS","properties":{"formattedCitation":"(Babcock, 2015; Dalhaus et al., 2020)","plainCitation":"(Babcock, 2015; Dalhaus et al., 2020)","noteIndex":0},"citationItems":[{"id":126779,"uris":["http://zotero.org/groups/5657987/items/9F3G32YN"],"itemData":{"id":126779,"type":"article-journal","abstract":"Farmers’ decisions about how much crop insurance to buy are not generally consistent with expected utility maximization. Taking into account both marginal risk benefits and marginal subsidy effects suggests that most farmers have chosen lower coverage levels than would be predicted by standard models. By modeling financial outcomes as gains and losses, cumulative prospect theory offers an alternative framework to perhaps better understand farmers’ purchase decisions. The role of the reference point that defines outcomes as either a gain or a loss, the degree of loss aversion, curvature of the value function, and the probability weighting function in determining optimal crop insurance coverage levels are explored for three representative farms calibrated to 2009 conditions. Loss aversion and how crop insurance is framed through choice of the reference point are shown to be the key factors that determine whether predictions from prospect theory are consistent with observed crop insurance coverage choices. When crop insurance is framed as a tool to manage farm risk then optimal choices under prospect theory are not consistent with observed choices. If crop insurance is framed as a stand‐alone investment where a loss is felt if the indemnity received is less than the premium paid, then prospect theory can generate optimal coverage level choices that are largely consistent with observed decisions. This result is shown to be robust to changes in parameterizations as long as loss aversion is maintained and if curvature of the value function is accompanied by decision weights that overweight low probability outcomes.","container-title":"American Journal of Agricultural Economics","DOI":"10.1093/ajae/aav032","ISSN":"0002-9092, 1467-8276","issue":"5","journalAbbreviation":"American J Agri Economics","language":"en","license":"http://onlinelibrary.wiley.com/termsAndConditions#vor","note":"publisher: Wiley","page":"1371-1384","source":"Crossref","title":"Using cumulative prospect theory to explain anomalous crop insurance coverage choice","volume":"97","author":[{"family":"Babcock","given":"Bruce A."}],"issued":{"date-parts":[["2015",10]]}}},{"id":126941,"uris":["http://zotero.org/users/14812719/items/EZ9IZJWH"],"itemData":{"id":126941,"type":"article-journal","container-title":"PLOS ONE","DOI":"10.1371/journal.pone.0232267","ISSN":"1932-6203","issue":"5","journalAbbreviation":"PLoS ONE","language":"en","page":"e0232267","source":"DOI.org (Crossref)","title":"Behavioral weather insurance: Applying cumulative prospect theory to agricultural insurance design under narrow framing","title-short":"Behavioral weather insurance","volume":"15","author":[{"family":"Dalhaus","given":"Tobias"},{"family":"Barnett","given":"Barry J."},{"family":"Finger","given":"Robert"}],"editor":[{"family":"Rodriguez-Lara","given":"Ismael"}],"issued":{"date-parts":[["2020",5,1]]}}}],"schema":"https://github.com/citation-style-language/schema/raw/master/csl-citation.json"} </w:instrText>
      </w:r>
      <w:r w:rsidR="00F0496D">
        <w:rPr>
          <w:lang w:val="en-US"/>
        </w:rPr>
        <w:fldChar w:fldCharType="separate"/>
      </w:r>
      <w:r w:rsidR="00F0496D" w:rsidRPr="003F155C">
        <w:rPr>
          <w:lang w:val="en-GB"/>
        </w:rPr>
        <w:t>(Babcock, 2015; Dalhaus et al., 2020)</w:t>
      </w:r>
      <w:r w:rsidR="00F0496D">
        <w:rPr>
          <w:lang w:val="en-US"/>
        </w:rPr>
        <w:fldChar w:fldCharType="end"/>
      </w:r>
      <w:r w:rsidR="00114F47" w:rsidRPr="00114F47">
        <w:rPr>
          <w:lang w:val="en-US"/>
        </w:rPr>
        <w:t>.</w:t>
      </w:r>
      <w:r w:rsidR="00C03966">
        <w:rPr>
          <w:lang w:val="en-US"/>
        </w:rPr>
        <w:t xml:space="preserve"> </w:t>
      </w:r>
      <w:r w:rsidR="0013787B">
        <w:rPr>
          <w:lang w:val="en-US"/>
        </w:rPr>
        <w:t>Except for limited evidence of EUT values under broad framing</w:t>
      </w:r>
      <w:r w:rsidR="00045121">
        <w:rPr>
          <w:lang w:val="en-US"/>
        </w:rPr>
        <w:t>, the results suggests that</w:t>
      </w:r>
      <w:r w:rsidR="00277283">
        <w:rPr>
          <w:lang w:val="en-US"/>
        </w:rPr>
        <w:t>,</w:t>
      </w:r>
      <w:r w:rsidR="00045121">
        <w:rPr>
          <w:lang w:val="en-US"/>
        </w:rPr>
        <w:t xml:space="preserve"> u</w:t>
      </w:r>
      <w:r w:rsidR="00840A95">
        <w:rPr>
          <w:lang w:val="en-US"/>
        </w:rPr>
        <w:t>nder both framing</w:t>
      </w:r>
      <w:r w:rsidR="00045121">
        <w:rPr>
          <w:lang w:val="en-US"/>
        </w:rPr>
        <w:t>,</w:t>
      </w:r>
      <w:r w:rsidR="00F17367">
        <w:rPr>
          <w:lang w:val="en-US"/>
        </w:rPr>
        <w:t xml:space="preserve"> t</w:t>
      </w:r>
      <w:r w:rsidR="003F155C" w:rsidRPr="00362071">
        <w:rPr>
          <w:lang w:val="en-GB"/>
        </w:rPr>
        <w:t xml:space="preserve">he </w:t>
      </w:r>
      <w:r w:rsidR="003F155C">
        <w:rPr>
          <w:lang w:val="en-GB"/>
        </w:rPr>
        <w:t xml:space="preserve">adjusted contract </w:t>
      </w:r>
      <w:r w:rsidR="003F155C" w:rsidRPr="00362071">
        <w:rPr>
          <w:lang w:val="en-GB"/>
        </w:rPr>
        <w:t>leads to no</w:t>
      </w:r>
      <w:r w:rsidR="00E72F2B">
        <w:rPr>
          <w:lang w:val="en-GB"/>
        </w:rPr>
        <w:t xml:space="preserve"> meaningful</w:t>
      </w:r>
      <w:r w:rsidR="003F155C" w:rsidRPr="00362071">
        <w:rPr>
          <w:lang w:val="en-GB"/>
        </w:rPr>
        <w:t xml:space="preserve"> improve</w:t>
      </w:r>
      <w:r w:rsidR="00E72F2B">
        <w:rPr>
          <w:lang w:val="en-GB"/>
        </w:rPr>
        <w:t>ment</w:t>
      </w:r>
      <w:r w:rsidR="003F155C" w:rsidRPr="00362071">
        <w:rPr>
          <w:lang w:val="en-GB"/>
        </w:rPr>
        <w:t xml:space="preserve"> </w:t>
      </w:r>
      <w:r w:rsidR="003F155C" w:rsidRPr="00B90D18">
        <w:rPr>
          <w:lang w:val="en-GB"/>
        </w:rPr>
        <w:t xml:space="preserve">for input </w:t>
      </w:r>
      <w:r w:rsidR="003F155C">
        <w:rPr>
          <w:lang w:val="en-GB"/>
        </w:rPr>
        <w:t>price risk</w:t>
      </w:r>
      <w:r w:rsidR="002F6F1C">
        <w:rPr>
          <w:lang w:val="en-GB"/>
        </w:rPr>
        <w:t>.</w:t>
      </w:r>
      <w:r w:rsidR="003F155C" w:rsidRPr="00362071">
        <w:rPr>
          <w:lang w:val="en-GB"/>
        </w:rPr>
        <w:t xml:space="preserve"> </w:t>
      </w:r>
      <w:r w:rsidR="00E549E0">
        <w:rPr>
          <w:lang w:val="en-GB"/>
        </w:rPr>
        <w:t>A</w:t>
      </w:r>
      <w:r w:rsidR="003F155C" w:rsidRPr="00362071">
        <w:rPr>
          <w:lang w:val="en-GB"/>
        </w:rPr>
        <w:t xml:space="preserve"> more holistic</w:t>
      </w:r>
      <w:r w:rsidR="003F155C">
        <w:rPr>
          <w:lang w:val="en-GB"/>
        </w:rPr>
        <w:t xml:space="preserve"> approach</w:t>
      </w:r>
      <w:r w:rsidR="003F155C" w:rsidRPr="00362071">
        <w:rPr>
          <w:lang w:val="en-GB"/>
        </w:rPr>
        <w:t xml:space="preserve"> </w:t>
      </w:r>
      <w:r w:rsidR="003F155C">
        <w:rPr>
          <w:lang w:val="en-GB"/>
        </w:rPr>
        <w:t xml:space="preserve">that considers both </w:t>
      </w:r>
      <w:r w:rsidR="003F155C" w:rsidRPr="00362071">
        <w:rPr>
          <w:lang w:val="en-GB"/>
        </w:rPr>
        <w:t>in</w:t>
      </w:r>
      <w:r w:rsidR="003F155C">
        <w:rPr>
          <w:lang w:val="en-GB"/>
        </w:rPr>
        <w:t>put</w:t>
      </w:r>
      <w:r w:rsidR="003F155C" w:rsidRPr="00362071">
        <w:rPr>
          <w:lang w:val="en-GB"/>
        </w:rPr>
        <w:t xml:space="preserve"> and output price</w:t>
      </w:r>
      <w:r w:rsidR="00E72F2B">
        <w:rPr>
          <w:lang w:val="en-GB"/>
        </w:rPr>
        <w:t xml:space="preserve"> risk</w:t>
      </w:r>
      <w:r w:rsidR="00E549E0">
        <w:rPr>
          <w:lang w:val="en-GB"/>
        </w:rPr>
        <w:t xml:space="preserve"> might</w:t>
      </w:r>
      <w:r w:rsidR="001C0237">
        <w:rPr>
          <w:lang w:val="en-GB"/>
        </w:rPr>
        <w:t xml:space="preserve"> be better suited</w:t>
      </w:r>
      <w:r w:rsidR="003F155C">
        <w:rPr>
          <w:lang w:val="en-GB"/>
        </w:rPr>
        <w:t xml:space="preserve">. </w:t>
      </w:r>
    </w:p>
    <w:p w14:paraId="4AF386AB" w14:textId="5D9CB377" w:rsidR="00BD6AD2" w:rsidRDefault="00277283" w:rsidP="00BD6AD2">
      <w:pPr>
        <w:spacing w:line="360" w:lineRule="auto"/>
        <w:jc w:val="both"/>
        <w:rPr>
          <w:lang w:val="en-US"/>
        </w:rPr>
      </w:pPr>
      <w:r>
        <w:rPr>
          <w:lang w:val="en-US"/>
        </w:rPr>
        <w:t>The r</w:t>
      </w:r>
      <w:r w:rsidR="00BD6AD2">
        <w:rPr>
          <w:lang w:val="en-US"/>
        </w:rPr>
        <w:t xml:space="preserve">esults from the </w:t>
      </w:r>
      <w:r w:rsidR="006C0A48">
        <w:rPr>
          <w:lang w:val="en-US"/>
        </w:rPr>
        <w:t>Quantile Vector Autoregression (QVAR) combined with a copula allowed us to in</w:t>
      </w:r>
      <w:r w:rsidR="008D5058">
        <w:rPr>
          <w:lang w:val="en-US"/>
        </w:rPr>
        <w:t>vestigate the structure of the multivariate distribution of Calcium Ammonium Nitrate (CAN) and wheat</w:t>
      </w:r>
      <w:r w:rsidR="003A122A">
        <w:rPr>
          <w:lang w:val="en-US"/>
        </w:rPr>
        <w:t xml:space="preserve"> prices</w:t>
      </w:r>
      <w:r w:rsidR="00F32936">
        <w:rPr>
          <w:lang w:val="en-US"/>
        </w:rPr>
        <w:t xml:space="preserve">. </w:t>
      </w:r>
      <w:r w:rsidR="005727A4">
        <w:rPr>
          <w:lang w:val="en-US"/>
        </w:rPr>
        <w:t xml:space="preserve">We find positive correlations between </w:t>
      </w:r>
      <w:r w:rsidR="00E905A8">
        <w:rPr>
          <w:lang w:val="en-US"/>
        </w:rPr>
        <w:t xml:space="preserve">price changes and changes in their own and </w:t>
      </w:r>
      <w:r w:rsidR="00151BE3">
        <w:rPr>
          <w:lang w:val="en-US"/>
        </w:rPr>
        <w:t>cross lagged</w:t>
      </w:r>
      <w:r w:rsidR="002A1CBA">
        <w:rPr>
          <w:lang w:val="en-US"/>
        </w:rPr>
        <w:t xml:space="preserve"> changes, especially around the median</w:t>
      </w:r>
      <w:r w:rsidR="00541130">
        <w:rPr>
          <w:lang w:val="en-US"/>
        </w:rPr>
        <w:t>, with the correlation fading for lower and higher quantiles of the price distribution.</w:t>
      </w:r>
      <w:r w:rsidR="00E777A9">
        <w:rPr>
          <w:lang w:val="en-US"/>
        </w:rPr>
        <w:t xml:space="preserve"> </w:t>
      </w:r>
      <w:r w:rsidR="00F32936">
        <w:rPr>
          <w:lang w:val="en-US"/>
        </w:rPr>
        <w:t xml:space="preserve">This </w:t>
      </w:r>
      <w:r w:rsidR="00A326C3">
        <w:rPr>
          <w:lang w:val="en-US"/>
        </w:rPr>
        <w:t>approach allowed us</w:t>
      </w:r>
      <w:r w:rsidR="00B01D46">
        <w:rPr>
          <w:lang w:val="en-US"/>
        </w:rPr>
        <w:t xml:space="preserve"> to </w:t>
      </w:r>
      <w:r w:rsidR="00D66DC5">
        <w:rPr>
          <w:lang w:val="en-US"/>
        </w:rPr>
        <w:t xml:space="preserve">consider the </w:t>
      </w:r>
      <w:r w:rsidR="00B95731">
        <w:rPr>
          <w:lang w:val="en-US"/>
        </w:rPr>
        <w:t>dependency of</w:t>
      </w:r>
      <w:r w:rsidR="00C7358E">
        <w:rPr>
          <w:lang w:val="en-US"/>
        </w:rPr>
        <w:t xml:space="preserve"> the two prices on</w:t>
      </w:r>
      <w:r w:rsidR="00B95731">
        <w:rPr>
          <w:lang w:val="en-US"/>
        </w:rPr>
        <w:t xml:space="preserve"> each other in the </w:t>
      </w:r>
      <w:r w:rsidR="007526C0">
        <w:rPr>
          <w:lang w:val="en-US"/>
        </w:rPr>
        <w:t xml:space="preserve">forecast </w:t>
      </w:r>
      <w:r w:rsidR="00B01D46">
        <w:rPr>
          <w:lang w:val="en-US"/>
        </w:rPr>
        <w:t>model</w:t>
      </w:r>
      <w:r w:rsidR="00B95731">
        <w:rPr>
          <w:lang w:val="en-US"/>
        </w:rPr>
        <w:t>.</w:t>
      </w:r>
      <w:r w:rsidR="00150830">
        <w:rPr>
          <w:lang w:val="en-US"/>
        </w:rPr>
        <w:t xml:space="preserve"> </w:t>
      </w:r>
      <w:r w:rsidR="00A01336">
        <w:rPr>
          <w:lang w:val="en-US"/>
        </w:rPr>
        <w:t xml:space="preserve">Nonetheless, simulated prices </w:t>
      </w:r>
      <w:r w:rsidR="00354B28">
        <w:rPr>
          <w:lang w:val="en-US"/>
        </w:rPr>
        <w:t xml:space="preserve">for CAN present </w:t>
      </w:r>
      <w:r w:rsidR="00354B28">
        <w:rPr>
          <w:lang w:val="en-US"/>
        </w:rPr>
        <w:lastRenderedPageBreak/>
        <w:t>a shifted price distribution</w:t>
      </w:r>
      <w:r w:rsidR="0073485C">
        <w:rPr>
          <w:lang w:val="en-US"/>
        </w:rPr>
        <w:t xml:space="preserve"> (Fig. A1)</w:t>
      </w:r>
      <w:r w:rsidR="00354B28">
        <w:rPr>
          <w:lang w:val="en-US"/>
        </w:rPr>
        <w:t xml:space="preserve">, </w:t>
      </w:r>
      <w:r w:rsidR="005A1F3C">
        <w:rPr>
          <w:lang w:val="en-US"/>
        </w:rPr>
        <w:t xml:space="preserve">implying that our forecasted prices present higher </w:t>
      </w:r>
      <w:r w:rsidR="00AC2F01">
        <w:rPr>
          <w:lang w:val="en-US"/>
        </w:rPr>
        <w:t xml:space="preserve">average values than the observed empirical distribution. This </w:t>
      </w:r>
      <w:r w:rsidR="00AD42D5">
        <w:rPr>
          <w:lang w:val="en-US"/>
        </w:rPr>
        <w:t xml:space="preserve">might </w:t>
      </w:r>
      <w:r w:rsidR="004D0E7A">
        <w:rPr>
          <w:lang w:val="en-US"/>
        </w:rPr>
        <w:t xml:space="preserve">bias </w:t>
      </w:r>
      <w:r w:rsidR="00045F4E">
        <w:rPr>
          <w:lang w:val="en-US"/>
        </w:rPr>
        <w:t>our</w:t>
      </w:r>
      <w:r w:rsidR="00AD42D5">
        <w:rPr>
          <w:lang w:val="en-US"/>
        </w:rPr>
        <w:t xml:space="preserve"> </w:t>
      </w:r>
      <w:r w:rsidR="004D0E7A">
        <w:rPr>
          <w:lang w:val="en-US"/>
        </w:rPr>
        <w:t>quantitative results</w:t>
      </w:r>
      <w:r w:rsidR="00AD42D5">
        <w:rPr>
          <w:lang w:val="en-US"/>
        </w:rPr>
        <w:t xml:space="preserve">, but </w:t>
      </w:r>
      <w:r w:rsidR="0046395E">
        <w:rPr>
          <w:lang w:val="en-US"/>
        </w:rPr>
        <w:t xml:space="preserve">since we base both the contract pricing and the profit calculation on forecasted prices, </w:t>
      </w:r>
      <w:r w:rsidR="00AD42D5">
        <w:rPr>
          <w:lang w:val="en-US"/>
        </w:rPr>
        <w:t xml:space="preserve">the qualitative interpretation </w:t>
      </w:r>
      <w:r w:rsidR="00F943B2">
        <w:rPr>
          <w:lang w:val="en-US"/>
        </w:rPr>
        <w:t>does not lose</w:t>
      </w:r>
      <w:r w:rsidR="00700888">
        <w:rPr>
          <w:lang w:val="en-US"/>
        </w:rPr>
        <w:t xml:space="preserve"> validity.</w:t>
      </w:r>
    </w:p>
    <w:p w14:paraId="0CCF7E53" w14:textId="1771724A" w:rsidR="0039544B" w:rsidRDefault="00D4490B" w:rsidP="00CA0CB6">
      <w:pPr>
        <w:spacing w:line="360" w:lineRule="auto"/>
        <w:jc w:val="both"/>
        <w:rPr>
          <w:lang w:val="en-US"/>
        </w:rPr>
      </w:pPr>
      <w:r>
        <w:rPr>
          <w:lang w:val="en-US"/>
        </w:rPr>
        <w:t xml:space="preserve">The stochastic simulation </w:t>
      </w:r>
      <w:r w:rsidR="007F2913">
        <w:rPr>
          <w:lang w:val="en-US"/>
        </w:rPr>
        <w:t>incorporate</w:t>
      </w:r>
      <w:r w:rsidR="0064301E">
        <w:rPr>
          <w:lang w:val="en-US"/>
        </w:rPr>
        <w:t>s also</w:t>
      </w:r>
      <w:r w:rsidR="007F2913">
        <w:rPr>
          <w:lang w:val="en-US"/>
        </w:rPr>
        <w:t xml:space="preserve"> production risk </w:t>
      </w:r>
      <w:r w:rsidR="0064301E">
        <w:rPr>
          <w:lang w:val="en-US"/>
        </w:rPr>
        <w:t xml:space="preserve">through the </w:t>
      </w:r>
      <w:r w:rsidR="00E77DD9">
        <w:rPr>
          <w:lang w:val="en-US"/>
        </w:rPr>
        <w:t xml:space="preserve">estimation </w:t>
      </w:r>
      <w:r w:rsidR="00BA50B6">
        <w:rPr>
          <w:lang w:val="en-US"/>
        </w:rPr>
        <w:t>of a stochastic production function</w:t>
      </w:r>
      <w:r w:rsidR="00E77DD9">
        <w:rPr>
          <w:lang w:val="en-US"/>
        </w:rPr>
        <w:t xml:space="preserve">. </w:t>
      </w:r>
      <w:r w:rsidR="000561B7">
        <w:rPr>
          <w:lang w:val="en-US"/>
        </w:rPr>
        <w:t xml:space="preserve">We use data from </w:t>
      </w:r>
      <w:r w:rsidR="005F5753">
        <w:rPr>
          <w:lang w:val="en-US"/>
        </w:rPr>
        <w:t>the EPIC-IIASA crop</w:t>
      </w:r>
      <w:r w:rsidR="007B0073">
        <w:rPr>
          <w:lang w:val="en-US"/>
        </w:rPr>
        <w:t xml:space="preserve"> model</w:t>
      </w:r>
      <w:r w:rsidR="00863E43">
        <w:rPr>
          <w:lang w:val="en-US"/>
        </w:rPr>
        <w:t xml:space="preserve"> that </w:t>
      </w:r>
      <w:r w:rsidR="00596277">
        <w:rPr>
          <w:lang w:val="en-US"/>
        </w:rPr>
        <w:t xml:space="preserve">simulates yield levels </w:t>
      </w:r>
      <w:r w:rsidR="00333A68">
        <w:rPr>
          <w:lang w:val="en-US"/>
        </w:rPr>
        <w:t>for specific sp</w:t>
      </w:r>
      <w:r w:rsidR="006247A3">
        <w:rPr>
          <w:lang w:val="en-US"/>
        </w:rPr>
        <w:t xml:space="preserve">atial coordinates, </w:t>
      </w:r>
      <w:r w:rsidR="00A9572B">
        <w:rPr>
          <w:lang w:val="en-US"/>
        </w:rPr>
        <w:t xml:space="preserve">that </w:t>
      </w:r>
      <w:r w:rsidR="00F96F13">
        <w:rPr>
          <w:lang w:val="en-US"/>
        </w:rPr>
        <w:t>allow</w:t>
      </w:r>
      <w:r w:rsidR="00A9572B">
        <w:rPr>
          <w:lang w:val="en-US"/>
        </w:rPr>
        <w:t>s</w:t>
      </w:r>
      <w:r w:rsidR="00F96F13">
        <w:rPr>
          <w:lang w:val="en-US"/>
        </w:rPr>
        <w:t xml:space="preserve"> </w:t>
      </w:r>
      <w:r w:rsidR="00F23F09">
        <w:rPr>
          <w:lang w:val="en-US"/>
        </w:rPr>
        <w:t xml:space="preserve">the </w:t>
      </w:r>
      <w:r w:rsidR="00F96F13">
        <w:rPr>
          <w:lang w:val="en-US"/>
        </w:rPr>
        <w:t xml:space="preserve">site specific modelling </w:t>
      </w:r>
      <w:r w:rsidR="00F23F09">
        <w:rPr>
          <w:lang w:val="en-US"/>
        </w:rPr>
        <w:t xml:space="preserve">employed </w:t>
      </w:r>
      <w:r w:rsidR="002F0064">
        <w:rPr>
          <w:lang w:val="en-US"/>
        </w:rPr>
        <w:t>here</w:t>
      </w:r>
      <w:r w:rsidR="0023740E">
        <w:rPr>
          <w:lang w:val="en-US"/>
        </w:rPr>
        <w:t xml:space="preserve">. </w:t>
      </w:r>
      <w:r w:rsidR="00F23F09">
        <w:rPr>
          <w:lang w:val="en-US"/>
        </w:rPr>
        <w:t>However, a</w:t>
      </w:r>
      <w:r w:rsidR="0023740E">
        <w:rPr>
          <w:lang w:val="en-US"/>
        </w:rPr>
        <w:t xml:space="preserve"> drawback of the data we use is that</w:t>
      </w:r>
      <w:r w:rsidR="00B5133B">
        <w:rPr>
          <w:lang w:val="en-US"/>
        </w:rPr>
        <w:t xml:space="preserve"> the </w:t>
      </w:r>
      <w:r w:rsidR="00A9572B">
        <w:rPr>
          <w:lang w:val="en-US"/>
        </w:rPr>
        <w:t xml:space="preserve">crop </w:t>
      </w:r>
      <w:r w:rsidR="00B5133B">
        <w:rPr>
          <w:lang w:val="en-US"/>
        </w:rPr>
        <w:t xml:space="preserve">model underestimate </w:t>
      </w:r>
      <w:r w:rsidR="00D8375B">
        <w:rPr>
          <w:lang w:val="en-US"/>
        </w:rPr>
        <w:t xml:space="preserve">average winter wheat yields and </w:t>
      </w:r>
      <w:r w:rsidR="00FE77D5">
        <w:rPr>
          <w:lang w:val="en-US"/>
        </w:rPr>
        <w:t xml:space="preserve">their standard deviation </w:t>
      </w:r>
      <w:r w:rsidR="00FE77D5">
        <w:rPr>
          <w:lang w:val="en-US"/>
        </w:rPr>
        <w:fldChar w:fldCharType="begin"/>
      </w:r>
      <w:r w:rsidR="00FE77D5">
        <w:rPr>
          <w:lang w:val="en-US"/>
        </w:rPr>
        <w:instrText xml:space="preserve"> ADDIN ZOTERO_ITEM CSL_CITATION {"citationID":"bAZyhZeV","properties":{"formattedCitation":"(Balkovi\\uc0\\u269{} et al., 2013)","plainCitation":"(Balkovi</w:instrText>
      </w:r>
      <w:r w:rsidR="00FE77D5">
        <w:rPr>
          <w:rFonts w:hint="eastAsia"/>
          <w:lang w:val="en-US"/>
        </w:rPr>
        <w:instrText>č</w:instrText>
      </w:r>
      <w:r w:rsidR="00FE77D5">
        <w:rPr>
          <w:lang w:val="en-US"/>
        </w:rPr>
        <w:instrText xml:space="preserve"> et al., 2013)","noteIndex":0},"citationItems":[{"id":127152,"uris":["http://zotero.org/users/14812719/items/UHY96SPK"],"itemData":{"id":127152,"type":"article-journal","abstract":"Justifiable usage of large-scale crop model simulations requires transparent, comprehensive and spatially extensive evaluations of their performance and associated accuracy. Simulated crop yields of a Pan-European implementation of the Environmental Policy Integrated Climate (EPIC) crop model were satisfactorily evaluated with reported regional yield data from EUROSTAT for four major crops, including winter wheat, rainfed and irrigated maize, spring barley and winter rye. European-wide land use, elevation, soil and daily meteorological gridded data were integrated in GIS and coupled with EPIC. Default EPIC crop and biophysical process parameter values were used with some minor adjustments according to suggestions from scientific literature. The model performance was improved by spatial calculations of crop sowing densities, potential heat units, operation schedules, and nutrient application rates. EPIC performed reasonable in the simulation of regional crop yields, with long-term averages predicted better than inter-annual variability: linear regression R2 ranged from 0.58 (maize) to 0.91 (spring barley) and relative estimation errors were between ±30% for most of the European regions. The modelled and reported crop yields demonstrated similar responses to driving meteorological variables. However, EPIC performed better in dry compared to wet years. A yield sensitivity analysis of crop nutrient and irrigation management factors and cultivar specific characteristics for contrasting regions in Europe revealed a range in model response and attainable yields. We also show that modelled crop yield is strongly dependent on the chosen PET method. The simulated crop yield variability was lower compared to reported crop yields. This assessment should contribute to the availability of harmonised and transparently evaluated agricultural modelling tools in the EU as well as the establishment of modelling benchmarks as a requirement for sound and ongoing policy evaluations in the agricultural and environmental domains.","container-title":"Agricultural Systems","DOI":"10.1016/j.agsy.2013.05.008","ISSN":"0308-521X","journalAbbreviation":"Agricultural Systems","page":"61-75","source":"ScienceDirect","title":"Pan-European crop modelling with EPIC: Implementation, up-scaling and regional crop yield validation","title-short":"Pan-European crop modelling with EPIC","volume":"120","author":[{"family":"Balkovi</w:instrText>
      </w:r>
      <w:r w:rsidR="00FE77D5">
        <w:rPr>
          <w:rFonts w:hint="eastAsia"/>
          <w:lang w:val="en-US"/>
        </w:rPr>
        <w:instrText>č</w:instrText>
      </w:r>
      <w:r w:rsidR="00FE77D5">
        <w:rPr>
          <w:lang w:val="en-US"/>
        </w:rPr>
        <w:instrText xml:space="preserve">","given":"Juraj"},{"family":"Velde","given":"Marijn","non-dropping-particle":"van der"},{"family":"Schmid","given":"Erwin"},{"family":"Skalský","given":"Rastislav"},{"family":"Khabarov","given":"Nikolay"},{"family":"Obersteiner","given":"Michael"},{"family":"Stürmer","given":"Bernhard"},{"family":"Xiong","given":"Wei"}],"issued":{"date-parts":[["2013",9,1]]}}}],"schema":"https://github.com/citation-style-language/schema/raw/master/csl-citation.json"} </w:instrText>
      </w:r>
      <w:r w:rsidR="00FE77D5">
        <w:rPr>
          <w:lang w:val="en-US"/>
        </w:rPr>
        <w:fldChar w:fldCharType="separate"/>
      </w:r>
      <w:r w:rsidR="00FE77D5" w:rsidRPr="00FE77D5">
        <w:rPr>
          <w:szCs w:val="24"/>
          <w:lang w:val="en-GB"/>
        </w:rPr>
        <w:t>(</w:t>
      </w:r>
      <w:proofErr w:type="spellStart"/>
      <w:r w:rsidR="00FE77D5" w:rsidRPr="00FE77D5">
        <w:rPr>
          <w:szCs w:val="24"/>
          <w:lang w:val="en-GB"/>
        </w:rPr>
        <w:t>Balkovič</w:t>
      </w:r>
      <w:proofErr w:type="spellEnd"/>
      <w:r w:rsidR="00FE77D5" w:rsidRPr="00FE77D5">
        <w:rPr>
          <w:szCs w:val="24"/>
          <w:lang w:val="en-GB"/>
        </w:rPr>
        <w:t xml:space="preserve"> et al., 2013)</w:t>
      </w:r>
      <w:r w:rsidR="00FE77D5">
        <w:rPr>
          <w:lang w:val="en-US"/>
        </w:rPr>
        <w:fldChar w:fldCharType="end"/>
      </w:r>
      <w:r w:rsidR="00FE77D5">
        <w:rPr>
          <w:lang w:val="en-US"/>
        </w:rPr>
        <w:t xml:space="preserve">. </w:t>
      </w:r>
      <w:r w:rsidR="008B2B6B">
        <w:rPr>
          <w:lang w:val="en-US"/>
        </w:rPr>
        <w:t xml:space="preserve">This implies that we </w:t>
      </w:r>
      <w:r w:rsidR="00560830">
        <w:rPr>
          <w:lang w:val="en-US"/>
        </w:rPr>
        <w:t xml:space="preserve">might </w:t>
      </w:r>
      <w:r w:rsidR="008B2B6B">
        <w:rPr>
          <w:lang w:val="en-US"/>
        </w:rPr>
        <w:t>underestimate</w:t>
      </w:r>
      <w:r w:rsidR="00560830">
        <w:rPr>
          <w:lang w:val="en-US"/>
        </w:rPr>
        <w:t xml:space="preserve"> total profits and production risk in </w:t>
      </w:r>
      <w:r w:rsidR="00D62D34">
        <w:rPr>
          <w:lang w:val="en-US"/>
        </w:rPr>
        <w:t xml:space="preserve">the broad framing calculations. </w:t>
      </w:r>
      <w:r w:rsidR="00FE77D5">
        <w:rPr>
          <w:lang w:val="en-US"/>
        </w:rPr>
        <w:t>It is important to note also that</w:t>
      </w:r>
      <w:r w:rsidR="008330A3">
        <w:rPr>
          <w:lang w:val="en-US"/>
        </w:rPr>
        <w:t xml:space="preserve"> </w:t>
      </w:r>
      <w:r w:rsidR="00596277">
        <w:rPr>
          <w:lang w:val="en-US"/>
        </w:rPr>
        <w:t xml:space="preserve">only </w:t>
      </w:r>
      <w:r w:rsidR="00AC6E32">
        <w:rPr>
          <w:lang w:val="en-US"/>
        </w:rPr>
        <w:t xml:space="preserve">yields from </w:t>
      </w:r>
      <w:r w:rsidR="005F3A2F">
        <w:rPr>
          <w:lang w:val="en-US"/>
        </w:rPr>
        <w:t xml:space="preserve">an </w:t>
      </w:r>
      <w:r w:rsidR="00596277">
        <w:rPr>
          <w:lang w:val="en-US"/>
        </w:rPr>
        <w:t xml:space="preserve">optimal </w:t>
      </w:r>
      <w:r w:rsidR="00AC6E32">
        <w:rPr>
          <w:lang w:val="en-US"/>
        </w:rPr>
        <w:t xml:space="preserve">nitrogen application </w:t>
      </w:r>
      <w:r w:rsidR="00596277">
        <w:rPr>
          <w:lang w:val="en-US"/>
        </w:rPr>
        <w:t xml:space="preserve">range </w:t>
      </w:r>
      <w:r w:rsidR="0023740E">
        <w:rPr>
          <w:lang w:val="en-US"/>
        </w:rPr>
        <w:t>are simulated</w:t>
      </w:r>
      <w:r w:rsidR="00596277">
        <w:rPr>
          <w:lang w:val="en-US"/>
        </w:rPr>
        <w:t xml:space="preserve">. This </w:t>
      </w:r>
      <w:r w:rsidR="009B6BD6">
        <w:rPr>
          <w:lang w:val="en-US"/>
        </w:rPr>
        <w:t>impl</w:t>
      </w:r>
      <w:r w:rsidR="001D1F9E">
        <w:rPr>
          <w:lang w:val="en-US"/>
        </w:rPr>
        <w:t>ies</w:t>
      </w:r>
      <w:r w:rsidR="009B6BD6">
        <w:rPr>
          <w:lang w:val="en-US"/>
        </w:rPr>
        <w:t xml:space="preserve"> that our stochastic production function estimation </w:t>
      </w:r>
      <w:r w:rsidR="005A7FA5">
        <w:rPr>
          <w:lang w:val="en-US"/>
        </w:rPr>
        <w:t xml:space="preserve">does not capture </w:t>
      </w:r>
      <w:r w:rsidR="00FE50A1">
        <w:rPr>
          <w:lang w:val="en-US"/>
        </w:rPr>
        <w:t xml:space="preserve">diminishing marginal productivity of fertilizers. Nonetheless, we </w:t>
      </w:r>
      <w:r w:rsidR="00B65AA8">
        <w:rPr>
          <w:lang w:val="en-US"/>
        </w:rPr>
        <w:t xml:space="preserve">assume that our representative farm </w:t>
      </w:r>
      <w:r w:rsidR="001D4A60">
        <w:rPr>
          <w:lang w:val="en-US"/>
        </w:rPr>
        <w:t>applies an optimal N fertilizer level</w:t>
      </w:r>
      <w:r w:rsidR="00B42C85">
        <w:rPr>
          <w:lang w:val="en-US"/>
        </w:rPr>
        <w:t>, mitigating the implication</w:t>
      </w:r>
      <w:r w:rsidR="002C447D">
        <w:rPr>
          <w:lang w:val="en-US"/>
        </w:rPr>
        <w:t xml:space="preserve"> of the biased estimation.</w:t>
      </w:r>
      <w:r w:rsidR="00E02F8E">
        <w:rPr>
          <w:lang w:val="en-US"/>
        </w:rPr>
        <w:t xml:space="preserve"> Our methodology is </w:t>
      </w:r>
      <w:r w:rsidR="003E464D">
        <w:rPr>
          <w:lang w:val="en-US"/>
        </w:rPr>
        <w:t xml:space="preserve">able to model price dependencies, </w:t>
      </w:r>
      <w:r w:rsidR="00E02F8E">
        <w:rPr>
          <w:lang w:val="en-US"/>
        </w:rPr>
        <w:t xml:space="preserve">but does </w:t>
      </w:r>
      <w:r w:rsidR="003E464D">
        <w:rPr>
          <w:lang w:val="en-US"/>
        </w:rPr>
        <w:t xml:space="preserve">not capture </w:t>
      </w:r>
      <w:r w:rsidR="00391BCF">
        <w:rPr>
          <w:lang w:val="en-US"/>
        </w:rPr>
        <w:t xml:space="preserve">wheat </w:t>
      </w:r>
      <w:r w:rsidR="003E464D">
        <w:rPr>
          <w:lang w:val="en-US"/>
        </w:rPr>
        <w:t>yield</w:t>
      </w:r>
      <w:r w:rsidR="00391BCF">
        <w:rPr>
          <w:lang w:val="en-US"/>
        </w:rPr>
        <w:t xml:space="preserve"> and wheat </w:t>
      </w:r>
      <w:r w:rsidR="002F7D3A">
        <w:rPr>
          <w:lang w:val="en-US"/>
        </w:rPr>
        <w:t>price correlation</w:t>
      </w:r>
      <w:r w:rsidR="006F5E89">
        <w:rPr>
          <w:lang w:val="en-US"/>
        </w:rPr>
        <w:t xml:space="preserve"> (i.e. the level of “natural hedge”)</w:t>
      </w:r>
      <w:r w:rsidR="00E02F8E">
        <w:rPr>
          <w:lang w:val="en-US"/>
        </w:rPr>
        <w:t>.</w:t>
      </w:r>
      <w:r w:rsidR="00113E70">
        <w:rPr>
          <w:lang w:val="en-US"/>
        </w:rPr>
        <w:t xml:space="preserve"> T</w:t>
      </w:r>
      <w:r w:rsidR="00113E70" w:rsidRPr="00113E70">
        <w:rPr>
          <w:lang w:val="en-US"/>
        </w:rPr>
        <w:t>his omission is unlikely to materially affect results</w:t>
      </w:r>
      <w:r w:rsidR="002E0BAA">
        <w:rPr>
          <w:lang w:val="en-US"/>
        </w:rPr>
        <w:t xml:space="preserve">, given our focus on a small production region where </w:t>
      </w:r>
      <w:r w:rsidR="00113E70" w:rsidRPr="00113E70">
        <w:rPr>
          <w:lang w:val="en-US"/>
        </w:rPr>
        <w:t>local shocks do not exert measurable feedback effects on price formation</w:t>
      </w:r>
      <w:r w:rsidR="00901FFE">
        <w:rPr>
          <w:lang w:val="en-US"/>
        </w:rPr>
        <w:t>.</w:t>
      </w:r>
      <w:r w:rsidR="00113E70" w:rsidRPr="00113E70">
        <w:rPr>
          <w:lang w:val="en-US"/>
        </w:rPr>
        <w:t xml:space="preserve"> </w:t>
      </w:r>
    </w:p>
    <w:p w14:paraId="7567B735" w14:textId="77777777" w:rsidR="005B5091" w:rsidRDefault="0076708E" w:rsidP="009610AB">
      <w:pPr>
        <w:spacing w:line="360" w:lineRule="auto"/>
        <w:jc w:val="both"/>
        <w:rPr>
          <w:lang w:val="en-GB"/>
        </w:rPr>
      </w:pPr>
      <w:r>
        <w:rPr>
          <w:lang w:val="en-US"/>
        </w:rPr>
        <w:t>Lastly a note on</w:t>
      </w:r>
      <w:r w:rsidR="00225D28">
        <w:rPr>
          <w:lang w:val="en-US"/>
        </w:rPr>
        <w:t xml:space="preserve"> our modelling approach,</w:t>
      </w:r>
      <w:r>
        <w:rPr>
          <w:lang w:val="en-US"/>
        </w:rPr>
        <w:t xml:space="preserve"> decision theories model</w:t>
      </w:r>
      <w:r w:rsidR="00075F68">
        <w:rPr>
          <w:lang w:val="en-US"/>
        </w:rPr>
        <w:t>s</w:t>
      </w:r>
      <w:r w:rsidR="00AE7EAA">
        <w:rPr>
          <w:lang w:val="en-US"/>
        </w:rPr>
        <w:t>,</w:t>
      </w:r>
      <w:r>
        <w:rPr>
          <w:lang w:val="en-US"/>
        </w:rPr>
        <w:t xml:space="preserve"> and parameters </w:t>
      </w:r>
      <w:r w:rsidR="00731F70">
        <w:rPr>
          <w:lang w:val="en-US"/>
        </w:rPr>
        <w:t xml:space="preserve">specifications </w:t>
      </w:r>
      <w:r w:rsidR="00CA0CB6">
        <w:rPr>
          <w:lang w:val="en-US"/>
        </w:rPr>
        <w:t xml:space="preserve">is needed. </w:t>
      </w:r>
      <w:r w:rsidR="009610AB">
        <w:rPr>
          <w:lang w:val="en-US"/>
        </w:rPr>
        <w:t xml:space="preserve">First, </w:t>
      </w:r>
      <w:r w:rsidR="00C62C24">
        <w:rPr>
          <w:lang w:val="en-US"/>
        </w:rPr>
        <w:t xml:space="preserve">we restricted our analysis on a single agricultural activity </w:t>
      </w:r>
      <w:r w:rsidR="009A31A3">
        <w:rPr>
          <w:lang w:val="en-US"/>
        </w:rPr>
        <w:t>(</w:t>
      </w:r>
      <w:r w:rsidR="00C62C24">
        <w:rPr>
          <w:lang w:val="en-US"/>
        </w:rPr>
        <w:t>w</w:t>
      </w:r>
      <w:r w:rsidR="009A31A3">
        <w:rPr>
          <w:lang w:val="en-US"/>
        </w:rPr>
        <w:t xml:space="preserve">inter wheat production) and assumed </w:t>
      </w:r>
      <w:r w:rsidR="000E727D">
        <w:rPr>
          <w:lang w:val="en-US"/>
        </w:rPr>
        <w:t>no other costs b</w:t>
      </w:r>
      <w:r w:rsidR="00612B3B">
        <w:rPr>
          <w:lang w:val="en-US"/>
        </w:rPr>
        <w:t>e</w:t>
      </w:r>
      <w:r w:rsidR="000E727D">
        <w:rPr>
          <w:lang w:val="en-US"/>
        </w:rPr>
        <w:t xml:space="preserve">side input prices. </w:t>
      </w:r>
      <w:r w:rsidR="008C1631">
        <w:rPr>
          <w:lang w:val="en-US"/>
        </w:rPr>
        <w:t xml:space="preserve">This simplification was employed for analysis purposes but might </w:t>
      </w:r>
      <w:r w:rsidR="00FD0ABA">
        <w:rPr>
          <w:lang w:val="en-US"/>
        </w:rPr>
        <w:t>not reflect the complexity of real word farming activities</w:t>
      </w:r>
      <w:r w:rsidR="00AA62D3">
        <w:rPr>
          <w:lang w:val="en-US"/>
        </w:rPr>
        <w:t>.</w:t>
      </w:r>
      <w:r w:rsidR="000B7E45">
        <w:rPr>
          <w:lang w:val="en-US"/>
        </w:rPr>
        <w:t xml:space="preserve"> </w:t>
      </w:r>
      <w:r w:rsidR="005B5091" w:rsidRPr="005B5091">
        <w:rPr>
          <w:lang w:val="en-GB"/>
        </w:rPr>
        <w:t xml:space="preserve">In addition, strategies to reduce dependency on nitrogen fertilizers and fertilizers saving technologies, can also have the dual benefit of reducing input price risk and environmental impact </w:t>
      </w:r>
      <w:r w:rsidR="005B5091">
        <w:fldChar w:fldCharType="begin"/>
      </w:r>
      <w:r w:rsidR="005B5091" w:rsidRPr="005B5091">
        <w:rPr>
          <w:lang w:val="en-GB"/>
        </w:rPr>
        <w:instrText xml:space="preserve"> ADDIN ZOTERO_ITEM CSL_CITATION {"citationID":"xE4LSq3B","properties":{"formattedCitation":"(Krein et al., 2023)","plainCitation":"(Krein et al., 2023)","noteIndex":0},"citationItems":[{"id":128898,"uris":["http://zotero.org/users/14812719/items/Q79MWTXU"],"itemData":{"id":128898,"type":"article-journal","abstract":"Sustainable and at the same time high-yield agriculture are among the recent challenges for this sector. The development of fertilizers that can be better used by plants, as well as the use of alternative sources for fertilization and irrigation of crops are themes on the rise and increasingly present in research. This review addresses techniques that can be applied to optimize the release/absorption of fertilizers by plants, as well as alternative sources for fertilizer production, irrigation and reduction environmental impacts resulting from the unbridled application of fertilizers. Through a bibliometric analysis, articles citing slow-release fertilizers, biochar, vermicomposting and fertigation were sought. Studies show that it is possible to lead more sustainable agriculture to the production of intensive crops. There are still some gaps that need to be studied such as the interaction of new techniques and their influence on the soil microbiota, but overall, promising results are found that encourage the reduction in conventional fertilization with high environmental impact.","container-title":"International Journal of Environmental Science and Technology","DOI":"10.1007/s13762-023-04929-2","ISSN":"1735-2630","issue":"11","journalAbbreviation":"Int. J. Environ. Sci. Technol.","language":"en","page":"12903-12918","source":"Springer Link","title":"Recent trends and technologies for reduced environmental impacts of fertilizers: a review","title-short":"Recent trends and technologies for reduced environmental impacts of fertilizers","volume":"20","author":[{"family":"Krein","given":"D. D. C."},{"family":"Rosseto","given":"M."},{"family":"Cemin","given":"F."},{"family":"Massuda","given":"L. A."},{"family":"Dettmer","given":"A."}],"issued":{"date-parts":[["2023",11,1]]}}}],"schema":"https://github.com/citation-style-language/schema/raw/master/csl-citation.json"} </w:instrText>
      </w:r>
      <w:r w:rsidR="005B5091">
        <w:fldChar w:fldCharType="separate"/>
      </w:r>
      <w:r w:rsidR="005B5091">
        <w:rPr>
          <w:lang w:val="en-GB"/>
        </w:rPr>
        <w:t>(</w:t>
      </w:r>
      <w:proofErr w:type="spellStart"/>
      <w:r w:rsidR="005B5091">
        <w:rPr>
          <w:lang w:val="en-GB"/>
        </w:rPr>
        <w:t>Krein</w:t>
      </w:r>
      <w:proofErr w:type="spellEnd"/>
      <w:r w:rsidR="005B5091">
        <w:rPr>
          <w:lang w:val="en-GB"/>
        </w:rPr>
        <w:t xml:space="preserve"> et al., 2023)</w:t>
      </w:r>
      <w:r w:rsidR="005B5091">
        <w:rPr>
          <w:lang w:val="en-GB"/>
        </w:rPr>
        <w:fldChar w:fldCharType="end"/>
      </w:r>
      <w:r w:rsidR="005B5091" w:rsidRPr="005B5091">
        <w:rPr>
          <w:lang w:val="en-GB"/>
        </w:rPr>
        <w:t>.</w:t>
      </w:r>
    </w:p>
    <w:p w14:paraId="659FE78F" w14:textId="4963CEFF" w:rsidR="00753C13" w:rsidRDefault="0098287C" w:rsidP="009610AB">
      <w:pPr>
        <w:spacing w:line="360" w:lineRule="auto"/>
        <w:jc w:val="both"/>
        <w:rPr>
          <w:lang w:val="en-US"/>
        </w:rPr>
      </w:pPr>
      <w:r>
        <w:rPr>
          <w:lang w:val="en-US"/>
        </w:rPr>
        <w:t xml:space="preserve">The EUT preferences are evaluated using the Mean-Variance (M-V) </w:t>
      </w:r>
      <w:r w:rsidR="00075B00">
        <w:rPr>
          <w:lang w:val="en-US"/>
        </w:rPr>
        <w:t xml:space="preserve">approximation </w:t>
      </w:r>
      <w:r w:rsidR="00443E04">
        <w:rPr>
          <w:lang w:val="en-US"/>
        </w:rPr>
        <w:t>(Eq. 1)</w:t>
      </w:r>
      <w:r w:rsidR="00976AAC">
        <w:rPr>
          <w:lang w:val="en-US"/>
        </w:rPr>
        <w:t xml:space="preserve">. </w:t>
      </w:r>
      <w:r w:rsidR="00443E04">
        <w:rPr>
          <w:lang w:val="en-US"/>
        </w:rPr>
        <w:t xml:space="preserve">This </w:t>
      </w:r>
      <w:r w:rsidR="00223562">
        <w:rPr>
          <w:lang w:val="en-US"/>
        </w:rPr>
        <w:t xml:space="preserve">model </w:t>
      </w:r>
      <w:r w:rsidR="00EC7B32">
        <w:rPr>
          <w:lang w:val="en-US"/>
        </w:rPr>
        <w:t xml:space="preserve">has been widely used in the literature </w:t>
      </w:r>
      <w:r w:rsidR="007E1674">
        <w:rPr>
          <w:lang w:val="en-US"/>
        </w:rPr>
        <w:t xml:space="preserve">for its simplicity and easy interpretation, </w:t>
      </w:r>
      <w:r w:rsidR="00D62BF9">
        <w:rPr>
          <w:lang w:val="en-US"/>
        </w:rPr>
        <w:t>especially for hedging decisi</w:t>
      </w:r>
      <w:r w:rsidR="00DE4BCF">
        <w:rPr>
          <w:lang w:val="en-US"/>
        </w:rPr>
        <w:t xml:space="preserve">ons </w:t>
      </w:r>
      <w:r w:rsidR="00AC4C2B">
        <w:rPr>
          <w:lang w:val="en-US"/>
        </w:rPr>
        <w:fldChar w:fldCharType="begin"/>
      </w:r>
      <w:r w:rsidR="00AC4C2B">
        <w:rPr>
          <w:lang w:val="en-US"/>
        </w:rPr>
        <w:instrText xml:space="preserve"> ADDIN ZOTERO_ITEM CSL_CITATION {"citationID":"qY8BFrNG","properties":{"formattedCitation":"(Spada et al., 2025)","plainCitation":"(Spada et al., 2025)","noteIndex":0},"citationItems":[{"id":127060,"uris":["http://zotero.org/users/14812719/items/VU8YTXYX"],"itemData":{"id":127060,"type":"article-journal","abstract":"Price volatility is a significant risk in agriculture, and risk-averse farmers might sacrifice part of their expected profits to mitigate it. Risk management tools such as forward contracts, futures, options, and price insurance, are designed to hedge price risk. Yet adoption rates are low, which contradicts standard expected utility maximizing behavior. We therefore systematically review the literature on the relationship between behavioral factors and farmers’ adoption of price risk management tools to better understand the adoption decision. We here categorize behavioral factors into behavioral preferences, formally integrated into economic choice models, and into psychological factors, which lack mathematical formalization. We use these conceptual model to define search terms and then follow the PRISMA approach to identify 100 relevant papers. Results show that the vast majority of studies incorporate risk aversion in an Expected Utility framework to conceptualize price risk management decisions. Therefore, we conclude that behavioral economic models such as Cumulative Prospect Theory, that incorporates behavioral preferences such as loss aversion and probability distortion, offer promising pathways to better explain farmers’ price risk management decisions. Regarding psychological factors, findings highlight the role of risk attitudes, social environment, and cognitive perceptions in shaping farmers’ decisions. Further research is required to identify behavioral economic preferences that explain price risk management decisions. Moreover, price risk management tools should be adjusted to better consider farmer preferences and thereby become more attractive to farmers","DOI":"10.22004/ag.econ.356632","language":"eng","note":"number-of-pages: 43","source":"AgEcon Search","title":"Behavioral Preferences Affecting the Adoption of Financial Price Risk Management Tools in Agriculture: A Systematic Literature Review","title-short":"Behavioral Preferences Affecting the Adoption of Financial Price Risk Management Tools in Agriculture","URL":"https://ageconsearch.umn.edu/record/356632","author":[{"family":"Spada","given":"Riccardo"},{"family":"Moritz","given":"Laura"},{"family":"Rommel","given":"Jens"},{"family":"Cerroni","given":"Simone"},{"family":"Meuwissen","given":"Miranda P. M."},{"family":"Dalhaus","given":"Tobias"}],"accessed":{"date-parts":[["2025",8,19]]},"issued":{"date-parts":[["2025"]]}}}],"schema":"https://github.com/citation-style-language/schema/raw/master/csl-citation.json"} </w:instrText>
      </w:r>
      <w:r w:rsidR="00AC4C2B">
        <w:rPr>
          <w:lang w:val="en-US"/>
        </w:rPr>
        <w:fldChar w:fldCharType="separate"/>
      </w:r>
      <w:r w:rsidR="00AC4C2B" w:rsidRPr="005B5091">
        <w:rPr>
          <w:lang w:val="en-GB"/>
        </w:rPr>
        <w:t>(Spada et al., 2025)</w:t>
      </w:r>
      <w:r w:rsidR="00AC4C2B">
        <w:rPr>
          <w:lang w:val="en-US"/>
        </w:rPr>
        <w:fldChar w:fldCharType="end"/>
      </w:r>
      <w:r w:rsidR="00DE4BCF">
        <w:rPr>
          <w:lang w:val="en-US"/>
        </w:rPr>
        <w:t>.</w:t>
      </w:r>
      <w:r w:rsidR="00AD60FC">
        <w:rPr>
          <w:lang w:val="en-US"/>
        </w:rPr>
        <w:t xml:space="preserve"> </w:t>
      </w:r>
      <w:r w:rsidR="00727120">
        <w:rPr>
          <w:lang w:val="en-US"/>
        </w:rPr>
        <w:t>Nonetheless</w:t>
      </w:r>
      <w:r w:rsidR="006005B7">
        <w:rPr>
          <w:lang w:val="en-US"/>
        </w:rPr>
        <w:t>, this approach</w:t>
      </w:r>
      <w:r w:rsidR="0047671E">
        <w:rPr>
          <w:lang w:val="en-US"/>
        </w:rPr>
        <w:t xml:space="preserve"> has been criticized as</w:t>
      </w:r>
      <w:r w:rsidR="006005B7">
        <w:rPr>
          <w:lang w:val="en-US"/>
        </w:rPr>
        <w:t xml:space="preserve"> imposes restrictive behavioral assumption</w:t>
      </w:r>
      <w:r w:rsidR="00E34069">
        <w:rPr>
          <w:lang w:val="en-US"/>
        </w:rPr>
        <w:t xml:space="preserve"> such as the independence to wealth levels</w:t>
      </w:r>
      <w:r w:rsidR="0072293F">
        <w:rPr>
          <w:lang w:val="en-US"/>
        </w:rPr>
        <w:t xml:space="preserve">, and the </w:t>
      </w:r>
      <w:r w:rsidR="000A451B">
        <w:rPr>
          <w:lang w:val="en-US"/>
        </w:rPr>
        <w:t>reliance</w:t>
      </w:r>
      <w:r w:rsidR="0097123B">
        <w:rPr>
          <w:lang w:val="en-US"/>
        </w:rPr>
        <w:t xml:space="preserve"> on only the first two moment of the outcome distribution.</w:t>
      </w:r>
      <w:r w:rsidR="00807C78">
        <w:rPr>
          <w:lang w:val="en-US"/>
        </w:rPr>
        <w:t xml:space="preserve"> Moreover</w:t>
      </w:r>
      <w:r w:rsidR="00A52F7E">
        <w:rPr>
          <w:lang w:val="en-US"/>
        </w:rPr>
        <w:t>,</w:t>
      </w:r>
      <w:r w:rsidR="00807C78">
        <w:rPr>
          <w:lang w:val="en-US"/>
        </w:rPr>
        <w:t xml:space="preserve"> the selected coefficients may not fully cover the range of farmers attitudes</w:t>
      </w:r>
      <w:r w:rsidR="00027747">
        <w:rPr>
          <w:lang w:val="en-US"/>
        </w:rPr>
        <w:t>, affecting in turn the</w:t>
      </w:r>
      <w:r w:rsidR="00A52F7E">
        <w:rPr>
          <w:lang w:val="en-US"/>
        </w:rPr>
        <w:t xml:space="preserve"> interpretation </w:t>
      </w:r>
      <w:r w:rsidR="00A52F7E">
        <w:rPr>
          <w:lang w:val="en-US"/>
        </w:rPr>
        <w:lastRenderedPageBreak/>
        <w:t>of our</w:t>
      </w:r>
      <w:r w:rsidR="00027747">
        <w:rPr>
          <w:lang w:val="en-US"/>
        </w:rPr>
        <w:t xml:space="preserve"> results.</w:t>
      </w:r>
      <w:r w:rsidR="00CD070E">
        <w:rPr>
          <w:lang w:val="en-US"/>
        </w:rPr>
        <w:t xml:space="preserve"> </w:t>
      </w:r>
      <w:r w:rsidR="00AC4C2B">
        <w:rPr>
          <w:lang w:val="en-US"/>
        </w:rPr>
        <w:t>Thus</w:t>
      </w:r>
      <w:r w:rsidR="00753C13">
        <w:rPr>
          <w:lang w:val="en-US"/>
        </w:rPr>
        <w:t>, while this framework facilitates the tractability,</w:t>
      </w:r>
      <w:r w:rsidR="00554EB2">
        <w:rPr>
          <w:lang w:val="en-US"/>
        </w:rPr>
        <w:t xml:space="preserve"> it may not fully capture the heterogeneity and wealth-dependent nature of actual </w:t>
      </w:r>
      <w:r w:rsidR="00C81A48">
        <w:rPr>
          <w:lang w:val="en-US"/>
        </w:rPr>
        <w:t>farmers behavior.</w:t>
      </w:r>
    </w:p>
    <w:p w14:paraId="78063E9B" w14:textId="77777777" w:rsidR="009232A6" w:rsidRDefault="00C81A48" w:rsidP="00486178">
      <w:pPr>
        <w:spacing w:line="360" w:lineRule="auto"/>
        <w:jc w:val="both"/>
        <w:rPr>
          <w:lang w:val="en-US"/>
        </w:rPr>
      </w:pPr>
      <w:r>
        <w:rPr>
          <w:lang w:val="en-US"/>
        </w:rPr>
        <w:t xml:space="preserve">A similar argument can be made for CPT preferences. </w:t>
      </w:r>
      <w:r w:rsidR="009D19FF">
        <w:rPr>
          <w:lang w:val="en-US"/>
        </w:rPr>
        <w:t xml:space="preserve">First, final prospect values heavily depends on </w:t>
      </w:r>
      <w:r w:rsidR="00D15C01">
        <w:rPr>
          <w:lang w:val="en-US"/>
        </w:rPr>
        <w:t xml:space="preserve">the model specification and </w:t>
      </w:r>
      <w:r w:rsidR="009D19FF">
        <w:rPr>
          <w:lang w:val="en-US"/>
        </w:rPr>
        <w:t>references point</w:t>
      </w:r>
      <w:r w:rsidR="00A97188">
        <w:rPr>
          <w:lang w:val="en-US"/>
        </w:rPr>
        <w:t>.</w:t>
      </w:r>
      <w:r w:rsidR="00EC4D6F">
        <w:rPr>
          <w:lang w:val="en-US"/>
        </w:rPr>
        <w:t xml:space="preserve"> </w:t>
      </w:r>
      <w:r w:rsidR="00F80A08">
        <w:rPr>
          <w:lang w:val="en-US"/>
        </w:rPr>
        <w:t xml:space="preserve">Further, heterogeneity and instability of the parameters </w:t>
      </w:r>
      <w:r w:rsidR="000D665D">
        <w:rPr>
          <w:lang w:val="en-US"/>
        </w:rPr>
        <w:t xml:space="preserve">also affect results </w:t>
      </w:r>
      <w:r w:rsidR="000D665D">
        <w:rPr>
          <w:lang w:val="en-US"/>
        </w:rPr>
        <w:fldChar w:fldCharType="begin"/>
      </w:r>
      <w:r w:rsidR="000D665D">
        <w:rPr>
          <w:lang w:val="en-US"/>
        </w:rPr>
        <w:instrText xml:space="preserve"> ADDIN ZOTERO_ITEM CSL_CITATION {"citationID":"HfvQQcUu","properties":{"formattedCitation":"(Finger et al., 2024)","plainCitation":"(Finger et al., 2024)","noteIndex":0},"citationItems":[{"id":128872,"uris":["http://zotero.org/users/14812719/items/JIK4F2EW"],"itemData":{"id":128872,"type":"article-journal","abstract":"Explaining farmer decision making using cumulative prospect theory is of increasing importance. We present a systematic review on European farmers' preferences under the cumulative prospect theory framework. We identified 17 studies covering 2324 farmers from 12 European countries. All studies report that (on average) farmers are: (i) risk averse, (ii) loss averse, and (iii) overweight small probabilities and underweight large probabilities. However, there is a large heterogeneity across and within studies. These findings have implications for the analysis and design of policy and insurance.","container-title":"Journal of Agricultural Economics","DOI":"10.1111/1477-9552.12565","ISSN":"1477-9552","issue":"1","language":"en","license":"© 2023 The Authors. Journal of Agricultural Economics published by John Wiley &amp; Sons Ltd on behalf of Agricultural Economics Society.","note":"_eprint: https://onlinelibrary.wiley.com/doi/pdf/10.1111/1477-9552.12565","page":"465-472","source":"Wiley Online Library","title":"A note on European farmers' preferences under cumulative prospect theory","volume":"75","author":[{"family":"Finger","given":"Robert"},{"family":"Garcia","given":"Viviana"},{"family":"McCallum","given":"Chloe"},{"family":"Rommel","given":"Jens"}],"issued":{"date-parts":[["2024"]]}}}],"schema":"https://github.com/citation-style-language/schema/raw/master/csl-citation.json"} </w:instrText>
      </w:r>
      <w:r w:rsidR="000D665D">
        <w:rPr>
          <w:lang w:val="en-US"/>
        </w:rPr>
        <w:fldChar w:fldCharType="separate"/>
      </w:r>
      <w:r w:rsidR="000D665D" w:rsidRPr="00317421">
        <w:rPr>
          <w:lang w:val="en-GB"/>
        </w:rPr>
        <w:t>(Finger et al., 2024)</w:t>
      </w:r>
      <w:r w:rsidR="000D665D">
        <w:rPr>
          <w:lang w:val="en-US"/>
        </w:rPr>
        <w:fldChar w:fldCharType="end"/>
      </w:r>
      <w:r w:rsidR="000D665D">
        <w:rPr>
          <w:lang w:val="en-US"/>
        </w:rPr>
        <w:t xml:space="preserve">. </w:t>
      </w:r>
      <w:r w:rsidR="00971684">
        <w:rPr>
          <w:lang w:val="en-US"/>
        </w:rPr>
        <w:t>T</w:t>
      </w:r>
      <w:r w:rsidR="00D834CC">
        <w:rPr>
          <w:lang w:val="en-US"/>
        </w:rPr>
        <w:t>he parameters employed in the analysis ha</w:t>
      </w:r>
      <w:r w:rsidR="00342061">
        <w:rPr>
          <w:lang w:val="en-US"/>
        </w:rPr>
        <w:t>ve</w:t>
      </w:r>
      <w:r w:rsidR="00D834CC">
        <w:rPr>
          <w:lang w:val="en-US"/>
        </w:rPr>
        <w:t xml:space="preserve"> been taken</w:t>
      </w:r>
      <w:r w:rsidR="00971684">
        <w:rPr>
          <w:lang w:val="en-US"/>
        </w:rPr>
        <w:t xml:space="preserve"> from empirical </w:t>
      </w:r>
      <w:r w:rsidR="00E75321">
        <w:rPr>
          <w:lang w:val="en-US"/>
        </w:rPr>
        <w:t>evidence on German farmers</w:t>
      </w:r>
      <w:r w:rsidR="00517A77">
        <w:rPr>
          <w:lang w:val="en-US"/>
        </w:rPr>
        <w:t xml:space="preserve"> </w:t>
      </w:r>
      <w:r w:rsidR="00517A77">
        <w:rPr>
          <w:lang w:val="en-US"/>
        </w:rPr>
        <w:fldChar w:fldCharType="begin"/>
      </w:r>
      <w:r w:rsidR="00517A77">
        <w:rPr>
          <w:lang w:val="en-US"/>
        </w:rPr>
        <w:instrText xml:space="preserve"> ADDIN ZOTERO_ITEM CSL_CITATION {"citationID":"ulpFxQ7L","properties":{"formattedCitation":"(Rommel et al., 2023)","plainCitation":"(Rommel et al., 2023)","noteIndex":0},"citationItems":[{"id":128869,"uris":["http://zotero.org/users/14812719/items/DV9VRT2B"],"itemData":{"id":128869,"type":"article-journal","abstract":"We replicate Bocquého et al. (2014), who used multiple price lists to investigate the risk preferences of 107 French farmers. We collected new data from 1430 participants in 11 European farming systems. In agreement with the original study, farmers' risk preferences are best described by Cumulative Prospect Theory. Structural model estimates show that farmers in the new samples are, on average, less loss averse and more susceptible to probability distortion than in the original study. Explorative analyses indicate differences between estimation approaches, as well as heterogeneity between and within samples. We discuss challenges in replications of economic experiments with farmers across farming contexts.","container-title":"Applied Economic Perspectives and Policy","DOI":"10.1002/aepp.13330","ISSN":"2040-5804","issue":"3","language":"en","license":"© 2022 The Authors. Applied Economic Perspectives and Policy published by Wiley Periodicals LLC on behalf of Agricultural &amp; Applied Economics Association.","note":"_eprint: https://onlinelibrary.wiley.com/doi/pdf/10.1002/aepp.13330","page":"1374-1399","source":"Wiley Online Library","title":"Farmers' risk preferences in 11 European farming systems: A multi-country replication of Bocquého et al. ()","title-short":"Farmers' risk preferences in 11 European farming systems","volume":"45","author":[{"family":"Rommel","given":"Jens"},{"family":"Sagebiel","given":"Julian"},{"family":"Baaken","given":"Marieke Cornelia"},{"family":"Barreiro-Hurlé","given":"Jesús"},{"family":"Bougherara","given":"Douadia"},{"family":"Cembalo","given":"Luigi"},{"family":"Cerjak","given":"Marija"},{"family":"</w:instrText>
      </w:r>
      <w:r w:rsidR="00517A77">
        <w:rPr>
          <w:rFonts w:hint="eastAsia"/>
          <w:lang w:val="en-US"/>
        </w:rPr>
        <w:instrText>Č</w:instrText>
      </w:r>
      <w:r w:rsidR="00517A77">
        <w:rPr>
          <w:lang w:val="en-US"/>
        </w:rPr>
        <w:instrText>op","given":"Tajana"},{"family":"Czajkowski","given":"Miko</w:instrText>
      </w:r>
      <w:r w:rsidR="00517A77">
        <w:rPr>
          <w:rFonts w:hint="eastAsia"/>
          <w:lang w:val="en-US"/>
        </w:rPr>
        <w:instrText>ł</w:instrText>
      </w:r>
      <w:r w:rsidR="00517A77">
        <w:rPr>
          <w:lang w:val="en-US"/>
        </w:rPr>
        <w:instrText>aj"},{"family":"Espinosa-Goded","given":"María"},{"family":"Höhler","given":"Julia"},{"family":"Kuhfuss","given":"Laure"},{"family":"Lagerkvist","given":"Carl-Johan"},{"family":"Lapierre","given":"Margaux"},{"family":"Lefebvre","given":"Marianne"},{"family":"Matzdorf","given":"Bettina"},{"family":"Ott","given":"Edward"},{"family":"Paparella","given":"Antonio"},{"family":"Quendler","given":"Erika"},{"family":"Rodriguez-Entrena","given":"Macario"},{"family":"Schulze","given":"Christoph"},{"family":"Šumrada","given":"Tanja"},{"family":"Tensi","given":"Annika"},{"family":"Thoyer","given":"Sophie"},{"family":"Maksan","given":"Marina Tomi</w:instrText>
      </w:r>
      <w:r w:rsidR="00517A77">
        <w:rPr>
          <w:rFonts w:hint="eastAsia"/>
          <w:lang w:val="en-US"/>
        </w:rPr>
        <w:instrText>ć</w:instrText>
      </w:r>
      <w:r w:rsidR="00517A77">
        <w:rPr>
          <w:lang w:val="en-US"/>
        </w:rPr>
        <w:instrText xml:space="preserve">"},{"family":"Vecchio","given":"Riccardo"},{"family":"Willinger","given":"Marc"},{"family":"Zagórska","given":"Katarzyna"}],"issued":{"date-parts":[["2023"]]}}}],"schema":"https://github.com/citation-style-language/schema/raw/master/csl-citation.json"} </w:instrText>
      </w:r>
      <w:r w:rsidR="00517A77">
        <w:rPr>
          <w:lang w:val="en-US"/>
        </w:rPr>
        <w:fldChar w:fldCharType="separate"/>
      </w:r>
      <w:r w:rsidR="00517A77" w:rsidRPr="00517A77">
        <w:rPr>
          <w:lang w:val="en-GB"/>
        </w:rPr>
        <w:t>(Rommel et al., 2023)</w:t>
      </w:r>
      <w:r w:rsidR="00517A77">
        <w:rPr>
          <w:lang w:val="en-US"/>
        </w:rPr>
        <w:fldChar w:fldCharType="end"/>
      </w:r>
      <w:r w:rsidR="00005330">
        <w:rPr>
          <w:lang w:val="en-US"/>
        </w:rPr>
        <w:t xml:space="preserve"> and r</w:t>
      </w:r>
      <w:r w:rsidR="00E75321">
        <w:rPr>
          <w:lang w:val="en-US"/>
        </w:rPr>
        <w:t>obustness to alternative parametrization has been explored</w:t>
      </w:r>
      <w:r w:rsidR="0098586B">
        <w:rPr>
          <w:lang w:val="en-US"/>
        </w:rPr>
        <w:t>, indicating similar results.</w:t>
      </w:r>
      <w:r w:rsidR="00E601C2">
        <w:rPr>
          <w:lang w:val="en-US"/>
        </w:rPr>
        <w:t xml:space="preserve"> </w:t>
      </w:r>
      <w:r w:rsidR="00005330">
        <w:rPr>
          <w:lang w:val="en-US"/>
        </w:rPr>
        <w:t xml:space="preserve">It </w:t>
      </w:r>
      <w:r w:rsidR="00486178" w:rsidRPr="00486178">
        <w:rPr>
          <w:lang w:val="en-US"/>
        </w:rPr>
        <w:t xml:space="preserve">is worth noting </w:t>
      </w:r>
      <w:r w:rsidR="00005330">
        <w:rPr>
          <w:lang w:val="en-US"/>
        </w:rPr>
        <w:t xml:space="preserve">anyway </w:t>
      </w:r>
      <w:r w:rsidR="00486178" w:rsidRPr="00486178">
        <w:rPr>
          <w:lang w:val="en-US"/>
        </w:rPr>
        <w:t>that our point estimates might not reflect well the heterogeneity in elicited parameter that farmers display. In addition, externally imposed reference points have been frequently criticized (</w:t>
      </w:r>
      <w:proofErr w:type="spellStart"/>
      <w:r w:rsidR="00486178" w:rsidRPr="00486178">
        <w:rPr>
          <w:lang w:val="en-US"/>
        </w:rPr>
        <w:t>K</w:t>
      </w:r>
      <w:r w:rsidR="00486178" w:rsidRPr="00486178">
        <w:rPr>
          <w:rFonts w:hint="eastAsia"/>
          <w:lang w:val="en-US"/>
        </w:rPr>
        <w:t>ő</w:t>
      </w:r>
      <w:r w:rsidR="00486178" w:rsidRPr="00486178">
        <w:rPr>
          <w:lang w:val="en-US"/>
        </w:rPr>
        <w:t>szegi</w:t>
      </w:r>
      <w:proofErr w:type="spellEnd"/>
      <w:r w:rsidR="00486178" w:rsidRPr="00486178">
        <w:rPr>
          <w:lang w:val="en-US"/>
        </w:rPr>
        <w:t xml:space="preserve"> &amp; Rabin, 2006, 2007). Producer reference points are unobservable, they can be highly heterogeneous among farmers and shift in time. Consequently, the results must be interpreted with caution given the sensitivity to the selected parameters and reference points.</w:t>
      </w:r>
    </w:p>
    <w:p w14:paraId="37177F66" w14:textId="77777777" w:rsidR="009232A6" w:rsidRDefault="009232A6" w:rsidP="00486178">
      <w:pPr>
        <w:spacing w:line="360" w:lineRule="auto"/>
        <w:jc w:val="both"/>
        <w:rPr>
          <w:lang w:val="en-US"/>
        </w:rPr>
      </w:pPr>
    </w:p>
    <w:p w14:paraId="57AAB4DF" w14:textId="3998D45B" w:rsidR="004E05C1" w:rsidRDefault="004E05C1" w:rsidP="009232A6">
      <w:pPr>
        <w:pStyle w:val="Heading1"/>
        <w:rPr>
          <w:lang w:val="en-US"/>
        </w:rPr>
      </w:pPr>
      <w:r>
        <w:rPr>
          <w:lang w:val="en-US"/>
        </w:rPr>
        <w:t>Conclusions</w:t>
      </w:r>
    </w:p>
    <w:p w14:paraId="45CE855D" w14:textId="77777777" w:rsidR="009232A6" w:rsidRPr="009232A6" w:rsidRDefault="009232A6" w:rsidP="009232A6">
      <w:pPr>
        <w:spacing w:line="360" w:lineRule="auto"/>
        <w:jc w:val="both"/>
        <w:rPr>
          <w:lang w:val="en-US"/>
        </w:rPr>
      </w:pPr>
      <w:r w:rsidRPr="009232A6">
        <w:rPr>
          <w:lang w:val="en-US"/>
        </w:rPr>
        <w:t xml:space="preserve">In summary, we propose a maximum-price adjustment to a forward contract for input price risk management. This adjustment can better align to producers' actual behavioral preferences, thus making it more attractive to farmers. We estimate both production risk, using a stochastic production function, and price risk, by providing evidence on the quantile correlation between fertilizer and wheat prices. We use the estimated risks in a </w:t>
      </w:r>
      <w:proofErr w:type="spellStart"/>
      <w:r w:rsidRPr="009232A6">
        <w:rPr>
          <w:lang w:val="en-US"/>
        </w:rPr>
        <w:t>Montecarlo</w:t>
      </w:r>
      <w:proofErr w:type="spellEnd"/>
      <w:r w:rsidRPr="009232A6">
        <w:rPr>
          <w:lang w:val="en-US"/>
        </w:rPr>
        <w:t xml:space="preserve"> simulation to assess the feasibility of the introduction of the adjusted forward contract for input price risk management. This approach enables us to simulate price and production risk for utility levels calculations under different decision theories and framing scenarios. </w:t>
      </w:r>
    </w:p>
    <w:p w14:paraId="2903D7C7" w14:textId="77777777" w:rsidR="0026175C" w:rsidRDefault="009232A6" w:rsidP="0026175C">
      <w:pPr>
        <w:spacing w:line="360" w:lineRule="auto"/>
        <w:jc w:val="both"/>
        <w:rPr>
          <w:lang w:val="en-US"/>
        </w:rPr>
      </w:pPr>
      <w:r w:rsidRPr="009232A6">
        <w:rPr>
          <w:lang w:val="en-US"/>
        </w:rPr>
        <w:t xml:space="preserve">We evaluate the adjusted contracts using Mean-Variance values under Expected Utility Theory and prospect values under Cumulative Prospect Theory. We also evaluate the outcomes under different decision framing: producers might frame the adoption of the contract in the context of a whole farm decision, considering it as a risk management tool (broad framing); alternatively, producers might narrowly frame the adoption as a standalone investment decision, considering it, in fact, as an investment. Results from the </w:t>
      </w:r>
      <w:proofErr w:type="spellStart"/>
      <w:r w:rsidRPr="009232A6">
        <w:rPr>
          <w:lang w:val="en-US"/>
        </w:rPr>
        <w:t>Montecarlo</w:t>
      </w:r>
      <w:proofErr w:type="spellEnd"/>
      <w:r w:rsidRPr="009232A6">
        <w:rPr>
          <w:lang w:val="en-US"/>
        </w:rPr>
        <w:t xml:space="preserve"> simulation, that incorporates both production and price risk, indicate that the contract delivers limited utility gains for farmers under </w:t>
      </w:r>
      <w:r w:rsidRPr="009232A6">
        <w:rPr>
          <w:lang w:val="en-US"/>
        </w:rPr>
        <w:lastRenderedPageBreak/>
        <w:t>broad framing, and that is not attractive when considered under narrow framing, suggesting that its real-word attractiveness may be low and that adoption could be limited if the contract were introduced.</w:t>
      </w:r>
    </w:p>
    <w:p w14:paraId="40D0C0EC" w14:textId="77777777" w:rsidR="0026175C" w:rsidRDefault="0026175C">
      <w:pPr>
        <w:spacing w:after="160" w:line="259" w:lineRule="auto"/>
        <w:rPr>
          <w:rFonts w:eastAsiaTheme="majorEastAsia" w:cstheme="majorBidi"/>
          <w:b/>
          <w:szCs w:val="32"/>
          <w:shd w:val="clear" w:color="auto" w:fill="FFFFFF"/>
          <w:lang w:val="en-GB"/>
        </w:rPr>
      </w:pPr>
      <w:r>
        <w:rPr>
          <w:shd w:val="clear" w:color="auto" w:fill="FFFFFF"/>
          <w:lang w:val="en-GB"/>
        </w:rPr>
        <w:br w:type="page"/>
      </w:r>
    </w:p>
    <w:p w14:paraId="7087A7FC" w14:textId="1379C03E" w:rsidR="00CC2C05" w:rsidRPr="002606BB" w:rsidRDefault="00CC2C05" w:rsidP="00A17177">
      <w:pPr>
        <w:pStyle w:val="Heading1"/>
        <w:numPr>
          <w:ilvl w:val="0"/>
          <w:numId w:val="0"/>
        </w:numPr>
        <w:spacing w:line="360" w:lineRule="auto"/>
        <w:ind w:left="432" w:hanging="432"/>
        <w:rPr>
          <w:shd w:val="clear" w:color="auto" w:fill="FFFFFF"/>
          <w:lang w:val="en-GB"/>
        </w:rPr>
      </w:pPr>
      <w:r w:rsidRPr="002606BB">
        <w:rPr>
          <w:shd w:val="clear" w:color="auto" w:fill="FFFFFF"/>
          <w:lang w:val="en-GB"/>
        </w:rPr>
        <w:lastRenderedPageBreak/>
        <w:t>References</w:t>
      </w:r>
    </w:p>
    <w:p w14:paraId="31EAF7C0" w14:textId="77777777" w:rsidR="00C93915" w:rsidRPr="00C93915" w:rsidRDefault="00965581" w:rsidP="00C93915">
      <w:pPr>
        <w:pStyle w:val="Bibliography"/>
        <w:rPr>
          <w:sz w:val="20"/>
          <w:lang w:val="en-GB"/>
          <w:rPrChange w:id="92" w:author="Spada, Riccardo" w:date="2026-05-04T11:20:00Z">
            <w:rPr>
              <w:sz w:val="20"/>
            </w:rPr>
          </w:rPrChange>
        </w:rPr>
      </w:pPr>
      <w:r>
        <w:rPr>
          <w:rFonts w:ascii="Arial" w:hAnsi="Arial" w:cs="Arial"/>
          <w:color w:val="222222"/>
          <w:sz w:val="20"/>
          <w:shd w:val="clear" w:color="auto" w:fill="FFFFFF"/>
        </w:rPr>
        <w:fldChar w:fldCharType="begin"/>
      </w:r>
      <w:r w:rsidR="008011DD">
        <w:rPr>
          <w:rFonts w:ascii="Arial" w:hAnsi="Arial" w:cs="Arial"/>
          <w:color w:val="222222"/>
          <w:sz w:val="20"/>
          <w:shd w:val="clear" w:color="auto" w:fill="FFFFFF"/>
          <w:lang w:val="en-GB"/>
        </w:rPr>
        <w:instrText xml:space="preserve"> ADDIN ZOTERO_BIBL {"uncited":[],"omitted":[],"custom":[]} CSL_BIBLIOGRAPHY </w:instrText>
      </w:r>
      <w:r>
        <w:rPr>
          <w:rFonts w:ascii="Arial" w:hAnsi="Arial" w:cs="Arial"/>
          <w:color w:val="222222"/>
          <w:sz w:val="20"/>
          <w:shd w:val="clear" w:color="auto" w:fill="FFFFFF"/>
        </w:rPr>
        <w:fldChar w:fldCharType="separate"/>
      </w:r>
      <w:proofErr w:type="spellStart"/>
      <w:r w:rsidR="00C93915" w:rsidRPr="00C93915">
        <w:rPr>
          <w:sz w:val="20"/>
          <w:lang w:val="en-GB"/>
          <w:rPrChange w:id="93" w:author="Spada, Riccardo" w:date="2026-05-04T11:20:00Z">
            <w:rPr>
              <w:sz w:val="20"/>
            </w:rPr>
          </w:rPrChange>
        </w:rPr>
        <w:t>Asam</w:t>
      </w:r>
      <w:proofErr w:type="spellEnd"/>
      <w:r w:rsidR="00C93915" w:rsidRPr="00C93915">
        <w:rPr>
          <w:sz w:val="20"/>
          <w:lang w:val="en-GB"/>
          <w:rPrChange w:id="94" w:author="Spada, Riccardo" w:date="2026-05-04T11:20:00Z">
            <w:rPr>
              <w:sz w:val="20"/>
            </w:rPr>
          </w:rPrChange>
        </w:rPr>
        <w:t xml:space="preserve">, S., Gessner, U., </w:t>
      </w:r>
      <w:proofErr w:type="spellStart"/>
      <w:r w:rsidR="00C93915" w:rsidRPr="00C93915">
        <w:rPr>
          <w:sz w:val="20"/>
          <w:lang w:val="en-GB"/>
          <w:rPrChange w:id="95" w:author="Spada, Riccardo" w:date="2026-05-04T11:20:00Z">
            <w:rPr>
              <w:sz w:val="20"/>
            </w:rPr>
          </w:rPrChange>
        </w:rPr>
        <w:t>Almengor</w:t>
      </w:r>
      <w:proofErr w:type="spellEnd"/>
      <w:r w:rsidR="00C93915" w:rsidRPr="00C93915">
        <w:rPr>
          <w:sz w:val="20"/>
          <w:lang w:val="en-GB"/>
          <w:rPrChange w:id="96" w:author="Spada, Riccardo" w:date="2026-05-04T11:20:00Z">
            <w:rPr>
              <w:sz w:val="20"/>
            </w:rPr>
          </w:rPrChange>
        </w:rPr>
        <w:t xml:space="preserve"> González, R., </w:t>
      </w:r>
      <w:proofErr w:type="spellStart"/>
      <w:r w:rsidR="00C93915" w:rsidRPr="00C93915">
        <w:rPr>
          <w:sz w:val="20"/>
          <w:lang w:val="en-GB"/>
          <w:rPrChange w:id="97" w:author="Spada, Riccardo" w:date="2026-05-04T11:20:00Z">
            <w:rPr>
              <w:sz w:val="20"/>
            </w:rPr>
          </w:rPrChange>
        </w:rPr>
        <w:t>Wenzl</w:t>
      </w:r>
      <w:proofErr w:type="spellEnd"/>
      <w:r w:rsidR="00C93915" w:rsidRPr="00C93915">
        <w:rPr>
          <w:sz w:val="20"/>
          <w:lang w:val="en-GB"/>
          <w:rPrChange w:id="98" w:author="Spada, Riccardo" w:date="2026-05-04T11:20:00Z">
            <w:rPr>
              <w:sz w:val="20"/>
            </w:rPr>
          </w:rPrChange>
        </w:rPr>
        <w:t xml:space="preserve">, M., </w:t>
      </w:r>
      <w:proofErr w:type="spellStart"/>
      <w:r w:rsidR="00C93915" w:rsidRPr="00C93915">
        <w:rPr>
          <w:sz w:val="20"/>
          <w:lang w:val="en-GB"/>
          <w:rPrChange w:id="99" w:author="Spada, Riccardo" w:date="2026-05-04T11:20:00Z">
            <w:rPr>
              <w:sz w:val="20"/>
            </w:rPr>
          </w:rPrChange>
        </w:rPr>
        <w:t>Kriese</w:t>
      </w:r>
      <w:proofErr w:type="spellEnd"/>
      <w:r w:rsidR="00C93915" w:rsidRPr="00C93915">
        <w:rPr>
          <w:sz w:val="20"/>
          <w:lang w:val="en-GB"/>
          <w:rPrChange w:id="100" w:author="Spada, Riccardo" w:date="2026-05-04T11:20:00Z">
            <w:rPr>
              <w:sz w:val="20"/>
            </w:rPr>
          </w:rPrChange>
        </w:rPr>
        <w:t xml:space="preserve">, J., &amp; </w:t>
      </w:r>
      <w:proofErr w:type="spellStart"/>
      <w:r w:rsidR="00C93915" w:rsidRPr="00C93915">
        <w:rPr>
          <w:sz w:val="20"/>
          <w:lang w:val="en-GB"/>
          <w:rPrChange w:id="101" w:author="Spada, Riccardo" w:date="2026-05-04T11:20:00Z">
            <w:rPr>
              <w:sz w:val="20"/>
            </w:rPr>
          </w:rPrChange>
        </w:rPr>
        <w:t>Kuenzer</w:t>
      </w:r>
      <w:proofErr w:type="spellEnd"/>
      <w:r w:rsidR="00C93915" w:rsidRPr="00C93915">
        <w:rPr>
          <w:sz w:val="20"/>
          <w:lang w:val="en-GB"/>
          <w:rPrChange w:id="102" w:author="Spada, Riccardo" w:date="2026-05-04T11:20:00Z">
            <w:rPr>
              <w:sz w:val="20"/>
            </w:rPr>
          </w:rPrChange>
        </w:rPr>
        <w:t xml:space="preserve">, C. (2022). Mapping Crop Types of Germany by Combining Temporal Statistical Metrics of Sentinel-1 and Sentinel-2 Time Series with LPIS Data. </w:t>
      </w:r>
      <w:r w:rsidR="00C93915" w:rsidRPr="00C93915">
        <w:rPr>
          <w:i/>
          <w:iCs/>
          <w:sz w:val="20"/>
          <w:lang w:val="en-GB"/>
          <w:rPrChange w:id="103" w:author="Spada, Riccardo" w:date="2026-05-04T11:20:00Z">
            <w:rPr>
              <w:i/>
              <w:iCs/>
              <w:sz w:val="20"/>
            </w:rPr>
          </w:rPrChange>
        </w:rPr>
        <w:t>Remote Sensing</w:t>
      </w:r>
      <w:r w:rsidR="00C93915" w:rsidRPr="00C93915">
        <w:rPr>
          <w:sz w:val="20"/>
          <w:lang w:val="en-GB"/>
          <w:rPrChange w:id="104" w:author="Spada, Riccardo" w:date="2026-05-04T11:20:00Z">
            <w:rPr>
              <w:sz w:val="20"/>
            </w:rPr>
          </w:rPrChange>
        </w:rPr>
        <w:t xml:space="preserve">, </w:t>
      </w:r>
      <w:r w:rsidR="00C93915" w:rsidRPr="00C93915">
        <w:rPr>
          <w:i/>
          <w:iCs/>
          <w:sz w:val="20"/>
          <w:lang w:val="en-GB"/>
          <w:rPrChange w:id="105" w:author="Spada, Riccardo" w:date="2026-05-04T11:20:00Z">
            <w:rPr>
              <w:i/>
              <w:iCs/>
              <w:sz w:val="20"/>
            </w:rPr>
          </w:rPrChange>
        </w:rPr>
        <w:t>14</w:t>
      </w:r>
      <w:r w:rsidR="00C93915" w:rsidRPr="00C93915">
        <w:rPr>
          <w:sz w:val="20"/>
          <w:lang w:val="en-GB"/>
          <w:rPrChange w:id="106" w:author="Spada, Riccardo" w:date="2026-05-04T11:20:00Z">
            <w:rPr>
              <w:sz w:val="20"/>
            </w:rPr>
          </w:rPrChange>
        </w:rPr>
        <w:t>(13), 2981. https://doi.org/10.3390/rs14132981</w:t>
      </w:r>
    </w:p>
    <w:p w14:paraId="1E2F3D5F" w14:textId="77777777" w:rsidR="00C93915" w:rsidRPr="00C93915" w:rsidRDefault="00C93915" w:rsidP="00C93915">
      <w:pPr>
        <w:pStyle w:val="Bibliography"/>
        <w:rPr>
          <w:sz w:val="20"/>
          <w:lang w:val="en-GB"/>
          <w:rPrChange w:id="107" w:author="Spada, Riccardo" w:date="2026-05-04T11:20:00Z">
            <w:rPr>
              <w:sz w:val="20"/>
            </w:rPr>
          </w:rPrChange>
        </w:rPr>
      </w:pPr>
      <w:r w:rsidRPr="00C93915">
        <w:rPr>
          <w:sz w:val="20"/>
          <w:lang w:val="en-GB"/>
          <w:rPrChange w:id="108" w:author="Spada, Riccardo" w:date="2026-05-04T11:20:00Z">
            <w:rPr>
              <w:sz w:val="20"/>
            </w:rPr>
          </w:rPrChange>
        </w:rPr>
        <w:t xml:space="preserve">Babcock, B. A. (2015). Using cumulative prospect theory to explain anomalous crop insurance coverage choice. </w:t>
      </w:r>
      <w:r w:rsidRPr="00C93915">
        <w:rPr>
          <w:i/>
          <w:iCs/>
          <w:sz w:val="20"/>
          <w:lang w:val="en-GB"/>
          <w:rPrChange w:id="109" w:author="Spada, Riccardo" w:date="2026-05-04T11:20:00Z">
            <w:rPr>
              <w:i/>
              <w:iCs/>
              <w:sz w:val="20"/>
            </w:rPr>
          </w:rPrChange>
        </w:rPr>
        <w:t>American Journal of Agricultural Economics</w:t>
      </w:r>
      <w:r w:rsidRPr="00C93915">
        <w:rPr>
          <w:sz w:val="20"/>
          <w:lang w:val="en-GB"/>
          <w:rPrChange w:id="110" w:author="Spada, Riccardo" w:date="2026-05-04T11:20:00Z">
            <w:rPr>
              <w:sz w:val="20"/>
            </w:rPr>
          </w:rPrChange>
        </w:rPr>
        <w:t xml:space="preserve">, </w:t>
      </w:r>
      <w:r w:rsidRPr="00C93915">
        <w:rPr>
          <w:i/>
          <w:iCs/>
          <w:sz w:val="20"/>
          <w:lang w:val="en-GB"/>
          <w:rPrChange w:id="111" w:author="Spada, Riccardo" w:date="2026-05-04T11:20:00Z">
            <w:rPr>
              <w:i/>
              <w:iCs/>
              <w:sz w:val="20"/>
            </w:rPr>
          </w:rPrChange>
        </w:rPr>
        <w:t>97</w:t>
      </w:r>
      <w:r w:rsidRPr="00C93915">
        <w:rPr>
          <w:sz w:val="20"/>
          <w:lang w:val="en-GB"/>
          <w:rPrChange w:id="112" w:author="Spada, Riccardo" w:date="2026-05-04T11:20:00Z">
            <w:rPr>
              <w:sz w:val="20"/>
            </w:rPr>
          </w:rPrChange>
        </w:rPr>
        <w:t>(5), 1371–1384. https://doi.org/10.1093/ajae/aav032</w:t>
      </w:r>
    </w:p>
    <w:p w14:paraId="155216F8" w14:textId="77777777" w:rsidR="00C93915" w:rsidRPr="00C93915" w:rsidRDefault="00C93915" w:rsidP="00C93915">
      <w:pPr>
        <w:pStyle w:val="Bibliography"/>
        <w:rPr>
          <w:sz w:val="20"/>
        </w:rPr>
      </w:pPr>
      <w:proofErr w:type="spellStart"/>
      <w:r w:rsidRPr="00C93915">
        <w:rPr>
          <w:sz w:val="20"/>
          <w:lang w:val="en-GB"/>
          <w:rPrChange w:id="113" w:author="Spada, Riccardo" w:date="2026-05-04T11:20:00Z">
            <w:rPr>
              <w:sz w:val="20"/>
            </w:rPr>
          </w:rPrChange>
        </w:rPr>
        <w:t>Balkovi</w:t>
      </w:r>
      <w:r w:rsidRPr="00C93915">
        <w:rPr>
          <w:rFonts w:hint="eastAsia"/>
          <w:sz w:val="20"/>
          <w:lang w:val="en-GB"/>
          <w:rPrChange w:id="114" w:author="Spada, Riccardo" w:date="2026-05-04T11:20:00Z">
            <w:rPr>
              <w:rFonts w:hint="eastAsia"/>
              <w:sz w:val="20"/>
            </w:rPr>
          </w:rPrChange>
        </w:rPr>
        <w:t>č</w:t>
      </w:r>
      <w:proofErr w:type="spellEnd"/>
      <w:r w:rsidRPr="00C93915">
        <w:rPr>
          <w:sz w:val="20"/>
          <w:lang w:val="en-GB"/>
          <w:rPrChange w:id="115" w:author="Spada, Riccardo" w:date="2026-05-04T11:20:00Z">
            <w:rPr>
              <w:sz w:val="20"/>
            </w:rPr>
          </w:rPrChange>
        </w:rPr>
        <w:t xml:space="preserve">, J. (2025). </w:t>
      </w:r>
      <w:r w:rsidRPr="00C93915">
        <w:rPr>
          <w:i/>
          <w:iCs/>
          <w:sz w:val="20"/>
          <w:lang w:val="en-GB"/>
          <w:rPrChange w:id="116" w:author="Spada, Riccardo" w:date="2026-05-04T11:20:00Z">
            <w:rPr>
              <w:i/>
              <w:iCs/>
              <w:sz w:val="20"/>
            </w:rPr>
          </w:rPrChange>
        </w:rPr>
        <w:t>LAMASUS - Simulated Crop Yields and Fertilizer Application Rates for Nine Crops under Six Management Intensity Scenarios in the EU</w:t>
      </w:r>
      <w:r w:rsidRPr="00C93915">
        <w:rPr>
          <w:sz w:val="20"/>
          <w:lang w:val="en-GB"/>
          <w:rPrChange w:id="117" w:author="Spada, Riccardo" w:date="2026-05-04T11:20:00Z">
            <w:rPr>
              <w:sz w:val="20"/>
            </w:rPr>
          </w:rPrChange>
        </w:rPr>
        <w:t xml:space="preserve"> [Dataset]. </w:t>
      </w:r>
      <w:proofErr w:type="spellStart"/>
      <w:r w:rsidRPr="00C93915">
        <w:rPr>
          <w:sz w:val="20"/>
        </w:rPr>
        <w:t>Zenodo</w:t>
      </w:r>
      <w:proofErr w:type="spellEnd"/>
      <w:r w:rsidRPr="00C93915">
        <w:rPr>
          <w:sz w:val="20"/>
        </w:rPr>
        <w:t>. https://doi.org/10.5281/zenodo.17119992</w:t>
      </w:r>
    </w:p>
    <w:p w14:paraId="0947D714" w14:textId="77777777" w:rsidR="00C93915" w:rsidRPr="00C93915" w:rsidRDefault="00C93915" w:rsidP="00C93915">
      <w:pPr>
        <w:pStyle w:val="Bibliography"/>
        <w:rPr>
          <w:sz w:val="20"/>
          <w:lang w:val="en-GB"/>
          <w:rPrChange w:id="118" w:author="Spada, Riccardo" w:date="2026-05-04T11:20:00Z">
            <w:rPr>
              <w:sz w:val="20"/>
            </w:rPr>
          </w:rPrChange>
        </w:rPr>
      </w:pPr>
      <w:proofErr w:type="spellStart"/>
      <w:r w:rsidRPr="00C93915">
        <w:rPr>
          <w:sz w:val="20"/>
        </w:rPr>
        <w:t>Balkovič</w:t>
      </w:r>
      <w:proofErr w:type="spellEnd"/>
      <w:r w:rsidRPr="00C93915">
        <w:rPr>
          <w:sz w:val="20"/>
        </w:rPr>
        <w:t xml:space="preserve">, J., van der Velde, M., Schmid, E., </w:t>
      </w:r>
      <w:proofErr w:type="spellStart"/>
      <w:r w:rsidRPr="00C93915">
        <w:rPr>
          <w:sz w:val="20"/>
        </w:rPr>
        <w:t>Skalský</w:t>
      </w:r>
      <w:proofErr w:type="spellEnd"/>
      <w:r w:rsidRPr="00C93915">
        <w:rPr>
          <w:sz w:val="20"/>
        </w:rPr>
        <w:t xml:space="preserve">, R., </w:t>
      </w:r>
      <w:proofErr w:type="spellStart"/>
      <w:r w:rsidRPr="00C93915">
        <w:rPr>
          <w:sz w:val="20"/>
        </w:rPr>
        <w:t>Khabarov</w:t>
      </w:r>
      <w:proofErr w:type="spellEnd"/>
      <w:r w:rsidRPr="00C93915">
        <w:rPr>
          <w:sz w:val="20"/>
        </w:rPr>
        <w:t xml:space="preserve">, N., </w:t>
      </w:r>
      <w:proofErr w:type="spellStart"/>
      <w:r w:rsidRPr="00C93915">
        <w:rPr>
          <w:sz w:val="20"/>
        </w:rPr>
        <w:t>Obersteiner</w:t>
      </w:r>
      <w:proofErr w:type="spellEnd"/>
      <w:r w:rsidRPr="00C93915">
        <w:rPr>
          <w:sz w:val="20"/>
        </w:rPr>
        <w:t xml:space="preserve">, M., </w:t>
      </w:r>
      <w:proofErr w:type="spellStart"/>
      <w:r w:rsidRPr="00C93915">
        <w:rPr>
          <w:sz w:val="20"/>
        </w:rPr>
        <w:t>Stürmer</w:t>
      </w:r>
      <w:proofErr w:type="spellEnd"/>
      <w:r w:rsidRPr="00C93915">
        <w:rPr>
          <w:sz w:val="20"/>
        </w:rPr>
        <w:t xml:space="preserve">, B., &amp; </w:t>
      </w:r>
      <w:proofErr w:type="spellStart"/>
      <w:r w:rsidRPr="00C93915">
        <w:rPr>
          <w:sz w:val="20"/>
        </w:rPr>
        <w:t>Xiong</w:t>
      </w:r>
      <w:proofErr w:type="spellEnd"/>
      <w:r w:rsidRPr="00C93915">
        <w:rPr>
          <w:sz w:val="20"/>
        </w:rPr>
        <w:t xml:space="preserve">, W. (2013). </w:t>
      </w:r>
      <w:r w:rsidRPr="00C93915">
        <w:rPr>
          <w:sz w:val="20"/>
          <w:lang w:val="en-GB"/>
          <w:rPrChange w:id="119" w:author="Spada, Riccardo" w:date="2026-05-04T11:20:00Z">
            <w:rPr>
              <w:sz w:val="20"/>
            </w:rPr>
          </w:rPrChange>
        </w:rPr>
        <w:t xml:space="preserve">Pan-European crop modelling with EPIC: Implementation, up-scaling and regional crop yield validation. </w:t>
      </w:r>
      <w:r w:rsidRPr="00C93915">
        <w:rPr>
          <w:i/>
          <w:iCs/>
          <w:sz w:val="20"/>
          <w:lang w:val="en-GB"/>
          <w:rPrChange w:id="120" w:author="Spada, Riccardo" w:date="2026-05-04T11:20:00Z">
            <w:rPr>
              <w:i/>
              <w:iCs/>
              <w:sz w:val="20"/>
            </w:rPr>
          </w:rPrChange>
        </w:rPr>
        <w:t>Agricultural Systems</w:t>
      </w:r>
      <w:r w:rsidRPr="00C93915">
        <w:rPr>
          <w:sz w:val="20"/>
          <w:lang w:val="en-GB"/>
          <w:rPrChange w:id="121" w:author="Spada, Riccardo" w:date="2026-05-04T11:20:00Z">
            <w:rPr>
              <w:sz w:val="20"/>
            </w:rPr>
          </w:rPrChange>
        </w:rPr>
        <w:t xml:space="preserve">, </w:t>
      </w:r>
      <w:r w:rsidRPr="00C93915">
        <w:rPr>
          <w:i/>
          <w:iCs/>
          <w:sz w:val="20"/>
          <w:lang w:val="en-GB"/>
          <w:rPrChange w:id="122" w:author="Spada, Riccardo" w:date="2026-05-04T11:20:00Z">
            <w:rPr>
              <w:i/>
              <w:iCs/>
              <w:sz w:val="20"/>
            </w:rPr>
          </w:rPrChange>
        </w:rPr>
        <w:t>120</w:t>
      </w:r>
      <w:r w:rsidRPr="00C93915">
        <w:rPr>
          <w:sz w:val="20"/>
          <w:lang w:val="en-GB"/>
          <w:rPrChange w:id="123" w:author="Spada, Riccardo" w:date="2026-05-04T11:20:00Z">
            <w:rPr>
              <w:sz w:val="20"/>
            </w:rPr>
          </w:rPrChange>
        </w:rPr>
        <w:t>, 61–75. https://doi.org/10.1016/j.agsy.2013.05.008</w:t>
      </w:r>
    </w:p>
    <w:p w14:paraId="2412C979" w14:textId="77777777" w:rsidR="00C93915" w:rsidRPr="00C93915" w:rsidRDefault="00C93915" w:rsidP="00C93915">
      <w:pPr>
        <w:pStyle w:val="Bibliography"/>
        <w:rPr>
          <w:sz w:val="20"/>
          <w:lang w:val="en-GB"/>
          <w:rPrChange w:id="124" w:author="Spada, Riccardo" w:date="2026-05-04T11:20:00Z">
            <w:rPr>
              <w:sz w:val="20"/>
            </w:rPr>
          </w:rPrChange>
        </w:rPr>
      </w:pPr>
      <w:proofErr w:type="spellStart"/>
      <w:r w:rsidRPr="00C93915">
        <w:rPr>
          <w:sz w:val="20"/>
          <w:lang w:val="en-GB"/>
          <w:rPrChange w:id="125" w:author="Spada, Riccardo" w:date="2026-05-04T11:20:00Z">
            <w:rPr>
              <w:sz w:val="20"/>
            </w:rPr>
          </w:rPrChange>
        </w:rPr>
        <w:t>Barberis</w:t>
      </w:r>
      <w:proofErr w:type="spellEnd"/>
      <w:r w:rsidRPr="00C93915">
        <w:rPr>
          <w:sz w:val="20"/>
          <w:lang w:val="en-GB"/>
          <w:rPrChange w:id="126" w:author="Spada, Riccardo" w:date="2026-05-04T11:20:00Z">
            <w:rPr>
              <w:sz w:val="20"/>
            </w:rPr>
          </w:rPrChange>
        </w:rPr>
        <w:t xml:space="preserve">, N., Huang, M., &amp; Thaler, R. H. (2006). Individual Preferences, Monetary Gambles, and Stock Market Participation: A Case for Narrow Framing. </w:t>
      </w:r>
      <w:r w:rsidRPr="00C93915">
        <w:rPr>
          <w:i/>
          <w:iCs/>
          <w:sz w:val="20"/>
          <w:lang w:val="en-GB"/>
          <w:rPrChange w:id="127" w:author="Spada, Riccardo" w:date="2026-05-04T11:20:00Z">
            <w:rPr>
              <w:i/>
              <w:iCs/>
              <w:sz w:val="20"/>
            </w:rPr>
          </w:rPrChange>
        </w:rPr>
        <w:t>American Economic Review</w:t>
      </w:r>
      <w:r w:rsidRPr="00C93915">
        <w:rPr>
          <w:sz w:val="20"/>
          <w:lang w:val="en-GB"/>
          <w:rPrChange w:id="128" w:author="Spada, Riccardo" w:date="2026-05-04T11:20:00Z">
            <w:rPr>
              <w:sz w:val="20"/>
            </w:rPr>
          </w:rPrChange>
        </w:rPr>
        <w:t xml:space="preserve">, </w:t>
      </w:r>
      <w:r w:rsidRPr="00C93915">
        <w:rPr>
          <w:i/>
          <w:iCs/>
          <w:sz w:val="20"/>
          <w:lang w:val="en-GB"/>
          <w:rPrChange w:id="129" w:author="Spada, Riccardo" w:date="2026-05-04T11:20:00Z">
            <w:rPr>
              <w:i/>
              <w:iCs/>
              <w:sz w:val="20"/>
            </w:rPr>
          </w:rPrChange>
        </w:rPr>
        <w:t>96</w:t>
      </w:r>
      <w:r w:rsidRPr="00C93915">
        <w:rPr>
          <w:sz w:val="20"/>
          <w:lang w:val="en-GB"/>
          <w:rPrChange w:id="130" w:author="Spada, Riccardo" w:date="2026-05-04T11:20:00Z">
            <w:rPr>
              <w:sz w:val="20"/>
            </w:rPr>
          </w:rPrChange>
        </w:rPr>
        <w:t>(4), 1069–1090. https://doi.org/10.1257/aer.96.4.1069</w:t>
      </w:r>
    </w:p>
    <w:p w14:paraId="7FC7EB10" w14:textId="77777777" w:rsidR="00C93915" w:rsidRPr="00DA0C5B" w:rsidRDefault="00C93915" w:rsidP="00C93915">
      <w:pPr>
        <w:pStyle w:val="Bibliography"/>
        <w:rPr>
          <w:sz w:val="20"/>
          <w:lang w:val="it-IT"/>
          <w:rPrChange w:id="131" w:author="Spada, Riccardo" w:date="2026-05-04T11:20:00Z">
            <w:rPr>
              <w:sz w:val="20"/>
            </w:rPr>
          </w:rPrChange>
        </w:rPr>
      </w:pPr>
      <w:r w:rsidRPr="00C93915">
        <w:rPr>
          <w:sz w:val="20"/>
          <w:lang w:val="en-GB"/>
          <w:rPrChange w:id="132" w:author="Spada, Riccardo" w:date="2026-05-04T11:20:00Z">
            <w:rPr>
              <w:sz w:val="20"/>
            </w:rPr>
          </w:rPrChange>
        </w:rPr>
        <w:t xml:space="preserve">BKG. (2025). </w:t>
      </w:r>
      <w:r w:rsidRPr="00C93915">
        <w:rPr>
          <w:i/>
          <w:iCs/>
          <w:sz w:val="20"/>
          <w:lang w:val="en-GB"/>
          <w:rPrChange w:id="133" w:author="Spada, Riccardo" w:date="2026-05-04T11:20:00Z">
            <w:rPr>
              <w:i/>
              <w:iCs/>
              <w:sz w:val="20"/>
            </w:rPr>
          </w:rPrChange>
        </w:rPr>
        <w:t xml:space="preserve">Administrative areas 1:5000000, as at 31.12. </w:t>
      </w:r>
      <w:r w:rsidRPr="00DA0C5B">
        <w:rPr>
          <w:i/>
          <w:iCs/>
          <w:sz w:val="20"/>
          <w:lang w:val="it-IT"/>
          <w:rPrChange w:id="134" w:author="Spada, Riccardo" w:date="2026-05-04T11:20:00Z">
            <w:rPr>
              <w:i/>
              <w:iCs/>
              <w:sz w:val="20"/>
            </w:rPr>
          </w:rPrChange>
        </w:rPr>
        <w:t>(VG5000 31.12.)</w:t>
      </w:r>
      <w:r w:rsidRPr="00DA0C5B">
        <w:rPr>
          <w:sz w:val="20"/>
          <w:lang w:val="it-IT"/>
          <w:rPrChange w:id="135" w:author="Spada, Riccardo" w:date="2026-05-04T11:20:00Z">
            <w:rPr>
              <w:sz w:val="20"/>
            </w:rPr>
          </w:rPrChange>
        </w:rPr>
        <w:t xml:space="preserve"> [Dataset]. https://gdz.bkg.bund.de/index.php/default/digitale-geodaten/verwaltungsgebiete/verwaltungsgebiete-1-5-000-000-stand-31-12-vg5000-12-31.html</w:t>
      </w:r>
    </w:p>
    <w:p w14:paraId="3391C949" w14:textId="77777777" w:rsidR="00C93915" w:rsidRPr="00DA0C5B" w:rsidRDefault="00C93915" w:rsidP="00C93915">
      <w:pPr>
        <w:pStyle w:val="Bibliography"/>
        <w:rPr>
          <w:sz w:val="20"/>
          <w:lang w:val="en-GB"/>
          <w:rPrChange w:id="136" w:author="Spada, Riccardo" w:date="2026-05-04T11:20:00Z">
            <w:rPr>
              <w:sz w:val="20"/>
            </w:rPr>
          </w:rPrChange>
        </w:rPr>
      </w:pPr>
      <w:proofErr w:type="spellStart"/>
      <w:r w:rsidRPr="00DA0C5B">
        <w:rPr>
          <w:sz w:val="20"/>
          <w:lang w:val="en-GB"/>
          <w:rPrChange w:id="137" w:author="Spada, Riccardo" w:date="2026-05-04T11:20:00Z">
            <w:rPr>
              <w:sz w:val="20"/>
            </w:rPr>
          </w:rPrChange>
        </w:rPr>
        <w:t>Bocquého</w:t>
      </w:r>
      <w:proofErr w:type="spellEnd"/>
      <w:r w:rsidRPr="00DA0C5B">
        <w:rPr>
          <w:sz w:val="20"/>
          <w:lang w:val="en-GB"/>
          <w:rPrChange w:id="138" w:author="Spada, Riccardo" w:date="2026-05-04T11:20:00Z">
            <w:rPr>
              <w:sz w:val="20"/>
            </w:rPr>
          </w:rPrChange>
        </w:rPr>
        <w:t xml:space="preserve">, G., </w:t>
      </w:r>
      <w:proofErr w:type="spellStart"/>
      <w:r w:rsidRPr="00DA0C5B">
        <w:rPr>
          <w:sz w:val="20"/>
          <w:lang w:val="en-GB"/>
          <w:rPrChange w:id="139" w:author="Spada, Riccardo" w:date="2026-05-04T11:20:00Z">
            <w:rPr>
              <w:sz w:val="20"/>
            </w:rPr>
          </w:rPrChange>
        </w:rPr>
        <w:t>Jacquet</w:t>
      </w:r>
      <w:proofErr w:type="spellEnd"/>
      <w:r w:rsidRPr="00DA0C5B">
        <w:rPr>
          <w:sz w:val="20"/>
          <w:lang w:val="en-GB"/>
          <w:rPrChange w:id="140" w:author="Spada, Riccardo" w:date="2026-05-04T11:20:00Z">
            <w:rPr>
              <w:sz w:val="20"/>
            </w:rPr>
          </w:rPrChange>
        </w:rPr>
        <w:t xml:space="preserve">, F., &amp; Reynaud, A. (2014). Expected utility or prospect theory maximisers? Assessing farmers’ risk behaviour from field-experiment data. </w:t>
      </w:r>
      <w:r w:rsidRPr="00DA0C5B">
        <w:rPr>
          <w:i/>
          <w:iCs/>
          <w:sz w:val="20"/>
          <w:lang w:val="en-GB"/>
          <w:rPrChange w:id="141" w:author="Spada, Riccardo" w:date="2026-05-04T11:20:00Z">
            <w:rPr>
              <w:i/>
              <w:iCs/>
              <w:sz w:val="20"/>
            </w:rPr>
          </w:rPrChange>
        </w:rPr>
        <w:t>European Review of Agricultural Economics</w:t>
      </w:r>
      <w:r w:rsidRPr="00DA0C5B">
        <w:rPr>
          <w:sz w:val="20"/>
          <w:lang w:val="en-GB"/>
          <w:rPrChange w:id="142" w:author="Spada, Riccardo" w:date="2026-05-04T11:20:00Z">
            <w:rPr>
              <w:sz w:val="20"/>
            </w:rPr>
          </w:rPrChange>
        </w:rPr>
        <w:t xml:space="preserve">, </w:t>
      </w:r>
      <w:r w:rsidRPr="00DA0C5B">
        <w:rPr>
          <w:i/>
          <w:iCs/>
          <w:sz w:val="20"/>
          <w:lang w:val="en-GB"/>
          <w:rPrChange w:id="143" w:author="Spada, Riccardo" w:date="2026-05-04T11:20:00Z">
            <w:rPr>
              <w:i/>
              <w:iCs/>
              <w:sz w:val="20"/>
            </w:rPr>
          </w:rPrChange>
        </w:rPr>
        <w:t>41</w:t>
      </w:r>
      <w:r w:rsidRPr="00DA0C5B">
        <w:rPr>
          <w:sz w:val="20"/>
          <w:lang w:val="en-GB"/>
          <w:rPrChange w:id="144" w:author="Spada, Riccardo" w:date="2026-05-04T11:20:00Z">
            <w:rPr>
              <w:sz w:val="20"/>
            </w:rPr>
          </w:rPrChange>
        </w:rPr>
        <w:t>(1), 135–172. https://doi.org/10.1093/erae/jbt006</w:t>
      </w:r>
    </w:p>
    <w:p w14:paraId="7AE3D4C0" w14:textId="77777777" w:rsidR="00C93915" w:rsidRPr="00DA0C5B" w:rsidRDefault="00C93915" w:rsidP="00C93915">
      <w:pPr>
        <w:pStyle w:val="Bibliography"/>
        <w:rPr>
          <w:sz w:val="20"/>
          <w:lang w:val="en-GB"/>
          <w:rPrChange w:id="145" w:author="Spada, Riccardo" w:date="2026-05-04T11:20:00Z">
            <w:rPr>
              <w:sz w:val="20"/>
            </w:rPr>
          </w:rPrChange>
        </w:rPr>
      </w:pPr>
      <w:proofErr w:type="spellStart"/>
      <w:r w:rsidRPr="00DA0C5B">
        <w:rPr>
          <w:sz w:val="20"/>
          <w:lang w:val="en-GB"/>
          <w:rPrChange w:id="146" w:author="Spada, Riccardo" w:date="2026-05-04T11:20:00Z">
            <w:rPr>
              <w:sz w:val="20"/>
            </w:rPr>
          </w:rPrChange>
        </w:rPr>
        <w:t>Bougherara</w:t>
      </w:r>
      <w:proofErr w:type="spellEnd"/>
      <w:r w:rsidRPr="00DA0C5B">
        <w:rPr>
          <w:sz w:val="20"/>
          <w:lang w:val="en-GB"/>
          <w:rPrChange w:id="147" w:author="Spada, Riccardo" w:date="2026-05-04T11:20:00Z">
            <w:rPr>
              <w:sz w:val="20"/>
            </w:rPr>
          </w:rPrChange>
        </w:rPr>
        <w:t xml:space="preserve">, D., Gassmann, X., Piet, L., &amp; Reynaud, A. (2017). Structural estimation of farmers’ risk and ambiguity preferences: A field experiment. </w:t>
      </w:r>
      <w:r w:rsidRPr="00DA0C5B">
        <w:rPr>
          <w:i/>
          <w:iCs/>
          <w:sz w:val="20"/>
          <w:lang w:val="en-GB"/>
          <w:rPrChange w:id="148" w:author="Spada, Riccardo" w:date="2026-05-04T11:20:00Z">
            <w:rPr>
              <w:i/>
              <w:iCs/>
              <w:sz w:val="20"/>
            </w:rPr>
          </w:rPrChange>
        </w:rPr>
        <w:t>European Review of Agricultural Economics</w:t>
      </w:r>
      <w:r w:rsidRPr="00DA0C5B">
        <w:rPr>
          <w:sz w:val="20"/>
          <w:lang w:val="en-GB"/>
          <w:rPrChange w:id="149" w:author="Spada, Riccardo" w:date="2026-05-04T11:20:00Z">
            <w:rPr>
              <w:sz w:val="20"/>
            </w:rPr>
          </w:rPrChange>
        </w:rPr>
        <w:t xml:space="preserve">, </w:t>
      </w:r>
      <w:r w:rsidRPr="00DA0C5B">
        <w:rPr>
          <w:i/>
          <w:iCs/>
          <w:sz w:val="20"/>
          <w:lang w:val="en-GB"/>
          <w:rPrChange w:id="150" w:author="Spada, Riccardo" w:date="2026-05-04T11:20:00Z">
            <w:rPr>
              <w:i/>
              <w:iCs/>
              <w:sz w:val="20"/>
            </w:rPr>
          </w:rPrChange>
        </w:rPr>
        <w:t>44</w:t>
      </w:r>
      <w:r w:rsidRPr="00DA0C5B">
        <w:rPr>
          <w:sz w:val="20"/>
          <w:lang w:val="en-GB"/>
          <w:rPrChange w:id="151" w:author="Spada, Riccardo" w:date="2026-05-04T11:20:00Z">
            <w:rPr>
              <w:sz w:val="20"/>
            </w:rPr>
          </w:rPrChange>
        </w:rPr>
        <w:t>(5), 782–808. https://doi.org/10.1093/erae/jbx011</w:t>
      </w:r>
    </w:p>
    <w:p w14:paraId="1165C4C9" w14:textId="77777777" w:rsidR="00C93915" w:rsidRPr="00DA0C5B" w:rsidRDefault="00C93915" w:rsidP="00C93915">
      <w:pPr>
        <w:pStyle w:val="Bibliography"/>
        <w:rPr>
          <w:sz w:val="20"/>
          <w:lang w:val="en-GB"/>
          <w:rPrChange w:id="152" w:author="Spada, Riccardo" w:date="2026-05-04T11:20:00Z">
            <w:rPr>
              <w:sz w:val="20"/>
            </w:rPr>
          </w:rPrChange>
        </w:rPr>
      </w:pPr>
      <w:r w:rsidRPr="00DA0C5B">
        <w:rPr>
          <w:sz w:val="20"/>
          <w:lang w:val="en-GB"/>
          <w:rPrChange w:id="153" w:author="Spada, Riccardo" w:date="2026-05-04T11:20:00Z">
            <w:rPr>
              <w:sz w:val="20"/>
            </w:rPr>
          </w:rPrChange>
        </w:rPr>
        <w:t xml:space="preserve">Chen, C., &amp; Liu, L.-M. (1993). Joint Estimation of Model Parameters and Outlier Effects in Time Series. </w:t>
      </w:r>
      <w:r w:rsidRPr="00DA0C5B">
        <w:rPr>
          <w:i/>
          <w:iCs/>
          <w:sz w:val="20"/>
          <w:lang w:val="en-GB"/>
          <w:rPrChange w:id="154" w:author="Spada, Riccardo" w:date="2026-05-04T11:20:00Z">
            <w:rPr>
              <w:i/>
              <w:iCs/>
              <w:sz w:val="20"/>
            </w:rPr>
          </w:rPrChange>
        </w:rPr>
        <w:t>Journal of the American Statistical Association</w:t>
      </w:r>
      <w:r w:rsidRPr="00DA0C5B">
        <w:rPr>
          <w:sz w:val="20"/>
          <w:lang w:val="en-GB"/>
          <w:rPrChange w:id="155" w:author="Spada, Riccardo" w:date="2026-05-04T11:20:00Z">
            <w:rPr>
              <w:sz w:val="20"/>
            </w:rPr>
          </w:rPrChange>
        </w:rPr>
        <w:t xml:space="preserve">, </w:t>
      </w:r>
      <w:r w:rsidRPr="00DA0C5B">
        <w:rPr>
          <w:i/>
          <w:iCs/>
          <w:sz w:val="20"/>
          <w:lang w:val="en-GB"/>
          <w:rPrChange w:id="156" w:author="Spada, Riccardo" w:date="2026-05-04T11:20:00Z">
            <w:rPr>
              <w:i/>
              <w:iCs/>
              <w:sz w:val="20"/>
            </w:rPr>
          </w:rPrChange>
        </w:rPr>
        <w:t>88</w:t>
      </w:r>
      <w:r w:rsidRPr="00DA0C5B">
        <w:rPr>
          <w:sz w:val="20"/>
          <w:lang w:val="en-GB"/>
          <w:rPrChange w:id="157" w:author="Spada, Riccardo" w:date="2026-05-04T11:20:00Z">
            <w:rPr>
              <w:sz w:val="20"/>
            </w:rPr>
          </w:rPrChange>
        </w:rPr>
        <w:t>(421), 284–297. https://doi.org/10.1080/01621459.1993.10594321</w:t>
      </w:r>
    </w:p>
    <w:p w14:paraId="083B1064" w14:textId="77777777" w:rsidR="00C93915" w:rsidRPr="00DA0C5B" w:rsidRDefault="00C93915" w:rsidP="00C93915">
      <w:pPr>
        <w:pStyle w:val="Bibliography"/>
        <w:rPr>
          <w:sz w:val="20"/>
          <w:lang w:val="en-GB"/>
          <w:rPrChange w:id="158" w:author="Spada, Riccardo" w:date="2026-05-04T11:20:00Z">
            <w:rPr>
              <w:sz w:val="20"/>
            </w:rPr>
          </w:rPrChange>
        </w:rPr>
      </w:pPr>
      <w:r w:rsidRPr="00DA0C5B">
        <w:rPr>
          <w:sz w:val="20"/>
          <w:lang w:val="en-GB"/>
          <w:rPrChange w:id="159" w:author="Spada, Riccardo" w:date="2026-05-04T11:20:00Z">
            <w:rPr>
              <w:sz w:val="20"/>
            </w:rPr>
          </w:rPrChange>
        </w:rPr>
        <w:lastRenderedPageBreak/>
        <w:t xml:space="preserve">Couture, S., </w:t>
      </w:r>
      <w:proofErr w:type="spellStart"/>
      <w:r w:rsidRPr="00DA0C5B">
        <w:rPr>
          <w:sz w:val="20"/>
          <w:lang w:val="en-GB"/>
          <w:rPrChange w:id="160" w:author="Spada, Riccardo" w:date="2026-05-04T11:20:00Z">
            <w:rPr>
              <w:sz w:val="20"/>
            </w:rPr>
          </w:rPrChange>
        </w:rPr>
        <w:t>Lemarié</w:t>
      </w:r>
      <w:proofErr w:type="spellEnd"/>
      <w:r w:rsidRPr="00DA0C5B">
        <w:rPr>
          <w:sz w:val="20"/>
          <w:lang w:val="en-GB"/>
          <w:rPrChange w:id="161" w:author="Spada, Riccardo" w:date="2026-05-04T11:20:00Z">
            <w:rPr>
              <w:sz w:val="20"/>
            </w:rPr>
          </w:rPrChange>
        </w:rPr>
        <w:t xml:space="preserve">, S., </w:t>
      </w:r>
      <w:proofErr w:type="spellStart"/>
      <w:r w:rsidRPr="00DA0C5B">
        <w:rPr>
          <w:sz w:val="20"/>
          <w:lang w:val="en-GB"/>
          <w:rPrChange w:id="162" w:author="Spada, Riccardo" w:date="2026-05-04T11:20:00Z">
            <w:rPr>
              <w:sz w:val="20"/>
            </w:rPr>
          </w:rPrChange>
        </w:rPr>
        <w:t>Teyssier</w:t>
      </w:r>
      <w:proofErr w:type="spellEnd"/>
      <w:r w:rsidRPr="00DA0C5B">
        <w:rPr>
          <w:sz w:val="20"/>
          <w:lang w:val="en-GB"/>
          <w:rPrChange w:id="163" w:author="Spada, Riccardo" w:date="2026-05-04T11:20:00Z">
            <w:rPr>
              <w:sz w:val="20"/>
            </w:rPr>
          </w:rPrChange>
        </w:rPr>
        <w:t xml:space="preserve">, S., &amp; </w:t>
      </w:r>
      <w:proofErr w:type="spellStart"/>
      <w:r w:rsidRPr="00DA0C5B">
        <w:rPr>
          <w:sz w:val="20"/>
          <w:lang w:val="en-GB"/>
          <w:rPrChange w:id="164" w:author="Spada, Riccardo" w:date="2026-05-04T11:20:00Z">
            <w:rPr>
              <w:sz w:val="20"/>
            </w:rPr>
          </w:rPrChange>
        </w:rPr>
        <w:t>Toquebeuf</w:t>
      </w:r>
      <w:proofErr w:type="spellEnd"/>
      <w:r w:rsidRPr="00DA0C5B">
        <w:rPr>
          <w:sz w:val="20"/>
          <w:lang w:val="en-GB"/>
          <w:rPrChange w:id="165" w:author="Spada, Riccardo" w:date="2026-05-04T11:20:00Z">
            <w:rPr>
              <w:sz w:val="20"/>
            </w:rPr>
          </w:rPrChange>
        </w:rPr>
        <w:t xml:space="preserve">, P. (2024). The value of information under ambiguity: A theoretical and experimental study on pest management in agriculture. </w:t>
      </w:r>
      <w:r w:rsidRPr="00DA0C5B">
        <w:rPr>
          <w:i/>
          <w:iCs/>
          <w:sz w:val="20"/>
          <w:lang w:val="en-GB"/>
          <w:rPrChange w:id="166" w:author="Spada, Riccardo" w:date="2026-05-04T11:20:00Z">
            <w:rPr>
              <w:i/>
              <w:iCs/>
              <w:sz w:val="20"/>
            </w:rPr>
          </w:rPrChange>
        </w:rPr>
        <w:t>Theory and Decision</w:t>
      </w:r>
      <w:r w:rsidRPr="00DA0C5B">
        <w:rPr>
          <w:sz w:val="20"/>
          <w:lang w:val="en-GB"/>
          <w:rPrChange w:id="167" w:author="Spada, Riccardo" w:date="2026-05-04T11:20:00Z">
            <w:rPr>
              <w:sz w:val="20"/>
            </w:rPr>
          </w:rPrChange>
        </w:rPr>
        <w:t xml:space="preserve">, </w:t>
      </w:r>
      <w:r w:rsidRPr="00DA0C5B">
        <w:rPr>
          <w:i/>
          <w:iCs/>
          <w:sz w:val="20"/>
          <w:lang w:val="en-GB"/>
          <w:rPrChange w:id="168" w:author="Spada, Riccardo" w:date="2026-05-04T11:20:00Z">
            <w:rPr>
              <w:i/>
              <w:iCs/>
              <w:sz w:val="20"/>
            </w:rPr>
          </w:rPrChange>
        </w:rPr>
        <w:t>96</w:t>
      </w:r>
      <w:r w:rsidRPr="00DA0C5B">
        <w:rPr>
          <w:sz w:val="20"/>
          <w:lang w:val="en-GB"/>
          <w:rPrChange w:id="169" w:author="Spada, Riccardo" w:date="2026-05-04T11:20:00Z">
            <w:rPr>
              <w:sz w:val="20"/>
            </w:rPr>
          </w:rPrChange>
        </w:rPr>
        <w:t>(1), 19–47. https://doi.org/10.1007/s11238-023-09942-y</w:t>
      </w:r>
    </w:p>
    <w:p w14:paraId="5CF076BC" w14:textId="77777777" w:rsidR="00C93915" w:rsidRPr="00DA0C5B" w:rsidRDefault="00C93915" w:rsidP="00C93915">
      <w:pPr>
        <w:pStyle w:val="Bibliography"/>
        <w:rPr>
          <w:sz w:val="20"/>
          <w:lang w:val="en-GB"/>
          <w:rPrChange w:id="170" w:author="Spada, Riccardo" w:date="2026-05-04T11:20:00Z">
            <w:rPr>
              <w:sz w:val="20"/>
            </w:rPr>
          </w:rPrChange>
        </w:rPr>
      </w:pPr>
      <w:r w:rsidRPr="00DA0C5B">
        <w:rPr>
          <w:sz w:val="20"/>
          <w:lang w:val="en-GB"/>
          <w:rPrChange w:id="171" w:author="Spada, Riccardo" w:date="2026-05-04T11:20:00Z">
            <w:rPr>
              <w:sz w:val="20"/>
            </w:rPr>
          </w:rPrChange>
        </w:rPr>
        <w:t xml:space="preserve">Dalhaus, T., Barnett, B. J., &amp; Finger, R. (2020). </w:t>
      </w:r>
      <w:proofErr w:type="spellStart"/>
      <w:r w:rsidRPr="00DA0C5B">
        <w:rPr>
          <w:sz w:val="20"/>
          <w:lang w:val="en-GB"/>
          <w:rPrChange w:id="172" w:author="Spada, Riccardo" w:date="2026-05-04T11:20:00Z">
            <w:rPr>
              <w:sz w:val="20"/>
            </w:rPr>
          </w:rPrChange>
        </w:rPr>
        <w:t>Behavioral</w:t>
      </w:r>
      <w:proofErr w:type="spellEnd"/>
      <w:r w:rsidRPr="00DA0C5B">
        <w:rPr>
          <w:sz w:val="20"/>
          <w:lang w:val="en-GB"/>
          <w:rPrChange w:id="173" w:author="Spada, Riccardo" w:date="2026-05-04T11:20:00Z">
            <w:rPr>
              <w:sz w:val="20"/>
            </w:rPr>
          </w:rPrChange>
        </w:rPr>
        <w:t xml:space="preserve"> weather insurance: Applying cumulative prospect theory to agricultural insurance design under narrow framing. </w:t>
      </w:r>
      <w:r w:rsidRPr="00DA0C5B">
        <w:rPr>
          <w:i/>
          <w:iCs/>
          <w:sz w:val="20"/>
          <w:lang w:val="en-GB"/>
          <w:rPrChange w:id="174" w:author="Spada, Riccardo" w:date="2026-05-04T11:20:00Z">
            <w:rPr>
              <w:i/>
              <w:iCs/>
              <w:sz w:val="20"/>
            </w:rPr>
          </w:rPrChange>
        </w:rPr>
        <w:t>PLOS ONE</w:t>
      </w:r>
      <w:r w:rsidRPr="00DA0C5B">
        <w:rPr>
          <w:sz w:val="20"/>
          <w:lang w:val="en-GB"/>
          <w:rPrChange w:id="175" w:author="Spada, Riccardo" w:date="2026-05-04T11:20:00Z">
            <w:rPr>
              <w:sz w:val="20"/>
            </w:rPr>
          </w:rPrChange>
        </w:rPr>
        <w:t xml:space="preserve">, </w:t>
      </w:r>
      <w:r w:rsidRPr="00DA0C5B">
        <w:rPr>
          <w:i/>
          <w:iCs/>
          <w:sz w:val="20"/>
          <w:lang w:val="en-GB"/>
          <w:rPrChange w:id="176" w:author="Spada, Riccardo" w:date="2026-05-04T11:20:00Z">
            <w:rPr>
              <w:i/>
              <w:iCs/>
              <w:sz w:val="20"/>
            </w:rPr>
          </w:rPrChange>
        </w:rPr>
        <w:t>15</w:t>
      </w:r>
      <w:r w:rsidRPr="00DA0C5B">
        <w:rPr>
          <w:sz w:val="20"/>
          <w:lang w:val="en-GB"/>
          <w:rPrChange w:id="177" w:author="Spada, Riccardo" w:date="2026-05-04T11:20:00Z">
            <w:rPr>
              <w:sz w:val="20"/>
            </w:rPr>
          </w:rPrChange>
        </w:rPr>
        <w:t>(5), e0232267. https://doi.org/10.1371/journal.pone.0232267</w:t>
      </w:r>
    </w:p>
    <w:p w14:paraId="10080329" w14:textId="77777777" w:rsidR="00C93915" w:rsidRPr="00DA0C5B" w:rsidRDefault="00C93915" w:rsidP="00C93915">
      <w:pPr>
        <w:pStyle w:val="Bibliography"/>
        <w:rPr>
          <w:sz w:val="20"/>
          <w:lang w:val="en-GB"/>
          <w:rPrChange w:id="178" w:author="Spada, Riccardo" w:date="2026-05-04T11:20:00Z">
            <w:rPr>
              <w:sz w:val="20"/>
            </w:rPr>
          </w:rPrChange>
        </w:rPr>
      </w:pPr>
      <w:r w:rsidRPr="00DA0C5B">
        <w:rPr>
          <w:sz w:val="20"/>
          <w:lang w:val="en-GB"/>
          <w:rPrChange w:id="179" w:author="Spada, Riccardo" w:date="2026-05-04T11:20:00Z">
            <w:rPr>
              <w:sz w:val="20"/>
            </w:rPr>
          </w:rPrChange>
        </w:rPr>
        <w:t xml:space="preserve">Dong, F., Beckman, J., &amp; </w:t>
      </w:r>
      <w:proofErr w:type="spellStart"/>
      <w:r w:rsidRPr="00DA0C5B">
        <w:rPr>
          <w:sz w:val="20"/>
          <w:lang w:val="en-GB"/>
          <w:rPrChange w:id="180" w:author="Spada, Riccardo" w:date="2026-05-04T11:20:00Z">
            <w:rPr>
              <w:sz w:val="20"/>
            </w:rPr>
          </w:rPrChange>
        </w:rPr>
        <w:t>Arita</w:t>
      </w:r>
      <w:proofErr w:type="spellEnd"/>
      <w:r w:rsidRPr="00DA0C5B">
        <w:rPr>
          <w:sz w:val="20"/>
          <w:lang w:val="en-GB"/>
          <w:rPrChange w:id="181" w:author="Spada, Riccardo" w:date="2026-05-04T11:20:00Z">
            <w:rPr>
              <w:sz w:val="20"/>
            </w:rPr>
          </w:rPrChange>
        </w:rPr>
        <w:t xml:space="preserve">, S. (2025). </w:t>
      </w:r>
      <w:proofErr w:type="spellStart"/>
      <w:r w:rsidRPr="00DA0C5B">
        <w:rPr>
          <w:sz w:val="20"/>
          <w:lang w:val="en-GB"/>
          <w:rPrChange w:id="182" w:author="Spada, Riccardo" w:date="2026-05-04T11:20:00Z">
            <w:rPr>
              <w:sz w:val="20"/>
            </w:rPr>
          </w:rPrChange>
        </w:rPr>
        <w:t>Unraveling</w:t>
      </w:r>
      <w:proofErr w:type="spellEnd"/>
      <w:r w:rsidRPr="00DA0C5B">
        <w:rPr>
          <w:sz w:val="20"/>
          <w:lang w:val="en-GB"/>
          <w:rPrChange w:id="183" w:author="Spada, Riccardo" w:date="2026-05-04T11:20:00Z">
            <w:rPr>
              <w:sz w:val="20"/>
            </w:rPr>
          </w:rPrChange>
        </w:rPr>
        <w:t xml:space="preserve"> demand and supply shocks in the U.S. nitrogen market. </w:t>
      </w:r>
      <w:r w:rsidRPr="00DA0C5B">
        <w:rPr>
          <w:i/>
          <w:iCs/>
          <w:sz w:val="20"/>
          <w:lang w:val="en-GB"/>
          <w:rPrChange w:id="184" w:author="Spada, Riccardo" w:date="2026-05-04T11:20:00Z">
            <w:rPr>
              <w:i/>
              <w:iCs/>
              <w:sz w:val="20"/>
            </w:rPr>
          </w:rPrChange>
        </w:rPr>
        <w:t>Applied Economic Perspectives and Policy</w:t>
      </w:r>
      <w:r w:rsidRPr="00DA0C5B">
        <w:rPr>
          <w:sz w:val="20"/>
          <w:lang w:val="en-GB"/>
          <w:rPrChange w:id="185" w:author="Spada, Riccardo" w:date="2026-05-04T11:20:00Z">
            <w:rPr>
              <w:sz w:val="20"/>
            </w:rPr>
          </w:rPrChange>
        </w:rPr>
        <w:t xml:space="preserve">, </w:t>
      </w:r>
      <w:r w:rsidRPr="00DA0C5B">
        <w:rPr>
          <w:i/>
          <w:iCs/>
          <w:sz w:val="20"/>
          <w:lang w:val="en-GB"/>
          <w:rPrChange w:id="186" w:author="Spada, Riccardo" w:date="2026-05-04T11:20:00Z">
            <w:rPr>
              <w:i/>
              <w:iCs/>
              <w:sz w:val="20"/>
            </w:rPr>
          </w:rPrChange>
        </w:rPr>
        <w:t>n/a</w:t>
      </w:r>
      <w:r w:rsidRPr="00DA0C5B">
        <w:rPr>
          <w:sz w:val="20"/>
          <w:lang w:val="en-GB"/>
          <w:rPrChange w:id="187" w:author="Spada, Riccardo" w:date="2026-05-04T11:20:00Z">
            <w:rPr>
              <w:sz w:val="20"/>
            </w:rPr>
          </w:rPrChange>
        </w:rPr>
        <w:t>(n/a). https://doi.org/10.1002/aepp.70004</w:t>
      </w:r>
    </w:p>
    <w:p w14:paraId="1E6DEED9" w14:textId="77777777" w:rsidR="00C93915" w:rsidRPr="00DA0C5B" w:rsidRDefault="00C93915" w:rsidP="00C93915">
      <w:pPr>
        <w:pStyle w:val="Bibliography"/>
        <w:rPr>
          <w:sz w:val="20"/>
          <w:lang w:val="en-GB"/>
          <w:rPrChange w:id="188" w:author="Spada, Riccardo" w:date="2026-05-04T11:20:00Z">
            <w:rPr>
              <w:sz w:val="20"/>
            </w:rPr>
          </w:rPrChange>
        </w:rPr>
      </w:pPr>
      <w:r w:rsidRPr="00DA0C5B">
        <w:rPr>
          <w:sz w:val="20"/>
          <w:lang w:val="en-GB"/>
          <w:rPrChange w:id="189" w:author="Spada, Riccardo" w:date="2026-05-04T11:20:00Z">
            <w:rPr>
              <w:sz w:val="20"/>
            </w:rPr>
          </w:rPrChange>
        </w:rPr>
        <w:t xml:space="preserve">European Commission. (2022). </w:t>
      </w:r>
      <w:r w:rsidRPr="00DA0C5B">
        <w:rPr>
          <w:i/>
          <w:iCs/>
          <w:sz w:val="20"/>
          <w:lang w:val="en-GB"/>
          <w:rPrChange w:id="190" w:author="Spada, Riccardo" w:date="2026-05-04T11:20:00Z">
            <w:rPr>
              <w:i/>
              <w:iCs/>
              <w:sz w:val="20"/>
            </w:rPr>
          </w:rPrChange>
        </w:rPr>
        <w:t>Food security: The Commission addresses the availability and affordability of fertilisers in the EU and globally</w:t>
      </w:r>
      <w:r w:rsidRPr="00DA0C5B">
        <w:rPr>
          <w:sz w:val="20"/>
          <w:lang w:val="en-GB"/>
          <w:rPrChange w:id="191" w:author="Spada, Riccardo" w:date="2026-05-04T11:20:00Z">
            <w:rPr>
              <w:sz w:val="20"/>
            </w:rPr>
          </w:rPrChange>
        </w:rPr>
        <w:t xml:space="preserve"> [Press release]. https://ec.europa.eu/commission/presscorner/detail/en/ip_22_6564</w:t>
      </w:r>
    </w:p>
    <w:p w14:paraId="7A70C216" w14:textId="77777777" w:rsidR="00C93915" w:rsidRPr="00DA0C5B" w:rsidRDefault="00C93915" w:rsidP="00C93915">
      <w:pPr>
        <w:pStyle w:val="Bibliography"/>
        <w:rPr>
          <w:sz w:val="20"/>
          <w:lang w:val="en-GB"/>
          <w:rPrChange w:id="192" w:author="Spada, Riccardo" w:date="2026-05-04T11:20:00Z">
            <w:rPr>
              <w:sz w:val="20"/>
            </w:rPr>
          </w:rPrChange>
        </w:rPr>
      </w:pPr>
      <w:r w:rsidRPr="00DA0C5B">
        <w:rPr>
          <w:sz w:val="20"/>
          <w:lang w:val="en-GB"/>
          <w:rPrChange w:id="193" w:author="Spada, Riccardo" w:date="2026-05-04T11:20:00Z">
            <w:rPr>
              <w:sz w:val="20"/>
            </w:rPr>
          </w:rPrChange>
        </w:rPr>
        <w:t xml:space="preserve">FAO. (2024). </w:t>
      </w:r>
      <w:r w:rsidRPr="00DA0C5B">
        <w:rPr>
          <w:i/>
          <w:iCs/>
          <w:sz w:val="20"/>
          <w:lang w:val="en-GB"/>
          <w:rPrChange w:id="194" w:author="Spada, Riccardo" w:date="2026-05-04T11:20:00Z">
            <w:rPr>
              <w:i/>
              <w:iCs/>
              <w:sz w:val="20"/>
            </w:rPr>
          </w:rPrChange>
        </w:rPr>
        <w:t>Inorganic fertilizers—2002-2022</w:t>
      </w:r>
      <w:r w:rsidRPr="00DA0C5B">
        <w:rPr>
          <w:sz w:val="20"/>
          <w:lang w:val="en-GB"/>
          <w:rPrChange w:id="195" w:author="Spada, Riccardo" w:date="2026-05-04T11:20:00Z">
            <w:rPr>
              <w:sz w:val="20"/>
            </w:rPr>
          </w:rPrChange>
        </w:rPr>
        <w:t xml:space="preserve"> (FAOSTAT Analytical Brief No. 90). https://doi.org/10.4060/cd1485en</w:t>
      </w:r>
    </w:p>
    <w:p w14:paraId="52D2BC3A" w14:textId="77777777" w:rsidR="00C93915" w:rsidRPr="00DA0C5B" w:rsidRDefault="00C93915" w:rsidP="00C93915">
      <w:pPr>
        <w:pStyle w:val="Bibliography"/>
        <w:rPr>
          <w:sz w:val="20"/>
          <w:lang w:val="en-GB"/>
          <w:rPrChange w:id="196" w:author="Spada, Riccardo" w:date="2026-05-04T11:20:00Z">
            <w:rPr>
              <w:sz w:val="20"/>
            </w:rPr>
          </w:rPrChange>
        </w:rPr>
      </w:pPr>
      <w:r w:rsidRPr="00DA0C5B">
        <w:rPr>
          <w:sz w:val="20"/>
          <w:lang w:val="en-GB"/>
          <w:rPrChange w:id="197" w:author="Spada, Riccardo" w:date="2026-05-04T11:20:00Z">
            <w:rPr>
              <w:sz w:val="20"/>
            </w:rPr>
          </w:rPrChange>
        </w:rPr>
        <w:t xml:space="preserve">Finger, R. (2012). Nitrogen use and the effects of nitrogen taxation under consideration of production and price risks. </w:t>
      </w:r>
      <w:r w:rsidRPr="00DA0C5B">
        <w:rPr>
          <w:i/>
          <w:iCs/>
          <w:sz w:val="20"/>
          <w:lang w:val="en-GB"/>
          <w:rPrChange w:id="198" w:author="Spada, Riccardo" w:date="2026-05-04T11:20:00Z">
            <w:rPr>
              <w:i/>
              <w:iCs/>
              <w:sz w:val="20"/>
            </w:rPr>
          </w:rPrChange>
        </w:rPr>
        <w:t>Agricultural Systems</w:t>
      </w:r>
      <w:r w:rsidRPr="00DA0C5B">
        <w:rPr>
          <w:sz w:val="20"/>
          <w:lang w:val="en-GB"/>
          <w:rPrChange w:id="199" w:author="Spada, Riccardo" w:date="2026-05-04T11:20:00Z">
            <w:rPr>
              <w:sz w:val="20"/>
            </w:rPr>
          </w:rPrChange>
        </w:rPr>
        <w:t xml:space="preserve">, </w:t>
      </w:r>
      <w:r w:rsidRPr="00DA0C5B">
        <w:rPr>
          <w:i/>
          <w:iCs/>
          <w:sz w:val="20"/>
          <w:lang w:val="en-GB"/>
          <w:rPrChange w:id="200" w:author="Spada, Riccardo" w:date="2026-05-04T11:20:00Z">
            <w:rPr>
              <w:i/>
              <w:iCs/>
              <w:sz w:val="20"/>
            </w:rPr>
          </w:rPrChange>
        </w:rPr>
        <w:t>107</w:t>
      </w:r>
      <w:r w:rsidRPr="00DA0C5B">
        <w:rPr>
          <w:sz w:val="20"/>
          <w:lang w:val="en-GB"/>
          <w:rPrChange w:id="201" w:author="Spada, Riccardo" w:date="2026-05-04T11:20:00Z">
            <w:rPr>
              <w:sz w:val="20"/>
            </w:rPr>
          </w:rPrChange>
        </w:rPr>
        <w:t>, 13–20. https://doi.org/10.1016/j.agsy.2011.12.001</w:t>
      </w:r>
    </w:p>
    <w:p w14:paraId="798BEF2F" w14:textId="77777777" w:rsidR="00C93915" w:rsidRPr="00DA0C5B" w:rsidRDefault="00C93915" w:rsidP="00C93915">
      <w:pPr>
        <w:pStyle w:val="Bibliography"/>
        <w:rPr>
          <w:sz w:val="20"/>
          <w:lang w:val="it-IT"/>
          <w:rPrChange w:id="202" w:author="Spada, Riccardo" w:date="2026-05-04T11:20:00Z">
            <w:rPr>
              <w:sz w:val="20"/>
            </w:rPr>
          </w:rPrChange>
        </w:rPr>
      </w:pPr>
      <w:r w:rsidRPr="00DA0C5B">
        <w:rPr>
          <w:sz w:val="20"/>
          <w:lang w:val="en-GB"/>
          <w:rPrChange w:id="203" w:author="Spada, Riccardo" w:date="2026-05-04T11:20:00Z">
            <w:rPr>
              <w:sz w:val="20"/>
            </w:rPr>
          </w:rPrChange>
        </w:rPr>
        <w:t xml:space="preserve">Finger, R. (2013). Investigating the performance of different estimation techniques for crop yield data analysis in crop insurance applications. </w:t>
      </w:r>
      <w:r w:rsidRPr="00DA0C5B">
        <w:rPr>
          <w:i/>
          <w:iCs/>
          <w:sz w:val="20"/>
          <w:lang w:val="it-IT"/>
          <w:rPrChange w:id="204" w:author="Spada, Riccardo" w:date="2026-05-04T11:20:00Z">
            <w:rPr>
              <w:i/>
              <w:iCs/>
              <w:sz w:val="20"/>
            </w:rPr>
          </w:rPrChange>
        </w:rPr>
        <w:t>Agricultural Economics</w:t>
      </w:r>
      <w:r w:rsidRPr="00DA0C5B">
        <w:rPr>
          <w:sz w:val="20"/>
          <w:lang w:val="it-IT"/>
          <w:rPrChange w:id="205" w:author="Spada, Riccardo" w:date="2026-05-04T11:20:00Z">
            <w:rPr>
              <w:sz w:val="20"/>
            </w:rPr>
          </w:rPrChange>
        </w:rPr>
        <w:t xml:space="preserve">, </w:t>
      </w:r>
      <w:r w:rsidRPr="00DA0C5B">
        <w:rPr>
          <w:i/>
          <w:iCs/>
          <w:sz w:val="20"/>
          <w:lang w:val="it-IT"/>
          <w:rPrChange w:id="206" w:author="Spada, Riccardo" w:date="2026-05-04T11:20:00Z">
            <w:rPr>
              <w:i/>
              <w:iCs/>
              <w:sz w:val="20"/>
            </w:rPr>
          </w:rPrChange>
        </w:rPr>
        <w:t>44</w:t>
      </w:r>
      <w:r w:rsidRPr="00DA0C5B">
        <w:rPr>
          <w:sz w:val="20"/>
          <w:lang w:val="it-IT"/>
          <w:rPrChange w:id="207" w:author="Spada, Riccardo" w:date="2026-05-04T11:20:00Z">
            <w:rPr>
              <w:sz w:val="20"/>
            </w:rPr>
          </w:rPrChange>
        </w:rPr>
        <w:t>(2), 217–230. https://doi.org/10.1111/agec.12005</w:t>
      </w:r>
    </w:p>
    <w:p w14:paraId="0863D06B" w14:textId="77777777" w:rsidR="00C93915" w:rsidRPr="00DA0C5B" w:rsidRDefault="00C93915" w:rsidP="00C93915">
      <w:pPr>
        <w:pStyle w:val="Bibliography"/>
        <w:rPr>
          <w:sz w:val="20"/>
          <w:lang w:val="en-GB"/>
          <w:rPrChange w:id="208" w:author="Spada, Riccardo" w:date="2026-05-04T11:20:00Z">
            <w:rPr>
              <w:sz w:val="20"/>
            </w:rPr>
          </w:rPrChange>
        </w:rPr>
      </w:pPr>
      <w:r w:rsidRPr="00DA0C5B">
        <w:rPr>
          <w:sz w:val="20"/>
          <w:lang w:val="it-IT"/>
          <w:rPrChange w:id="209" w:author="Spada, Riccardo" w:date="2026-05-04T11:20:00Z">
            <w:rPr>
              <w:sz w:val="20"/>
            </w:rPr>
          </w:rPrChange>
        </w:rPr>
        <w:t xml:space="preserve">Finger, R., Garcia, V., McCallum, C., &amp; Rommel, J. (2024). </w:t>
      </w:r>
      <w:r w:rsidRPr="00DA0C5B">
        <w:rPr>
          <w:sz w:val="20"/>
          <w:lang w:val="en-GB"/>
          <w:rPrChange w:id="210" w:author="Spada, Riccardo" w:date="2026-05-04T11:20:00Z">
            <w:rPr>
              <w:sz w:val="20"/>
            </w:rPr>
          </w:rPrChange>
        </w:rPr>
        <w:t xml:space="preserve">A note on European farmers’ preferences under cumulative prospect theory. </w:t>
      </w:r>
      <w:r w:rsidRPr="00DA0C5B">
        <w:rPr>
          <w:i/>
          <w:iCs/>
          <w:sz w:val="20"/>
          <w:lang w:val="en-GB"/>
          <w:rPrChange w:id="211" w:author="Spada, Riccardo" w:date="2026-05-04T11:20:00Z">
            <w:rPr>
              <w:i/>
              <w:iCs/>
              <w:sz w:val="20"/>
            </w:rPr>
          </w:rPrChange>
        </w:rPr>
        <w:t>Journal of Agricultural Economics</w:t>
      </w:r>
      <w:r w:rsidRPr="00DA0C5B">
        <w:rPr>
          <w:sz w:val="20"/>
          <w:lang w:val="en-GB"/>
          <w:rPrChange w:id="212" w:author="Spada, Riccardo" w:date="2026-05-04T11:20:00Z">
            <w:rPr>
              <w:sz w:val="20"/>
            </w:rPr>
          </w:rPrChange>
        </w:rPr>
        <w:t xml:space="preserve">, </w:t>
      </w:r>
      <w:r w:rsidRPr="00DA0C5B">
        <w:rPr>
          <w:i/>
          <w:iCs/>
          <w:sz w:val="20"/>
          <w:lang w:val="en-GB"/>
          <w:rPrChange w:id="213" w:author="Spada, Riccardo" w:date="2026-05-04T11:20:00Z">
            <w:rPr>
              <w:i/>
              <w:iCs/>
              <w:sz w:val="20"/>
            </w:rPr>
          </w:rPrChange>
        </w:rPr>
        <w:t>75</w:t>
      </w:r>
      <w:r w:rsidRPr="00DA0C5B">
        <w:rPr>
          <w:sz w:val="20"/>
          <w:lang w:val="en-GB"/>
          <w:rPrChange w:id="214" w:author="Spada, Riccardo" w:date="2026-05-04T11:20:00Z">
            <w:rPr>
              <w:sz w:val="20"/>
            </w:rPr>
          </w:rPrChange>
        </w:rPr>
        <w:t>(1), 465–472. https://doi.org/10.1111/1477-9552.12565</w:t>
      </w:r>
    </w:p>
    <w:p w14:paraId="783F5389" w14:textId="77777777" w:rsidR="00C93915" w:rsidRPr="00DA0C5B" w:rsidRDefault="00C93915" w:rsidP="00C93915">
      <w:pPr>
        <w:pStyle w:val="Bibliography"/>
        <w:rPr>
          <w:sz w:val="20"/>
          <w:lang w:val="en-GB"/>
          <w:rPrChange w:id="215" w:author="Spada, Riccardo" w:date="2026-05-04T11:20:00Z">
            <w:rPr>
              <w:sz w:val="20"/>
            </w:rPr>
          </w:rPrChange>
        </w:rPr>
      </w:pPr>
      <w:r w:rsidRPr="00DA0C5B">
        <w:rPr>
          <w:sz w:val="20"/>
          <w:lang w:val="en-GB"/>
          <w:rPrChange w:id="216" w:author="Spada, Riccardo" w:date="2026-05-04T11:20:00Z">
            <w:rPr>
              <w:sz w:val="20"/>
            </w:rPr>
          </w:rPrChange>
        </w:rPr>
        <w:t xml:space="preserve">Finger, R., &amp; </w:t>
      </w:r>
      <w:proofErr w:type="spellStart"/>
      <w:r w:rsidRPr="00DA0C5B">
        <w:rPr>
          <w:sz w:val="20"/>
          <w:lang w:val="en-GB"/>
          <w:rPrChange w:id="217" w:author="Spada, Riccardo" w:date="2026-05-04T11:20:00Z">
            <w:rPr>
              <w:sz w:val="20"/>
            </w:rPr>
          </w:rPrChange>
        </w:rPr>
        <w:t>Hediger</w:t>
      </w:r>
      <w:proofErr w:type="spellEnd"/>
      <w:r w:rsidRPr="00DA0C5B">
        <w:rPr>
          <w:sz w:val="20"/>
          <w:lang w:val="en-GB"/>
          <w:rPrChange w:id="218" w:author="Spada, Riccardo" w:date="2026-05-04T11:20:00Z">
            <w:rPr>
              <w:sz w:val="20"/>
            </w:rPr>
          </w:rPrChange>
        </w:rPr>
        <w:t xml:space="preserve">, W. (2008). The Application of Robust Regression to a Production Function Comparison. </w:t>
      </w:r>
      <w:r w:rsidRPr="00DA0C5B">
        <w:rPr>
          <w:i/>
          <w:iCs/>
          <w:sz w:val="20"/>
          <w:lang w:val="en-GB"/>
          <w:rPrChange w:id="219" w:author="Spada, Riccardo" w:date="2026-05-04T11:20:00Z">
            <w:rPr>
              <w:i/>
              <w:iCs/>
              <w:sz w:val="20"/>
            </w:rPr>
          </w:rPrChange>
        </w:rPr>
        <w:t>The Open Agriculture Journal</w:t>
      </w:r>
      <w:r w:rsidRPr="00DA0C5B">
        <w:rPr>
          <w:sz w:val="20"/>
          <w:lang w:val="en-GB"/>
          <w:rPrChange w:id="220" w:author="Spada, Riccardo" w:date="2026-05-04T11:20:00Z">
            <w:rPr>
              <w:sz w:val="20"/>
            </w:rPr>
          </w:rPrChange>
        </w:rPr>
        <w:t xml:space="preserve">, </w:t>
      </w:r>
      <w:r w:rsidRPr="00DA0C5B">
        <w:rPr>
          <w:i/>
          <w:iCs/>
          <w:sz w:val="20"/>
          <w:lang w:val="en-GB"/>
          <w:rPrChange w:id="221" w:author="Spada, Riccardo" w:date="2026-05-04T11:20:00Z">
            <w:rPr>
              <w:i/>
              <w:iCs/>
              <w:sz w:val="20"/>
            </w:rPr>
          </w:rPrChange>
        </w:rPr>
        <w:t>2</w:t>
      </w:r>
      <w:r w:rsidRPr="00DA0C5B">
        <w:rPr>
          <w:sz w:val="20"/>
          <w:lang w:val="en-GB"/>
          <w:rPrChange w:id="222" w:author="Spada, Riccardo" w:date="2026-05-04T11:20:00Z">
            <w:rPr>
              <w:sz w:val="20"/>
            </w:rPr>
          </w:rPrChange>
        </w:rPr>
        <w:t>(1). https://doi.org/10.2174/1874331500802010090</w:t>
      </w:r>
    </w:p>
    <w:p w14:paraId="3074B797" w14:textId="77777777" w:rsidR="00C93915" w:rsidRPr="00DA0C5B" w:rsidRDefault="00C93915" w:rsidP="00C93915">
      <w:pPr>
        <w:pStyle w:val="Bibliography"/>
        <w:rPr>
          <w:sz w:val="20"/>
          <w:lang w:val="en-GB"/>
          <w:rPrChange w:id="223" w:author="Spada, Riccardo" w:date="2026-05-04T11:20:00Z">
            <w:rPr>
              <w:sz w:val="20"/>
            </w:rPr>
          </w:rPrChange>
        </w:rPr>
      </w:pPr>
      <w:r w:rsidRPr="00DA0C5B">
        <w:rPr>
          <w:sz w:val="20"/>
          <w:lang w:val="en-GB"/>
          <w:rPrChange w:id="224" w:author="Spada, Riccardo" w:date="2026-05-04T11:20:00Z">
            <w:rPr>
              <w:sz w:val="20"/>
            </w:rPr>
          </w:rPrChange>
        </w:rPr>
        <w:t xml:space="preserve">Finger, R., &amp; Schmid, S. (2008). </w:t>
      </w:r>
      <w:proofErr w:type="spellStart"/>
      <w:r w:rsidRPr="00DA0C5B">
        <w:rPr>
          <w:sz w:val="20"/>
          <w:lang w:val="en-GB"/>
          <w:rPrChange w:id="225" w:author="Spada, Riccardo" w:date="2026-05-04T11:20:00Z">
            <w:rPr>
              <w:sz w:val="20"/>
            </w:rPr>
          </w:rPrChange>
        </w:rPr>
        <w:t>Modeling</w:t>
      </w:r>
      <w:proofErr w:type="spellEnd"/>
      <w:r w:rsidRPr="00DA0C5B">
        <w:rPr>
          <w:sz w:val="20"/>
          <w:lang w:val="en-GB"/>
          <w:rPrChange w:id="226" w:author="Spada, Riccardo" w:date="2026-05-04T11:20:00Z">
            <w:rPr>
              <w:sz w:val="20"/>
            </w:rPr>
          </w:rPrChange>
        </w:rPr>
        <w:t xml:space="preserve"> agricultural production risk and the adaptation to climate change. </w:t>
      </w:r>
      <w:r w:rsidRPr="00DA0C5B">
        <w:rPr>
          <w:i/>
          <w:iCs/>
          <w:sz w:val="20"/>
          <w:lang w:val="en-GB"/>
          <w:rPrChange w:id="227" w:author="Spada, Riccardo" w:date="2026-05-04T11:20:00Z">
            <w:rPr>
              <w:i/>
              <w:iCs/>
              <w:sz w:val="20"/>
            </w:rPr>
          </w:rPrChange>
        </w:rPr>
        <w:t>Agricultural Finance Review</w:t>
      </w:r>
      <w:r w:rsidRPr="00DA0C5B">
        <w:rPr>
          <w:sz w:val="20"/>
          <w:lang w:val="en-GB"/>
          <w:rPrChange w:id="228" w:author="Spada, Riccardo" w:date="2026-05-04T11:20:00Z">
            <w:rPr>
              <w:sz w:val="20"/>
            </w:rPr>
          </w:rPrChange>
        </w:rPr>
        <w:t xml:space="preserve">, </w:t>
      </w:r>
      <w:r w:rsidRPr="00DA0C5B">
        <w:rPr>
          <w:i/>
          <w:iCs/>
          <w:sz w:val="20"/>
          <w:lang w:val="en-GB"/>
          <w:rPrChange w:id="229" w:author="Spada, Riccardo" w:date="2026-05-04T11:20:00Z">
            <w:rPr>
              <w:i/>
              <w:iCs/>
              <w:sz w:val="20"/>
            </w:rPr>
          </w:rPrChange>
        </w:rPr>
        <w:t>68</w:t>
      </w:r>
      <w:r w:rsidRPr="00DA0C5B">
        <w:rPr>
          <w:sz w:val="20"/>
          <w:lang w:val="en-GB"/>
          <w:rPrChange w:id="230" w:author="Spada, Riccardo" w:date="2026-05-04T11:20:00Z">
            <w:rPr>
              <w:sz w:val="20"/>
            </w:rPr>
          </w:rPrChange>
        </w:rPr>
        <w:t>(1), 25–41. https://doi.org/10.1108/00214660880001217</w:t>
      </w:r>
    </w:p>
    <w:p w14:paraId="08B3E969" w14:textId="77777777" w:rsidR="00C93915" w:rsidRPr="00DA0C5B" w:rsidRDefault="00C93915" w:rsidP="00C93915">
      <w:pPr>
        <w:pStyle w:val="Bibliography"/>
        <w:rPr>
          <w:sz w:val="20"/>
          <w:lang w:val="en-GB"/>
          <w:rPrChange w:id="231" w:author="Spada, Riccardo" w:date="2026-05-04T11:20:00Z">
            <w:rPr>
              <w:sz w:val="20"/>
            </w:rPr>
          </w:rPrChange>
        </w:rPr>
      </w:pPr>
      <w:r w:rsidRPr="00DA0C5B">
        <w:rPr>
          <w:sz w:val="20"/>
          <w:lang w:val="en-GB"/>
          <w:rPrChange w:id="232" w:author="Spada, Riccardo" w:date="2026-05-04T11:20:00Z">
            <w:rPr>
              <w:sz w:val="20"/>
            </w:rPr>
          </w:rPrChange>
        </w:rPr>
        <w:lastRenderedPageBreak/>
        <w:t xml:space="preserve">Gessner, U., </w:t>
      </w:r>
      <w:proofErr w:type="spellStart"/>
      <w:r w:rsidRPr="00DA0C5B">
        <w:rPr>
          <w:sz w:val="20"/>
          <w:lang w:val="en-GB"/>
          <w:rPrChange w:id="233" w:author="Spada, Riccardo" w:date="2026-05-04T11:20:00Z">
            <w:rPr>
              <w:sz w:val="20"/>
            </w:rPr>
          </w:rPrChange>
        </w:rPr>
        <w:t>Hirner</w:t>
      </w:r>
      <w:proofErr w:type="spellEnd"/>
      <w:r w:rsidRPr="00DA0C5B">
        <w:rPr>
          <w:sz w:val="20"/>
          <w:lang w:val="en-GB"/>
          <w:rPrChange w:id="234" w:author="Spada, Riccardo" w:date="2026-05-04T11:20:00Z">
            <w:rPr>
              <w:sz w:val="20"/>
            </w:rPr>
          </w:rPrChange>
        </w:rPr>
        <w:t xml:space="preserve">, A., </w:t>
      </w:r>
      <w:proofErr w:type="spellStart"/>
      <w:r w:rsidRPr="00DA0C5B">
        <w:rPr>
          <w:sz w:val="20"/>
          <w:lang w:val="en-GB"/>
          <w:rPrChange w:id="235" w:author="Spada, Riccardo" w:date="2026-05-04T11:20:00Z">
            <w:rPr>
              <w:sz w:val="20"/>
            </w:rPr>
          </w:rPrChange>
        </w:rPr>
        <w:t>Asam</w:t>
      </w:r>
      <w:proofErr w:type="spellEnd"/>
      <w:r w:rsidRPr="00DA0C5B">
        <w:rPr>
          <w:sz w:val="20"/>
          <w:lang w:val="en-GB"/>
          <w:rPrChange w:id="236" w:author="Spada, Riccardo" w:date="2026-05-04T11:20:00Z">
            <w:rPr>
              <w:sz w:val="20"/>
            </w:rPr>
          </w:rPrChange>
        </w:rPr>
        <w:t xml:space="preserve">, S., </w:t>
      </w:r>
      <w:proofErr w:type="spellStart"/>
      <w:r w:rsidRPr="00DA0C5B">
        <w:rPr>
          <w:sz w:val="20"/>
          <w:lang w:val="en-GB"/>
          <w:rPrChange w:id="237" w:author="Spada, Riccardo" w:date="2026-05-04T11:20:00Z">
            <w:rPr>
              <w:sz w:val="20"/>
            </w:rPr>
          </w:rPrChange>
        </w:rPr>
        <w:t>Wenzl</w:t>
      </w:r>
      <w:proofErr w:type="spellEnd"/>
      <w:r w:rsidRPr="00DA0C5B">
        <w:rPr>
          <w:sz w:val="20"/>
          <w:lang w:val="en-GB"/>
          <w:rPrChange w:id="238" w:author="Spada, Riccardo" w:date="2026-05-04T11:20:00Z">
            <w:rPr>
              <w:sz w:val="20"/>
            </w:rPr>
          </w:rPrChange>
        </w:rPr>
        <w:t xml:space="preserve">, M., &amp; </w:t>
      </w:r>
      <w:proofErr w:type="spellStart"/>
      <w:r w:rsidRPr="00DA0C5B">
        <w:rPr>
          <w:sz w:val="20"/>
          <w:lang w:val="en-GB"/>
          <w:rPrChange w:id="239" w:author="Spada, Riccardo" w:date="2026-05-04T11:20:00Z">
            <w:rPr>
              <w:sz w:val="20"/>
            </w:rPr>
          </w:rPrChange>
        </w:rPr>
        <w:t>Kuenzer</w:t>
      </w:r>
      <w:proofErr w:type="spellEnd"/>
      <w:r w:rsidRPr="00DA0C5B">
        <w:rPr>
          <w:sz w:val="20"/>
          <w:lang w:val="en-GB"/>
          <w:rPrChange w:id="240" w:author="Spada, Riccardo" w:date="2026-05-04T11:20:00Z">
            <w:rPr>
              <w:sz w:val="20"/>
            </w:rPr>
          </w:rPrChange>
        </w:rPr>
        <w:t xml:space="preserve">, C. (2025). Combining Machine Learning and Spatiotemporal Filtering to Map Crop Types of Germany for Seven Years. </w:t>
      </w:r>
      <w:r w:rsidRPr="00DA0C5B">
        <w:rPr>
          <w:i/>
          <w:iCs/>
          <w:sz w:val="20"/>
          <w:lang w:val="en-GB"/>
          <w:rPrChange w:id="241" w:author="Spada, Riccardo" w:date="2026-05-04T11:20:00Z">
            <w:rPr>
              <w:i/>
              <w:iCs/>
              <w:sz w:val="20"/>
            </w:rPr>
          </w:rPrChange>
        </w:rPr>
        <w:t>IEEE Geoscience and Remote Sensing Letters</w:t>
      </w:r>
      <w:r w:rsidRPr="00DA0C5B">
        <w:rPr>
          <w:sz w:val="20"/>
          <w:lang w:val="en-GB"/>
          <w:rPrChange w:id="242" w:author="Spada, Riccardo" w:date="2026-05-04T11:20:00Z">
            <w:rPr>
              <w:sz w:val="20"/>
            </w:rPr>
          </w:rPrChange>
        </w:rPr>
        <w:t xml:space="preserve">, </w:t>
      </w:r>
      <w:r w:rsidRPr="00DA0C5B">
        <w:rPr>
          <w:i/>
          <w:iCs/>
          <w:sz w:val="20"/>
          <w:lang w:val="en-GB"/>
          <w:rPrChange w:id="243" w:author="Spada, Riccardo" w:date="2026-05-04T11:20:00Z">
            <w:rPr>
              <w:i/>
              <w:iCs/>
              <w:sz w:val="20"/>
            </w:rPr>
          </w:rPrChange>
        </w:rPr>
        <w:t>22</w:t>
      </w:r>
      <w:r w:rsidRPr="00DA0C5B">
        <w:rPr>
          <w:sz w:val="20"/>
          <w:lang w:val="en-GB"/>
          <w:rPrChange w:id="244" w:author="Spada, Riccardo" w:date="2026-05-04T11:20:00Z">
            <w:rPr>
              <w:sz w:val="20"/>
            </w:rPr>
          </w:rPrChange>
        </w:rPr>
        <w:t>, 1–5. https://doi.org/10.1109/LGRS.2025.3587517</w:t>
      </w:r>
    </w:p>
    <w:p w14:paraId="790E148B" w14:textId="77777777" w:rsidR="00C93915" w:rsidRPr="00DA0C5B" w:rsidRDefault="00C93915" w:rsidP="00C93915">
      <w:pPr>
        <w:pStyle w:val="Bibliography"/>
        <w:rPr>
          <w:sz w:val="20"/>
          <w:lang w:val="en-GB"/>
          <w:rPrChange w:id="245" w:author="Spada, Riccardo" w:date="2026-05-04T11:20:00Z">
            <w:rPr>
              <w:sz w:val="20"/>
            </w:rPr>
          </w:rPrChange>
        </w:rPr>
      </w:pPr>
      <w:r w:rsidRPr="00DA0C5B">
        <w:rPr>
          <w:sz w:val="20"/>
          <w:lang w:val="it-IT"/>
          <w:rPrChange w:id="246" w:author="Spada, Riccardo" w:date="2026-05-04T11:20:00Z">
            <w:rPr>
              <w:sz w:val="20"/>
            </w:rPr>
          </w:rPrChange>
        </w:rPr>
        <w:t xml:space="preserve">Ghirardato, P., Maccheroni, F., &amp; Marinacci, M. (2004). </w:t>
      </w:r>
      <w:r w:rsidRPr="00DA0C5B">
        <w:rPr>
          <w:sz w:val="20"/>
          <w:lang w:val="en-GB"/>
          <w:rPrChange w:id="247" w:author="Spada, Riccardo" w:date="2026-05-04T11:20:00Z">
            <w:rPr>
              <w:sz w:val="20"/>
            </w:rPr>
          </w:rPrChange>
        </w:rPr>
        <w:t xml:space="preserve">Differentiating ambiguity and ambiguity attitude. </w:t>
      </w:r>
      <w:r w:rsidRPr="00DA0C5B">
        <w:rPr>
          <w:i/>
          <w:iCs/>
          <w:sz w:val="20"/>
          <w:lang w:val="en-GB"/>
          <w:rPrChange w:id="248" w:author="Spada, Riccardo" w:date="2026-05-04T11:20:00Z">
            <w:rPr>
              <w:i/>
              <w:iCs/>
              <w:sz w:val="20"/>
            </w:rPr>
          </w:rPrChange>
        </w:rPr>
        <w:t>Journal of Economic Theory</w:t>
      </w:r>
      <w:r w:rsidRPr="00DA0C5B">
        <w:rPr>
          <w:sz w:val="20"/>
          <w:lang w:val="en-GB"/>
          <w:rPrChange w:id="249" w:author="Spada, Riccardo" w:date="2026-05-04T11:20:00Z">
            <w:rPr>
              <w:sz w:val="20"/>
            </w:rPr>
          </w:rPrChange>
        </w:rPr>
        <w:t xml:space="preserve">, </w:t>
      </w:r>
      <w:r w:rsidRPr="00DA0C5B">
        <w:rPr>
          <w:i/>
          <w:iCs/>
          <w:sz w:val="20"/>
          <w:lang w:val="en-GB"/>
          <w:rPrChange w:id="250" w:author="Spada, Riccardo" w:date="2026-05-04T11:20:00Z">
            <w:rPr>
              <w:i/>
              <w:iCs/>
              <w:sz w:val="20"/>
            </w:rPr>
          </w:rPrChange>
        </w:rPr>
        <w:t>118</w:t>
      </w:r>
      <w:r w:rsidRPr="00DA0C5B">
        <w:rPr>
          <w:sz w:val="20"/>
          <w:lang w:val="en-GB"/>
          <w:rPrChange w:id="251" w:author="Spada, Riccardo" w:date="2026-05-04T11:20:00Z">
            <w:rPr>
              <w:sz w:val="20"/>
            </w:rPr>
          </w:rPrChange>
        </w:rPr>
        <w:t>(2), 133–173. https://doi.org/10.1016/j.jet.2003.12.004</w:t>
      </w:r>
    </w:p>
    <w:p w14:paraId="2C370990" w14:textId="77777777" w:rsidR="00C93915" w:rsidRPr="00DA0C5B" w:rsidRDefault="00C93915" w:rsidP="00C93915">
      <w:pPr>
        <w:pStyle w:val="Bibliography"/>
        <w:rPr>
          <w:sz w:val="20"/>
          <w:lang w:val="en-GB"/>
          <w:rPrChange w:id="252" w:author="Spada, Riccardo" w:date="2026-05-04T11:20:00Z">
            <w:rPr>
              <w:sz w:val="20"/>
            </w:rPr>
          </w:rPrChange>
        </w:rPr>
      </w:pPr>
      <w:r w:rsidRPr="00DA0C5B">
        <w:rPr>
          <w:sz w:val="20"/>
          <w:lang w:val="en-GB"/>
          <w:rPrChange w:id="253" w:author="Spada, Riccardo" w:date="2026-05-04T11:20:00Z">
            <w:rPr>
              <w:sz w:val="20"/>
            </w:rPr>
          </w:rPrChange>
        </w:rPr>
        <w:t xml:space="preserve">Gilboa, I., &amp; </w:t>
      </w:r>
      <w:proofErr w:type="spellStart"/>
      <w:r w:rsidRPr="00DA0C5B">
        <w:rPr>
          <w:sz w:val="20"/>
          <w:lang w:val="en-GB"/>
          <w:rPrChange w:id="254" w:author="Spada, Riccardo" w:date="2026-05-04T11:20:00Z">
            <w:rPr>
              <w:sz w:val="20"/>
            </w:rPr>
          </w:rPrChange>
        </w:rPr>
        <w:t>Schmeidler</w:t>
      </w:r>
      <w:proofErr w:type="spellEnd"/>
      <w:r w:rsidRPr="00DA0C5B">
        <w:rPr>
          <w:sz w:val="20"/>
          <w:lang w:val="en-GB"/>
          <w:rPrChange w:id="255" w:author="Spada, Riccardo" w:date="2026-05-04T11:20:00Z">
            <w:rPr>
              <w:sz w:val="20"/>
            </w:rPr>
          </w:rPrChange>
        </w:rPr>
        <w:t xml:space="preserve">, D. (1989). </w:t>
      </w:r>
      <w:proofErr w:type="spellStart"/>
      <w:r w:rsidRPr="00DA0C5B">
        <w:rPr>
          <w:sz w:val="20"/>
          <w:lang w:val="en-GB"/>
          <w:rPrChange w:id="256" w:author="Spada, Riccardo" w:date="2026-05-04T11:20:00Z">
            <w:rPr>
              <w:sz w:val="20"/>
            </w:rPr>
          </w:rPrChange>
        </w:rPr>
        <w:t>Maxmin</w:t>
      </w:r>
      <w:proofErr w:type="spellEnd"/>
      <w:r w:rsidRPr="00DA0C5B">
        <w:rPr>
          <w:sz w:val="20"/>
          <w:lang w:val="en-GB"/>
          <w:rPrChange w:id="257" w:author="Spada, Riccardo" w:date="2026-05-04T11:20:00Z">
            <w:rPr>
              <w:sz w:val="20"/>
            </w:rPr>
          </w:rPrChange>
        </w:rPr>
        <w:t xml:space="preserve"> expected utility with non-unique prior. </w:t>
      </w:r>
      <w:r w:rsidRPr="00DA0C5B">
        <w:rPr>
          <w:i/>
          <w:iCs/>
          <w:sz w:val="20"/>
          <w:lang w:val="en-GB"/>
          <w:rPrChange w:id="258" w:author="Spada, Riccardo" w:date="2026-05-04T11:20:00Z">
            <w:rPr>
              <w:i/>
              <w:iCs/>
              <w:sz w:val="20"/>
            </w:rPr>
          </w:rPrChange>
        </w:rPr>
        <w:t>Journal of Mathematical Economics</w:t>
      </w:r>
      <w:r w:rsidRPr="00DA0C5B">
        <w:rPr>
          <w:sz w:val="20"/>
          <w:lang w:val="en-GB"/>
          <w:rPrChange w:id="259" w:author="Spada, Riccardo" w:date="2026-05-04T11:20:00Z">
            <w:rPr>
              <w:sz w:val="20"/>
            </w:rPr>
          </w:rPrChange>
        </w:rPr>
        <w:t xml:space="preserve">, </w:t>
      </w:r>
      <w:r w:rsidRPr="00DA0C5B">
        <w:rPr>
          <w:i/>
          <w:iCs/>
          <w:sz w:val="20"/>
          <w:lang w:val="en-GB"/>
          <w:rPrChange w:id="260" w:author="Spada, Riccardo" w:date="2026-05-04T11:20:00Z">
            <w:rPr>
              <w:i/>
              <w:iCs/>
              <w:sz w:val="20"/>
            </w:rPr>
          </w:rPrChange>
        </w:rPr>
        <w:t>18</w:t>
      </w:r>
      <w:r w:rsidRPr="00DA0C5B">
        <w:rPr>
          <w:sz w:val="20"/>
          <w:lang w:val="en-GB"/>
          <w:rPrChange w:id="261" w:author="Spada, Riccardo" w:date="2026-05-04T11:20:00Z">
            <w:rPr>
              <w:sz w:val="20"/>
            </w:rPr>
          </w:rPrChange>
        </w:rPr>
        <w:t>(2), 141–153. https://doi.org/10.1016/0304-4068(89)90018-9</w:t>
      </w:r>
    </w:p>
    <w:p w14:paraId="5676B6E6" w14:textId="77777777" w:rsidR="00C93915" w:rsidRPr="00DA0C5B" w:rsidRDefault="00C93915" w:rsidP="00C93915">
      <w:pPr>
        <w:pStyle w:val="Bibliography"/>
        <w:rPr>
          <w:sz w:val="20"/>
          <w:lang w:val="en-GB"/>
          <w:rPrChange w:id="262" w:author="Spada, Riccardo" w:date="2026-05-04T11:20:00Z">
            <w:rPr>
              <w:sz w:val="20"/>
            </w:rPr>
          </w:rPrChange>
        </w:rPr>
      </w:pPr>
      <w:r w:rsidRPr="00DA0C5B">
        <w:rPr>
          <w:sz w:val="20"/>
          <w:lang w:val="en-GB"/>
          <w:rPrChange w:id="263" w:author="Spada, Riccardo" w:date="2026-05-04T11:20:00Z">
            <w:rPr>
              <w:sz w:val="20"/>
            </w:rPr>
          </w:rPrChange>
        </w:rPr>
        <w:t xml:space="preserve">Hardaker, J. B., </w:t>
      </w:r>
      <w:proofErr w:type="spellStart"/>
      <w:r w:rsidRPr="00DA0C5B">
        <w:rPr>
          <w:sz w:val="20"/>
          <w:lang w:val="en-GB"/>
          <w:rPrChange w:id="264" w:author="Spada, Riccardo" w:date="2026-05-04T11:20:00Z">
            <w:rPr>
              <w:sz w:val="20"/>
            </w:rPr>
          </w:rPrChange>
        </w:rPr>
        <w:t>Huirne</w:t>
      </w:r>
      <w:proofErr w:type="spellEnd"/>
      <w:r w:rsidRPr="00DA0C5B">
        <w:rPr>
          <w:sz w:val="20"/>
          <w:lang w:val="en-GB"/>
          <w:rPrChange w:id="265" w:author="Spada, Riccardo" w:date="2026-05-04T11:20:00Z">
            <w:rPr>
              <w:sz w:val="20"/>
            </w:rPr>
          </w:rPrChange>
        </w:rPr>
        <w:t xml:space="preserve">, R. B. M., Anderson, J. R., &amp; Lien, G. (2015). </w:t>
      </w:r>
      <w:r w:rsidRPr="00DA0C5B">
        <w:rPr>
          <w:i/>
          <w:iCs/>
          <w:sz w:val="20"/>
          <w:lang w:val="en-GB"/>
          <w:rPrChange w:id="266" w:author="Spada, Riccardo" w:date="2026-05-04T11:20:00Z">
            <w:rPr>
              <w:i/>
              <w:iCs/>
              <w:sz w:val="20"/>
            </w:rPr>
          </w:rPrChange>
        </w:rPr>
        <w:t>Coping With Risk in Agriculture</w:t>
      </w:r>
      <w:r w:rsidRPr="00DA0C5B">
        <w:rPr>
          <w:sz w:val="20"/>
          <w:lang w:val="en-GB"/>
          <w:rPrChange w:id="267" w:author="Spada, Riccardo" w:date="2026-05-04T11:20:00Z">
            <w:rPr>
              <w:sz w:val="20"/>
            </w:rPr>
          </w:rPrChange>
        </w:rPr>
        <w:t xml:space="preserve"> (3rd ed.). CABI Publishing. https://www.cabidigitallibrary.org/doi/book/10.1079/9781780645742.0000</w:t>
      </w:r>
    </w:p>
    <w:p w14:paraId="23536A60" w14:textId="77777777" w:rsidR="00C93915" w:rsidRPr="00DA0C5B" w:rsidRDefault="00C93915" w:rsidP="00C93915">
      <w:pPr>
        <w:pStyle w:val="Bibliography"/>
        <w:rPr>
          <w:sz w:val="20"/>
          <w:lang w:val="en-GB"/>
          <w:rPrChange w:id="268" w:author="Spada, Riccardo" w:date="2026-05-04T11:20:00Z">
            <w:rPr>
              <w:sz w:val="20"/>
            </w:rPr>
          </w:rPrChange>
        </w:rPr>
      </w:pPr>
      <w:r w:rsidRPr="00DA0C5B">
        <w:rPr>
          <w:sz w:val="20"/>
          <w:lang w:val="en-GB"/>
          <w:rPrChange w:id="269" w:author="Spada, Riccardo" w:date="2026-05-04T11:20:00Z">
            <w:rPr>
              <w:sz w:val="20"/>
            </w:rPr>
          </w:rPrChange>
        </w:rPr>
        <w:t xml:space="preserve">Hernández-Ochoa, I. M., </w:t>
      </w:r>
      <w:proofErr w:type="spellStart"/>
      <w:r w:rsidRPr="00DA0C5B">
        <w:rPr>
          <w:sz w:val="20"/>
          <w:lang w:val="en-GB"/>
          <w:rPrChange w:id="270" w:author="Spada, Riccardo" w:date="2026-05-04T11:20:00Z">
            <w:rPr>
              <w:sz w:val="20"/>
            </w:rPr>
          </w:rPrChange>
        </w:rPr>
        <w:t>Gaiser</w:t>
      </w:r>
      <w:proofErr w:type="spellEnd"/>
      <w:r w:rsidRPr="00DA0C5B">
        <w:rPr>
          <w:sz w:val="20"/>
          <w:lang w:val="en-GB"/>
          <w:rPrChange w:id="271" w:author="Spada, Riccardo" w:date="2026-05-04T11:20:00Z">
            <w:rPr>
              <w:sz w:val="20"/>
            </w:rPr>
          </w:rPrChange>
        </w:rPr>
        <w:t xml:space="preserve">, T., </w:t>
      </w:r>
      <w:proofErr w:type="spellStart"/>
      <w:r w:rsidRPr="00DA0C5B">
        <w:rPr>
          <w:sz w:val="20"/>
          <w:lang w:val="en-GB"/>
          <w:rPrChange w:id="272" w:author="Spada, Riccardo" w:date="2026-05-04T11:20:00Z">
            <w:rPr>
              <w:sz w:val="20"/>
            </w:rPr>
          </w:rPrChange>
        </w:rPr>
        <w:t>Hüging</w:t>
      </w:r>
      <w:proofErr w:type="spellEnd"/>
      <w:r w:rsidRPr="00DA0C5B">
        <w:rPr>
          <w:sz w:val="20"/>
          <w:lang w:val="en-GB"/>
          <w:rPrChange w:id="273" w:author="Spada, Riccardo" w:date="2026-05-04T11:20:00Z">
            <w:rPr>
              <w:sz w:val="20"/>
            </w:rPr>
          </w:rPrChange>
        </w:rPr>
        <w:t xml:space="preserve">, H., &amp; Ewert, F. (2023). Yield components and yield quality of old and modern wheat cultivars as affected by cultivar release date, N fertilization and environment in Germany. </w:t>
      </w:r>
      <w:r w:rsidRPr="00DA0C5B">
        <w:rPr>
          <w:i/>
          <w:iCs/>
          <w:sz w:val="20"/>
          <w:lang w:val="en-GB"/>
          <w:rPrChange w:id="274" w:author="Spada, Riccardo" w:date="2026-05-04T11:20:00Z">
            <w:rPr>
              <w:i/>
              <w:iCs/>
              <w:sz w:val="20"/>
            </w:rPr>
          </w:rPrChange>
        </w:rPr>
        <w:t>Field Crops Research</w:t>
      </w:r>
      <w:r w:rsidRPr="00DA0C5B">
        <w:rPr>
          <w:sz w:val="20"/>
          <w:lang w:val="en-GB"/>
          <w:rPrChange w:id="275" w:author="Spada, Riccardo" w:date="2026-05-04T11:20:00Z">
            <w:rPr>
              <w:sz w:val="20"/>
            </w:rPr>
          </w:rPrChange>
        </w:rPr>
        <w:t xml:space="preserve">, </w:t>
      </w:r>
      <w:r w:rsidRPr="00DA0C5B">
        <w:rPr>
          <w:i/>
          <w:iCs/>
          <w:sz w:val="20"/>
          <w:lang w:val="en-GB"/>
          <w:rPrChange w:id="276" w:author="Spada, Riccardo" w:date="2026-05-04T11:20:00Z">
            <w:rPr>
              <w:i/>
              <w:iCs/>
              <w:sz w:val="20"/>
            </w:rPr>
          </w:rPrChange>
        </w:rPr>
        <w:t>302</w:t>
      </w:r>
      <w:r w:rsidRPr="00DA0C5B">
        <w:rPr>
          <w:sz w:val="20"/>
          <w:lang w:val="en-GB"/>
          <w:rPrChange w:id="277" w:author="Spada, Riccardo" w:date="2026-05-04T11:20:00Z">
            <w:rPr>
              <w:sz w:val="20"/>
            </w:rPr>
          </w:rPrChange>
        </w:rPr>
        <w:t>, 109094. https://doi.org/10.1016/j.fcr.2023.109094</w:t>
      </w:r>
    </w:p>
    <w:p w14:paraId="5224B007" w14:textId="77777777" w:rsidR="00C93915" w:rsidRPr="00DA0C5B" w:rsidRDefault="00C93915" w:rsidP="00C93915">
      <w:pPr>
        <w:pStyle w:val="Bibliography"/>
        <w:rPr>
          <w:sz w:val="20"/>
          <w:lang w:val="en-GB"/>
          <w:rPrChange w:id="278" w:author="Spada, Riccardo" w:date="2026-05-04T11:20:00Z">
            <w:rPr>
              <w:sz w:val="20"/>
            </w:rPr>
          </w:rPrChange>
        </w:rPr>
      </w:pPr>
      <w:r w:rsidRPr="00DA0C5B">
        <w:rPr>
          <w:sz w:val="20"/>
          <w:lang w:val="en-GB"/>
          <w:rPrChange w:id="279" w:author="Spada, Riccardo" w:date="2026-05-04T11:20:00Z">
            <w:rPr>
              <w:sz w:val="20"/>
            </w:rPr>
          </w:rPrChange>
        </w:rPr>
        <w:t xml:space="preserve">IFA. (2022). </w:t>
      </w:r>
      <w:r w:rsidRPr="00DA0C5B">
        <w:rPr>
          <w:i/>
          <w:iCs/>
          <w:sz w:val="20"/>
          <w:lang w:val="en-GB"/>
          <w:rPrChange w:id="280" w:author="Spada, Riccardo" w:date="2026-05-04T11:20:00Z">
            <w:rPr>
              <w:i/>
              <w:iCs/>
              <w:sz w:val="20"/>
            </w:rPr>
          </w:rPrChange>
        </w:rPr>
        <w:t>Fertilizer use by crop and country for the 2017-2018 period</w:t>
      </w:r>
      <w:r w:rsidRPr="00DA0C5B">
        <w:rPr>
          <w:sz w:val="20"/>
          <w:lang w:val="en-GB"/>
          <w:rPrChange w:id="281" w:author="Spada, Riccardo" w:date="2026-05-04T11:20:00Z">
            <w:rPr>
              <w:sz w:val="20"/>
            </w:rPr>
          </w:rPrChange>
        </w:rPr>
        <w:t>. International Fertilizer Association (IFA). https://www.ifastat.org/consumption/fertilizer-use-by-crop</w:t>
      </w:r>
    </w:p>
    <w:p w14:paraId="6481DD80" w14:textId="77777777" w:rsidR="00C93915" w:rsidRPr="00DA0C5B" w:rsidRDefault="00C93915" w:rsidP="00C93915">
      <w:pPr>
        <w:pStyle w:val="Bibliography"/>
        <w:rPr>
          <w:sz w:val="20"/>
          <w:lang w:val="en-GB"/>
          <w:rPrChange w:id="282" w:author="Spada, Riccardo" w:date="2026-05-04T11:20:00Z">
            <w:rPr>
              <w:sz w:val="20"/>
            </w:rPr>
          </w:rPrChange>
        </w:rPr>
      </w:pPr>
      <w:r w:rsidRPr="00DA0C5B">
        <w:rPr>
          <w:sz w:val="20"/>
          <w:lang w:val="en-GB"/>
          <w:rPrChange w:id="283" w:author="Spada, Riccardo" w:date="2026-05-04T11:20:00Z">
            <w:rPr>
              <w:sz w:val="20"/>
            </w:rPr>
          </w:rPrChange>
        </w:rPr>
        <w:t xml:space="preserve">Just, R. E., &amp; Pope, R. D. (1978). Stochastic specification of production functions and economic implications. </w:t>
      </w:r>
      <w:r w:rsidRPr="00DA0C5B">
        <w:rPr>
          <w:i/>
          <w:iCs/>
          <w:sz w:val="20"/>
          <w:lang w:val="en-GB"/>
          <w:rPrChange w:id="284" w:author="Spada, Riccardo" w:date="2026-05-04T11:20:00Z">
            <w:rPr>
              <w:i/>
              <w:iCs/>
              <w:sz w:val="20"/>
            </w:rPr>
          </w:rPrChange>
        </w:rPr>
        <w:t>Journal of Econometrics</w:t>
      </w:r>
      <w:r w:rsidRPr="00DA0C5B">
        <w:rPr>
          <w:sz w:val="20"/>
          <w:lang w:val="en-GB"/>
          <w:rPrChange w:id="285" w:author="Spada, Riccardo" w:date="2026-05-04T11:20:00Z">
            <w:rPr>
              <w:sz w:val="20"/>
            </w:rPr>
          </w:rPrChange>
        </w:rPr>
        <w:t xml:space="preserve">, </w:t>
      </w:r>
      <w:r w:rsidRPr="00DA0C5B">
        <w:rPr>
          <w:i/>
          <w:iCs/>
          <w:sz w:val="20"/>
          <w:lang w:val="en-GB"/>
          <w:rPrChange w:id="286" w:author="Spada, Riccardo" w:date="2026-05-04T11:20:00Z">
            <w:rPr>
              <w:i/>
              <w:iCs/>
              <w:sz w:val="20"/>
            </w:rPr>
          </w:rPrChange>
        </w:rPr>
        <w:t>7</w:t>
      </w:r>
      <w:r w:rsidRPr="00DA0C5B">
        <w:rPr>
          <w:sz w:val="20"/>
          <w:lang w:val="en-GB"/>
          <w:rPrChange w:id="287" w:author="Spada, Riccardo" w:date="2026-05-04T11:20:00Z">
            <w:rPr>
              <w:sz w:val="20"/>
            </w:rPr>
          </w:rPrChange>
        </w:rPr>
        <w:t>(1), 67–86. https://doi.org/10.1016/0304-4076(78)90006-4</w:t>
      </w:r>
    </w:p>
    <w:p w14:paraId="651B52FC" w14:textId="77777777" w:rsidR="00C93915" w:rsidRPr="00DA0C5B" w:rsidRDefault="00C93915" w:rsidP="00C93915">
      <w:pPr>
        <w:pStyle w:val="Bibliography"/>
        <w:rPr>
          <w:sz w:val="20"/>
          <w:lang w:val="en-GB"/>
          <w:rPrChange w:id="288" w:author="Spada, Riccardo" w:date="2026-05-04T11:20:00Z">
            <w:rPr>
              <w:sz w:val="20"/>
            </w:rPr>
          </w:rPrChange>
        </w:rPr>
      </w:pPr>
      <w:r w:rsidRPr="00DA0C5B">
        <w:rPr>
          <w:sz w:val="20"/>
          <w:lang w:val="en-GB"/>
          <w:rPrChange w:id="289" w:author="Spada, Riccardo" w:date="2026-05-04T11:20:00Z">
            <w:rPr>
              <w:sz w:val="20"/>
            </w:rPr>
          </w:rPrChange>
        </w:rPr>
        <w:t xml:space="preserve">Just, R. E., &amp; Pope, R. D. (1979). Production Function Estimation and Related Risk Considerations. </w:t>
      </w:r>
      <w:r w:rsidRPr="00DA0C5B">
        <w:rPr>
          <w:i/>
          <w:iCs/>
          <w:sz w:val="20"/>
          <w:lang w:val="en-GB"/>
          <w:rPrChange w:id="290" w:author="Spada, Riccardo" w:date="2026-05-04T11:20:00Z">
            <w:rPr>
              <w:i/>
              <w:iCs/>
              <w:sz w:val="20"/>
            </w:rPr>
          </w:rPrChange>
        </w:rPr>
        <w:t>American Journal of Agricultural Economics</w:t>
      </w:r>
      <w:r w:rsidRPr="00DA0C5B">
        <w:rPr>
          <w:sz w:val="20"/>
          <w:lang w:val="en-GB"/>
          <w:rPrChange w:id="291" w:author="Spada, Riccardo" w:date="2026-05-04T11:20:00Z">
            <w:rPr>
              <w:sz w:val="20"/>
            </w:rPr>
          </w:rPrChange>
        </w:rPr>
        <w:t xml:space="preserve">, </w:t>
      </w:r>
      <w:r w:rsidRPr="00DA0C5B">
        <w:rPr>
          <w:i/>
          <w:iCs/>
          <w:sz w:val="20"/>
          <w:lang w:val="en-GB"/>
          <w:rPrChange w:id="292" w:author="Spada, Riccardo" w:date="2026-05-04T11:20:00Z">
            <w:rPr>
              <w:i/>
              <w:iCs/>
              <w:sz w:val="20"/>
            </w:rPr>
          </w:rPrChange>
        </w:rPr>
        <w:t>61</w:t>
      </w:r>
      <w:r w:rsidRPr="00DA0C5B">
        <w:rPr>
          <w:sz w:val="20"/>
          <w:lang w:val="en-GB"/>
          <w:rPrChange w:id="293" w:author="Spada, Riccardo" w:date="2026-05-04T11:20:00Z">
            <w:rPr>
              <w:sz w:val="20"/>
            </w:rPr>
          </w:rPrChange>
        </w:rPr>
        <w:t>(2), 276–284. https://doi.org/10.2307/1239732</w:t>
      </w:r>
    </w:p>
    <w:p w14:paraId="644B856E" w14:textId="77777777" w:rsidR="00C93915" w:rsidRPr="00DA0C5B" w:rsidRDefault="00C93915" w:rsidP="00C93915">
      <w:pPr>
        <w:pStyle w:val="Bibliography"/>
        <w:rPr>
          <w:sz w:val="20"/>
          <w:lang w:val="en-GB"/>
          <w:rPrChange w:id="294" w:author="Spada, Riccardo" w:date="2026-05-04T11:20:00Z">
            <w:rPr>
              <w:sz w:val="20"/>
            </w:rPr>
          </w:rPrChange>
        </w:rPr>
      </w:pPr>
      <w:r w:rsidRPr="00DA0C5B">
        <w:rPr>
          <w:sz w:val="20"/>
          <w:lang w:val="en-GB"/>
          <w:rPrChange w:id="295" w:author="Spada, Riccardo" w:date="2026-05-04T11:20:00Z">
            <w:rPr>
              <w:sz w:val="20"/>
            </w:rPr>
          </w:rPrChange>
        </w:rPr>
        <w:t xml:space="preserve">Knight, F. H. (1921). </w:t>
      </w:r>
      <w:r w:rsidRPr="00DA0C5B">
        <w:rPr>
          <w:i/>
          <w:iCs/>
          <w:sz w:val="20"/>
          <w:lang w:val="en-GB"/>
          <w:rPrChange w:id="296" w:author="Spada, Riccardo" w:date="2026-05-04T11:20:00Z">
            <w:rPr>
              <w:i/>
              <w:iCs/>
              <w:sz w:val="20"/>
            </w:rPr>
          </w:rPrChange>
        </w:rPr>
        <w:t>Risk, uncertainty and profit</w:t>
      </w:r>
      <w:r w:rsidRPr="00DA0C5B">
        <w:rPr>
          <w:sz w:val="20"/>
          <w:lang w:val="en-GB"/>
          <w:rPrChange w:id="297" w:author="Spada, Riccardo" w:date="2026-05-04T11:20:00Z">
            <w:rPr>
              <w:sz w:val="20"/>
            </w:rPr>
          </w:rPrChange>
        </w:rPr>
        <w:t xml:space="preserve"> (Vol. 31). Houghton Mifflin.</w:t>
      </w:r>
    </w:p>
    <w:p w14:paraId="404ABEC7" w14:textId="77777777" w:rsidR="00C93915" w:rsidRPr="00DA0C5B" w:rsidRDefault="00C93915" w:rsidP="00C93915">
      <w:pPr>
        <w:pStyle w:val="Bibliography"/>
        <w:rPr>
          <w:sz w:val="20"/>
          <w:lang w:val="en-GB"/>
          <w:rPrChange w:id="298" w:author="Spada, Riccardo" w:date="2026-05-04T11:20:00Z">
            <w:rPr>
              <w:sz w:val="20"/>
            </w:rPr>
          </w:rPrChange>
        </w:rPr>
      </w:pPr>
      <w:proofErr w:type="spellStart"/>
      <w:r w:rsidRPr="00DA0C5B">
        <w:rPr>
          <w:sz w:val="20"/>
          <w:lang w:val="en-GB"/>
          <w:rPrChange w:id="299" w:author="Spada, Riccardo" w:date="2026-05-04T11:20:00Z">
            <w:rPr>
              <w:sz w:val="20"/>
            </w:rPr>
          </w:rPrChange>
        </w:rPr>
        <w:t>Koenker</w:t>
      </w:r>
      <w:proofErr w:type="spellEnd"/>
      <w:r w:rsidRPr="00DA0C5B">
        <w:rPr>
          <w:sz w:val="20"/>
          <w:lang w:val="en-GB"/>
          <w:rPrChange w:id="300" w:author="Spada, Riccardo" w:date="2026-05-04T11:20:00Z">
            <w:rPr>
              <w:sz w:val="20"/>
            </w:rPr>
          </w:rPrChange>
        </w:rPr>
        <w:t xml:space="preserve">, R. (2005). </w:t>
      </w:r>
      <w:r w:rsidRPr="00DA0C5B">
        <w:rPr>
          <w:i/>
          <w:iCs/>
          <w:sz w:val="20"/>
          <w:lang w:val="en-GB"/>
          <w:rPrChange w:id="301" w:author="Spada, Riccardo" w:date="2026-05-04T11:20:00Z">
            <w:rPr>
              <w:i/>
              <w:iCs/>
              <w:sz w:val="20"/>
            </w:rPr>
          </w:rPrChange>
        </w:rPr>
        <w:t>Quantile Regression</w:t>
      </w:r>
      <w:r w:rsidRPr="00DA0C5B">
        <w:rPr>
          <w:sz w:val="20"/>
          <w:lang w:val="en-GB"/>
          <w:rPrChange w:id="302" w:author="Spada, Riccardo" w:date="2026-05-04T11:20:00Z">
            <w:rPr>
              <w:sz w:val="20"/>
            </w:rPr>
          </w:rPrChange>
        </w:rPr>
        <w:t>. Cambridge University Press. https://doi.org/10.1017/CBO9780511754098</w:t>
      </w:r>
    </w:p>
    <w:p w14:paraId="0E85AEC3" w14:textId="77777777" w:rsidR="00C93915" w:rsidRPr="00DA0C5B" w:rsidRDefault="00C93915" w:rsidP="00C93915">
      <w:pPr>
        <w:pStyle w:val="Bibliography"/>
        <w:rPr>
          <w:sz w:val="20"/>
          <w:lang w:val="en-GB"/>
          <w:rPrChange w:id="303" w:author="Spada, Riccardo" w:date="2026-05-04T11:20:00Z">
            <w:rPr>
              <w:sz w:val="20"/>
            </w:rPr>
          </w:rPrChange>
        </w:rPr>
      </w:pPr>
      <w:proofErr w:type="spellStart"/>
      <w:r w:rsidRPr="00C93915">
        <w:rPr>
          <w:sz w:val="20"/>
        </w:rPr>
        <w:t>Koenker</w:t>
      </w:r>
      <w:proofErr w:type="spellEnd"/>
      <w:r w:rsidRPr="00C93915">
        <w:rPr>
          <w:sz w:val="20"/>
        </w:rPr>
        <w:t xml:space="preserve">, R., &amp; </w:t>
      </w:r>
      <w:proofErr w:type="spellStart"/>
      <w:r w:rsidRPr="00C93915">
        <w:rPr>
          <w:sz w:val="20"/>
        </w:rPr>
        <w:t>Machado</w:t>
      </w:r>
      <w:proofErr w:type="spellEnd"/>
      <w:r w:rsidRPr="00C93915">
        <w:rPr>
          <w:sz w:val="20"/>
        </w:rPr>
        <w:t xml:space="preserve">, J. A. F. (1999). </w:t>
      </w:r>
      <w:r w:rsidRPr="00DA0C5B">
        <w:rPr>
          <w:sz w:val="20"/>
          <w:lang w:val="en-GB"/>
          <w:rPrChange w:id="304" w:author="Spada, Riccardo" w:date="2026-05-04T11:20:00Z">
            <w:rPr>
              <w:sz w:val="20"/>
            </w:rPr>
          </w:rPrChange>
        </w:rPr>
        <w:t xml:space="preserve">Goodness of Fit and Related Inference Processes for Quantile Regression. </w:t>
      </w:r>
      <w:r w:rsidRPr="00DA0C5B">
        <w:rPr>
          <w:i/>
          <w:iCs/>
          <w:sz w:val="20"/>
          <w:lang w:val="en-GB"/>
          <w:rPrChange w:id="305" w:author="Spada, Riccardo" w:date="2026-05-04T11:20:00Z">
            <w:rPr>
              <w:i/>
              <w:iCs/>
              <w:sz w:val="20"/>
            </w:rPr>
          </w:rPrChange>
        </w:rPr>
        <w:t>Journal of the American Statistical Association</w:t>
      </w:r>
      <w:r w:rsidRPr="00DA0C5B">
        <w:rPr>
          <w:sz w:val="20"/>
          <w:lang w:val="en-GB"/>
          <w:rPrChange w:id="306" w:author="Spada, Riccardo" w:date="2026-05-04T11:20:00Z">
            <w:rPr>
              <w:sz w:val="20"/>
            </w:rPr>
          </w:rPrChange>
        </w:rPr>
        <w:t xml:space="preserve">, </w:t>
      </w:r>
      <w:r w:rsidRPr="00DA0C5B">
        <w:rPr>
          <w:i/>
          <w:iCs/>
          <w:sz w:val="20"/>
          <w:lang w:val="en-GB"/>
          <w:rPrChange w:id="307" w:author="Spada, Riccardo" w:date="2026-05-04T11:20:00Z">
            <w:rPr>
              <w:i/>
              <w:iCs/>
              <w:sz w:val="20"/>
            </w:rPr>
          </w:rPrChange>
        </w:rPr>
        <w:t>94</w:t>
      </w:r>
      <w:r w:rsidRPr="00DA0C5B">
        <w:rPr>
          <w:sz w:val="20"/>
          <w:lang w:val="en-GB"/>
          <w:rPrChange w:id="308" w:author="Spada, Riccardo" w:date="2026-05-04T11:20:00Z">
            <w:rPr>
              <w:sz w:val="20"/>
            </w:rPr>
          </w:rPrChange>
        </w:rPr>
        <w:t>(448), 1296–1310. https://doi.org/10.1080/01621459.1999.10473882</w:t>
      </w:r>
    </w:p>
    <w:p w14:paraId="398E39D8" w14:textId="77777777" w:rsidR="00C93915" w:rsidRPr="00DA0C5B" w:rsidRDefault="00C93915" w:rsidP="00C93915">
      <w:pPr>
        <w:pStyle w:val="Bibliography"/>
        <w:rPr>
          <w:sz w:val="20"/>
          <w:lang w:val="en-GB"/>
          <w:rPrChange w:id="309" w:author="Spada, Riccardo" w:date="2026-05-04T11:20:00Z">
            <w:rPr>
              <w:sz w:val="20"/>
            </w:rPr>
          </w:rPrChange>
        </w:rPr>
      </w:pPr>
      <w:proofErr w:type="spellStart"/>
      <w:r w:rsidRPr="00DA0C5B">
        <w:rPr>
          <w:sz w:val="20"/>
          <w:lang w:val="en-GB"/>
          <w:rPrChange w:id="310" w:author="Spada, Riccardo" w:date="2026-05-04T11:20:00Z">
            <w:rPr>
              <w:sz w:val="20"/>
            </w:rPr>
          </w:rPrChange>
        </w:rPr>
        <w:t>Koenker</w:t>
      </w:r>
      <w:proofErr w:type="spellEnd"/>
      <w:r w:rsidRPr="00DA0C5B">
        <w:rPr>
          <w:sz w:val="20"/>
          <w:lang w:val="en-GB"/>
          <w:rPrChange w:id="311" w:author="Spada, Riccardo" w:date="2026-05-04T11:20:00Z">
            <w:rPr>
              <w:sz w:val="20"/>
            </w:rPr>
          </w:rPrChange>
        </w:rPr>
        <w:t xml:space="preserve">, R., &amp; Xiao, Z. (2006). Quantile Autoregression. </w:t>
      </w:r>
      <w:r w:rsidRPr="00DA0C5B">
        <w:rPr>
          <w:i/>
          <w:iCs/>
          <w:sz w:val="20"/>
          <w:lang w:val="en-GB"/>
          <w:rPrChange w:id="312" w:author="Spada, Riccardo" w:date="2026-05-04T11:20:00Z">
            <w:rPr>
              <w:i/>
              <w:iCs/>
              <w:sz w:val="20"/>
            </w:rPr>
          </w:rPrChange>
        </w:rPr>
        <w:t>Journal of the American Statistical Association</w:t>
      </w:r>
      <w:r w:rsidRPr="00DA0C5B">
        <w:rPr>
          <w:sz w:val="20"/>
          <w:lang w:val="en-GB"/>
          <w:rPrChange w:id="313" w:author="Spada, Riccardo" w:date="2026-05-04T11:20:00Z">
            <w:rPr>
              <w:sz w:val="20"/>
            </w:rPr>
          </w:rPrChange>
        </w:rPr>
        <w:t xml:space="preserve">, </w:t>
      </w:r>
      <w:r w:rsidRPr="00DA0C5B">
        <w:rPr>
          <w:i/>
          <w:iCs/>
          <w:sz w:val="20"/>
          <w:lang w:val="en-GB"/>
          <w:rPrChange w:id="314" w:author="Spada, Riccardo" w:date="2026-05-04T11:20:00Z">
            <w:rPr>
              <w:i/>
              <w:iCs/>
              <w:sz w:val="20"/>
            </w:rPr>
          </w:rPrChange>
        </w:rPr>
        <w:t>101</w:t>
      </w:r>
      <w:r w:rsidRPr="00DA0C5B">
        <w:rPr>
          <w:sz w:val="20"/>
          <w:lang w:val="en-GB"/>
          <w:rPrChange w:id="315" w:author="Spada, Riccardo" w:date="2026-05-04T11:20:00Z">
            <w:rPr>
              <w:sz w:val="20"/>
            </w:rPr>
          </w:rPrChange>
        </w:rPr>
        <w:t>(475), 980–990. https://doi.org/10.1198/016214506000000672</w:t>
      </w:r>
    </w:p>
    <w:p w14:paraId="204DE67E" w14:textId="77777777" w:rsidR="00C93915" w:rsidRPr="00DA0C5B" w:rsidRDefault="00C93915" w:rsidP="00C93915">
      <w:pPr>
        <w:pStyle w:val="Bibliography"/>
        <w:rPr>
          <w:sz w:val="20"/>
          <w:lang w:val="en-GB"/>
          <w:rPrChange w:id="316" w:author="Spada, Riccardo" w:date="2026-05-04T11:20:00Z">
            <w:rPr>
              <w:sz w:val="20"/>
            </w:rPr>
          </w:rPrChange>
        </w:rPr>
      </w:pPr>
      <w:proofErr w:type="spellStart"/>
      <w:r w:rsidRPr="00DA0C5B">
        <w:rPr>
          <w:sz w:val="20"/>
          <w:lang w:val="en-GB"/>
          <w:rPrChange w:id="317" w:author="Spada, Riccardo" w:date="2026-05-04T11:20:00Z">
            <w:rPr>
              <w:sz w:val="20"/>
            </w:rPr>
          </w:rPrChange>
        </w:rPr>
        <w:lastRenderedPageBreak/>
        <w:t>K</w:t>
      </w:r>
      <w:r w:rsidRPr="00DA0C5B">
        <w:rPr>
          <w:rFonts w:hint="eastAsia"/>
          <w:sz w:val="20"/>
          <w:lang w:val="en-GB"/>
          <w:rPrChange w:id="318" w:author="Spada, Riccardo" w:date="2026-05-04T11:20:00Z">
            <w:rPr>
              <w:rFonts w:hint="eastAsia"/>
              <w:sz w:val="20"/>
            </w:rPr>
          </w:rPrChange>
        </w:rPr>
        <w:t>ő</w:t>
      </w:r>
      <w:r w:rsidRPr="00DA0C5B">
        <w:rPr>
          <w:sz w:val="20"/>
          <w:lang w:val="en-GB"/>
          <w:rPrChange w:id="319" w:author="Spada, Riccardo" w:date="2026-05-04T11:20:00Z">
            <w:rPr>
              <w:sz w:val="20"/>
            </w:rPr>
          </w:rPrChange>
        </w:rPr>
        <w:t>szegi</w:t>
      </w:r>
      <w:proofErr w:type="spellEnd"/>
      <w:r w:rsidRPr="00DA0C5B">
        <w:rPr>
          <w:sz w:val="20"/>
          <w:lang w:val="en-GB"/>
          <w:rPrChange w:id="320" w:author="Spada, Riccardo" w:date="2026-05-04T11:20:00Z">
            <w:rPr>
              <w:sz w:val="20"/>
            </w:rPr>
          </w:rPrChange>
        </w:rPr>
        <w:t xml:space="preserve">, B., &amp; Rabin, M. (2007). Reference-Dependent Risk Attitudes. </w:t>
      </w:r>
      <w:r w:rsidRPr="00DA0C5B">
        <w:rPr>
          <w:i/>
          <w:iCs/>
          <w:sz w:val="20"/>
          <w:lang w:val="en-GB"/>
          <w:rPrChange w:id="321" w:author="Spada, Riccardo" w:date="2026-05-04T11:20:00Z">
            <w:rPr>
              <w:i/>
              <w:iCs/>
              <w:sz w:val="20"/>
            </w:rPr>
          </w:rPrChange>
        </w:rPr>
        <w:t>American Economic Review</w:t>
      </w:r>
      <w:r w:rsidRPr="00DA0C5B">
        <w:rPr>
          <w:sz w:val="20"/>
          <w:lang w:val="en-GB"/>
          <w:rPrChange w:id="322" w:author="Spada, Riccardo" w:date="2026-05-04T11:20:00Z">
            <w:rPr>
              <w:sz w:val="20"/>
            </w:rPr>
          </w:rPrChange>
        </w:rPr>
        <w:t xml:space="preserve">, </w:t>
      </w:r>
      <w:r w:rsidRPr="00DA0C5B">
        <w:rPr>
          <w:i/>
          <w:iCs/>
          <w:sz w:val="20"/>
          <w:lang w:val="en-GB"/>
          <w:rPrChange w:id="323" w:author="Spada, Riccardo" w:date="2026-05-04T11:20:00Z">
            <w:rPr>
              <w:i/>
              <w:iCs/>
              <w:sz w:val="20"/>
            </w:rPr>
          </w:rPrChange>
        </w:rPr>
        <w:t>97</w:t>
      </w:r>
      <w:r w:rsidRPr="00DA0C5B">
        <w:rPr>
          <w:sz w:val="20"/>
          <w:lang w:val="en-GB"/>
          <w:rPrChange w:id="324" w:author="Spada, Riccardo" w:date="2026-05-04T11:20:00Z">
            <w:rPr>
              <w:sz w:val="20"/>
            </w:rPr>
          </w:rPrChange>
        </w:rPr>
        <w:t>(4), 1047–1073. https://doi.org/10.1257/aer.97.4.1047</w:t>
      </w:r>
    </w:p>
    <w:p w14:paraId="67902D23" w14:textId="77777777" w:rsidR="00C93915" w:rsidRPr="00DA0C5B" w:rsidRDefault="00C93915" w:rsidP="00C93915">
      <w:pPr>
        <w:pStyle w:val="Bibliography"/>
        <w:rPr>
          <w:sz w:val="20"/>
          <w:lang w:val="en-GB"/>
          <w:rPrChange w:id="325" w:author="Spada, Riccardo" w:date="2026-05-04T11:20:00Z">
            <w:rPr>
              <w:sz w:val="20"/>
            </w:rPr>
          </w:rPrChange>
        </w:rPr>
      </w:pPr>
      <w:proofErr w:type="spellStart"/>
      <w:r w:rsidRPr="00DA0C5B">
        <w:rPr>
          <w:sz w:val="20"/>
          <w:lang w:val="en-GB"/>
          <w:rPrChange w:id="326" w:author="Spada, Riccardo" w:date="2026-05-04T11:20:00Z">
            <w:rPr>
              <w:sz w:val="20"/>
            </w:rPr>
          </w:rPrChange>
        </w:rPr>
        <w:t>Krein</w:t>
      </w:r>
      <w:proofErr w:type="spellEnd"/>
      <w:r w:rsidRPr="00DA0C5B">
        <w:rPr>
          <w:sz w:val="20"/>
          <w:lang w:val="en-GB"/>
          <w:rPrChange w:id="327" w:author="Spada, Riccardo" w:date="2026-05-04T11:20:00Z">
            <w:rPr>
              <w:sz w:val="20"/>
            </w:rPr>
          </w:rPrChange>
        </w:rPr>
        <w:t xml:space="preserve">, D. D. C., </w:t>
      </w:r>
      <w:proofErr w:type="spellStart"/>
      <w:r w:rsidRPr="00DA0C5B">
        <w:rPr>
          <w:sz w:val="20"/>
          <w:lang w:val="en-GB"/>
          <w:rPrChange w:id="328" w:author="Spada, Riccardo" w:date="2026-05-04T11:20:00Z">
            <w:rPr>
              <w:sz w:val="20"/>
            </w:rPr>
          </w:rPrChange>
        </w:rPr>
        <w:t>Rosseto</w:t>
      </w:r>
      <w:proofErr w:type="spellEnd"/>
      <w:r w:rsidRPr="00DA0C5B">
        <w:rPr>
          <w:sz w:val="20"/>
          <w:lang w:val="en-GB"/>
          <w:rPrChange w:id="329" w:author="Spada, Riccardo" w:date="2026-05-04T11:20:00Z">
            <w:rPr>
              <w:sz w:val="20"/>
            </w:rPr>
          </w:rPrChange>
        </w:rPr>
        <w:t xml:space="preserve">, M., </w:t>
      </w:r>
      <w:proofErr w:type="spellStart"/>
      <w:r w:rsidRPr="00DA0C5B">
        <w:rPr>
          <w:sz w:val="20"/>
          <w:lang w:val="en-GB"/>
          <w:rPrChange w:id="330" w:author="Spada, Riccardo" w:date="2026-05-04T11:20:00Z">
            <w:rPr>
              <w:sz w:val="20"/>
            </w:rPr>
          </w:rPrChange>
        </w:rPr>
        <w:t>Cemin</w:t>
      </w:r>
      <w:proofErr w:type="spellEnd"/>
      <w:r w:rsidRPr="00DA0C5B">
        <w:rPr>
          <w:sz w:val="20"/>
          <w:lang w:val="en-GB"/>
          <w:rPrChange w:id="331" w:author="Spada, Riccardo" w:date="2026-05-04T11:20:00Z">
            <w:rPr>
              <w:sz w:val="20"/>
            </w:rPr>
          </w:rPrChange>
        </w:rPr>
        <w:t xml:space="preserve">, F., </w:t>
      </w:r>
      <w:proofErr w:type="spellStart"/>
      <w:r w:rsidRPr="00DA0C5B">
        <w:rPr>
          <w:sz w:val="20"/>
          <w:lang w:val="en-GB"/>
          <w:rPrChange w:id="332" w:author="Spada, Riccardo" w:date="2026-05-04T11:20:00Z">
            <w:rPr>
              <w:sz w:val="20"/>
            </w:rPr>
          </w:rPrChange>
        </w:rPr>
        <w:t>Massuda</w:t>
      </w:r>
      <w:proofErr w:type="spellEnd"/>
      <w:r w:rsidRPr="00DA0C5B">
        <w:rPr>
          <w:sz w:val="20"/>
          <w:lang w:val="en-GB"/>
          <w:rPrChange w:id="333" w:author="Spada, Riccardo" w:date="2026-05-04T11:20:00Z">
            <w:rPr>
              <w:sz w:val="20"/>
            </w:rPr>
          </w:rPrChange>
        </w:rPr>
        <w:t xml:space="preserve">, L. A., &amp; Dettmer, A. (2023). Recent trends and technologies for reduced environmental impacts of fertilizers: A review. </w:t>
      </w:r>
      <w:r w:rsidRPr="00DA0C5B">
        <w:rPr>
          <w:i/>
          <w:iCs/>
          <w:sz w:val="20"/>
          <w:lang w:val="en-GB"/>
          <w:rPrChange w:id="334" w:author="Spada, Riccardo" w:date="2026-05-04T11:20:00Z">
            <w:rPr>
              <w:i/>
              <w:iCs/>
              <w:sz w:val="20"/>
            </w:rPr>
          </w:rPrChange>
        </w:rPr>
        <w:t>International Journal of Environmental Science and Technology</w:t>
      </w:r>
      <w:r w:rsidRPr="00DA0C5B">
        <w:rPr>
          <w:sz w:val="20"/>
          <w:lang w:val="en-GB"/>
          <w:rPrChange w:id="335" w:author="Spada, Riccardo" w:date="2026-05-04T11:20:00Z">
            <w:rPr>
              <w:sz w:val="20"/>
            </w:rPr>
          </w:rPrChange>
        </w:rPr>
        <w:t xml:space="preserve">, </w:t>
      </w:r>
      <w:r w:rsidRPr="00DA0C5B">
        <w:rPr>
          <w:i/>
          <w:iCs/>
          <w:sz w:val="20"/>
          <w:lang w:val="en-GB"/>
          <w:rPrChange w:id="336" w:author="Spada, Riccardo" w:date="2026-05-04T11:20:00Z">
            <w:rPr>
              <w:i/>
              <w:iCs/>
              <w:sz w:val="20"/>
            </w:rPr>
          </w:rPrChange>
        </w:rPr>
        <w:t>20</w:t>
      </w:r>
      <w:r w:rsidRPr="00DA0C5B">
        <w:rPr>
          <w:sz w:val="20"/>
          <w:lang w:val="en-GB"/>
          <w:rPrChange w:id="337" w:author="Spada, Riccardo" w:date="2026-05-04T11:20:00Z">
            <w:rPr>
              <w:sz w:val="20"/>
            </w:rPr>
          </w:rPrChange>
        </w:rPr>
        <w:t>(11), 12903–12918. https://doi.org/10.1007/s13762-023-04929-2</w:t>
      </w:r>
    </w:p>
    <w:p w14:paraId="21208EDA" w14:textId="77777777" w:rsidR="00C93915" w:rsidRPr="00DA0C5B" w:rsidRDefault="00C93915" w:rsidP="00C93915">
      <w:pPr>
        <w:pStyle w:val="Bibliography"/>
        <w:rPr>
          <w:sz w:val="20"/>
          <w:lang w:val="en-GB"/>
          <w:rPrChange w:id="338" w:author="Spada, Riccardo" w:date="2026-05-04T11:20:00Z">
            <w:rPr>
              <w:sz w:val="20"/>
            </w:rPr>
          </w:rPrChange>
        </w:rPr>
      </w:pPr>
      <w:r w:rsidRPr="00DA0C5B">
        <w:rPr>
          <w:sz w:val="20"/>
          <w:lang w:val="it-IT"/>
          <w:rPrChange w:id="339" w:author="Spada, Riccardo" w:date="2026-05-04T11:20:00Z">
            <w:rPr>
              <w:sz w:val="20"/>
            </w:rPr>
          </w:rPrChange>
        </w:rPr>
        <w:t xml:space="preserve">Li, J., &amp; Chavas, J. P. (2023). </w:t>
      </w:r>
      <w:r w:rsidRPr="00DA0C5B">
        <w:rPr>
          <w:sz w:val="20"/>
          <w:lang w:val="en-GB"/>
          <w:rPrChange w:id="340" w:author="Spada, Riccardo" w:date="2026-05-04T11:20:00Z">
            <w:rPr>
              <w:sz w:val="20"/>
            </w:rPr>
          </w:rPrChange>
        </w:rPr>
        <w:t xml:space="preserve">A dynamic analysis of the distribution of commodity futures and spot prices. </w:t>
      </w:r>
      <w:r w:rsidRPr="00DA0C5B">
        <w:rPr>
          <w:i/>
          <w:iCs/>
          <w:sz w:val="20"/>
          <w:lang w:val="en-GB"/>
          <w:rPrChange w:id="341" w:author="Spada, Riccardo" w:date="2026-05-04T11:20:00Z">
            <w:rPr>
              <w:i/>
              <w:iCs/>
              <w:sz w:val="20"/>
            </w:rPr>
          </w:rPrChange>
        </w:rPr>
        <w:t>American Journal of Agricultural Economics</w:t>
      </w:r>
      <w:r w:rsidRPr="00DA0C5B">
        <w:rPr>
          <w:sz w:val="20"/>
          <w:lang w:val="en-GB"/>
          <w:rPrChange w:id="342" w:author="Spada, Riccardo" w:date="2026-05-04T11:20:00Z">
            <w:rPr>
              <w:sz w:val="20"/>
            </w:rPr>
          </w:rPrChange>
        </w:rPr>
        <w:t xml:space="preserve">, </w:t>
      </w:r>
      <w:r w:rsidRPr="00DA0C5B">
        <w:rPr>
          <w:i/>
          <w:iCs/>
          <w:sz w:val="20"/>
          <w:lang w:val="en-GB"/>
          <w:rPrChange w:id="343" w:author="Spada, Riccardo" w:date="2026-05-04T11:20:00Z">
            <w:rPr>
              <w:i/>
              <w:iCs/>
              <w:sz w:val="20"/>
            </w:rPr>
          </w:rPrChange>
        </w:rPr>
        <w:t>105</w:t>
      </w:r>
      <w:r w:rsidRPr="00DA0C5B">
        <w:rPr>
          <w:sz w:val="20"/>
          <w:lang w:val="en-GB"/>
          <w:rPrChange w:id="344" w:author="Spada, Riccardo" w:date="2026-05-04T11:20:00Z">
            <w:rPr>
              <w:sz w:val="20"/>
            </w:rPr>
          </w:rPrChange>
        </w:rPr>
        <w:t>(1), 122–143. https://doi.org/10.1111/ajae.12309</w:t>
      </w:r>
    </w:p>
    <w:p w14:paraId="791513B0" w14:textId="77777777" w:rsidR="00C93915" w:rsidRPr="00DA0C5B" w:rsidRDefault="00C93915" w:rsidP="00C93915">
      <w:pPr>
        <w:pStyle w:val="Bibliography"/>
        <w:rPr>
          <w:sz w:val="20"/>
          <w:lang w:val="en-GB"/>
          <w:rPrChange w:id="345" w:author="Spada, Riccardo" w:date="2026-05-04T11:20:00Z">
            <w:rPr>
              <w:sz w:val="20"/>
            </w:rPr>
          </w:rPrChange>
        </w:rPr>
      </w:pPr>
      <w:r w:rsidRPr="00DA0C5B">
        <w:rPr>
          <w:sz w:val="20"/>
          <w:lang w:val="en-GB"/>
          <w:rPrChange w:id="346" w:author="Spada, Riccardo" w:date="2026-05-04T11:20:00Z">
            <w:rPr>
              <w:sz w:val="20"/>
            </w:rPr>
          </w:rPrChange>
        </w:rPr>
        <w:t xml:space="preserve">Mattos, F., Garcia, P., &amp; Pennings, J. M. E. (2008). Probability weighting and loss aversion in futures hedging. </w:t>
      </w:r>
      <w:r w:rsidRPr="00DA0C5B">
        <w:rPr>
          <w:i/>
          <w:iCs/>
          <w:sz w:val="20"/>
          <w:lang w:val="en-GB"/>
          <w:rPrChange w:id="347" w:author="Spada, Riccardo" w:date="2026-05-04T11:20:00Z">
            <w:rPr>
              <w:i/>
              <w:iCs/>
              <w:sz w:val="20"/>
            </w:rPr>
          </w:rPrChange>
        </w:rPr>
        <w:t>Journal of Financial Markets</w:t>
      </w:r>
      <w:r w:rsidRPr="00DA0C5B">
        <w:rPr>
          <w:sz w:val="20"/>
          <w:lang w:val="en-GB"/>
          <w:rPrChange w:id="348" w:author="Spada, Riccardo" w:date="2026-05-04T11:20:00Z">
            <w:rPr>
              <w:sz w:val="20"/>
            </w:rPr>
          </w:rPrChange>
        </w:rPr>
        <w:t xml:space="preserve">, </w:t>
      </w:r>
      <w:r w:rsidRPr="00DA0C5B">
        <w:rPr>
          <w:i/>
          <w:iCs/>
          <w:sz w:val="20"/>
          <w:lang w:val="en-GB"/>
          <w:rPrChange w:id="349" w:author="Spada, Riccardo" w:date="2026-05-04T11:20:00Z">
            <w:rPr>
              <w:i/>
              <w:iCs/>
              <w:sz w:val="20"/>
            </w:rPr>
          </w:rPrChange>
        </w:rPr>
        <w:t>11</w:t>
      </w:r>
      <w:r w:rsidRPr="00DA0C5B">
        <w:rPr>
          <w:sz w:val="20"/>
          <w:lang w:val="en-GB"/>
          <w:rPrChange w:id="350" w:author="Spada, Riccardo" w:date="2026-05-04T11:20:00Z">
            <w:rPr>
              <w:sz w:val="20"/>
            </w:rPr>
          </w:rPrChange>
        </w:rPr>
        <w:t>(4), 433–452. https://doi.org/10.1016/j.finmar.2008.04.002</w:t>
      </w:r>
    </w:p>
    <w:p w14:paraId="38A1469E" w14:textId="77777777" w:rsidR="00C93915" w:rsidRPr="00DA0C5B" w:rsidRDefault="00C93915" w:rsidP="00C93915">
      <w:pPr>
        <w:pStyle w:val="Bibliography"/>
        <w:rPr>
          <w:sz w:val="20"/>
          <w:lang w:val="en-GB"/>
          <w:rPrChange w:id="351" w:author="Spada, Riccardo" w:date="2026-05-04T11:20:00Z">
            <w:rPr>
              <w:sz w:val="20"/>
            </w:rPr>
          </w:rPrChange>
        </w:rPr>
      </w:pPr>
      <w:r w:rsidRPr="00DA0C5B">
        <w:rPr>
          <w:sz w:val="20"/>
          <w:lang w:val="en-GB"/>
          <w:rPrChange w:id="352" w:author="Spada, Riccardo" w:date="2026-05-04T11:20:00Z">
            <w:rPr>
              <w:sz w:val="20"/>
            </w:rPr>
          </w:rPrChange>
        </w:rPr>
        <w:t xml:space="preserve">Moritz, L., Spada, R., Rommel, J., Dalhaus, T., &amp; Cerroni, S. (2026). Risk preferences and other (ignored) </w:t>
      </w:r>
      <w:proofErr w:type="spellStart"/>
      <w:r w:rsidRPr="00DA0C5B">
        <w:rPr>
          <w:sz w:val="20"/>
          <w:lang w:val="en-GB"/>
          <w:rPrChange w:id="353" w:author="Spada, Riccardo" w:date="2026-05-04T11:20:00Z">
            <w:rPr>
              <w:sz w:val="20"/>
            </w:rPr>
          </w:rPrChange>
        </w:rPr>
        <w:t>behavioral</w:t>
      </w:r>
      <w:proofErr w:type="spellEnd"/>
      <w:r w:rsidRPr="00DA0C5B">
        <w:rPr>
          <w:sz w:val="20"/>
          <w:lang w:val="en-GB"/>
          <w:rPrChange w:id="354" w:author="Spada, Riccardo" w:date="2026-05-04T11:20:00Z">
            <w:rPr>
              <w:sz w:val="20"/>
            </w:rPr>
          </w:rPrChange>
        </w:rPr>
        <w:t xml:space="preserve"> factors in fertilizer management decisions: A systematic literature review. </w:t>
      </w:r>
      <w:r w:rsidRPr="00DA0C5B">
        <w:rPr>
          <w:i/>
          <w:iCs/>
          <w:sz w:val="20"/>
          <w:lang w:val="en-GB"/>
          <w:rPrChange w:id="355" w:author="Spada, Riccardo" w:date="2026-05-04T11:20:00Z">
            <w:rPr>
              <w:i/>
              <w:iCs/>
              <w:sz w:val="20"/>
            </w:rPr>
          </w:rPrChange>
        </w:rPr>
        <w:t xml:space="preserve">Journal of </w:t>
      </w:r>
      <w:proofErr w:type="spellStart"/>
      <w:r w:rsidRPr="00DA0C5B">
        <w:rPr>
          <w:i/>
          <w:iCs/>
          <w:sz w:val="20"/>
          <w:lang w:val="en-GB"/>
          <w:rPrChange w:id="356" w:author="Spada, Riccardo" w:date="2026-05-04T11:20:00Z">
            <w:rPr>
              <w:i/>
              <w:iCs/>
              <w:sz w:val="20"/>
            </w:rPr>
          </w:rPrChange>
        </w:rPr>
        <w:t>Behavioral</w:t>
      </w:r>
      <w:proofErr w:type="spellEnd"/>
      <w:r w:rsidRPr="00DA0C5B">
        <w:rPr>
          <w:i/>
          <w:iCs/>
          <w:sz w:val="20"/>
          <w:lang w:val="en-GB"/>
          <w:rPrChange w:id="357" w:author="Spada, Riccardo" w:date="2026-05-04T11:20:00Z">
            <w:rPr>
              <w:i/>
              <w:iCs/>
              <w:sz w:val="20"/>
            </w:rPr>
          </w:rPrChange>
        </w:rPr>
        <w:t xml:space="preserve"> and Experimental Economics</w:t>
      </w:r>
      <w:r w:rsidRPr="00DA0C5B">
        <w:rPr>
          <w:sz w:val="20"/>
          <w:lang w:val="en-GB"/>
          <w:rPrChange w:id="358" w:author="Spada, Riccardo" w:date="2026-05-04T11:20:00Z">
            <w:rPr>
              <w:sz w:val="20"/>
            </w:rPr>
          </w:rPrChange>
        </w:rPr>
        <w:t xml:space="preserve">, </w:t>
      </w:r>
      <w:r w:rsidRPr="00DA0C5B">
        <w:rPr>
          <w:i/>
          <w:iCs/>
          <w:sz w:val="20"/>
          <w:lang w:val="en-GB"/>
          <w:rPrChange w:id="359" w:author="Spada, Riccardo" w:date="2026-05-04T11:20:00Z">
            <w:rPr>
              <w:i/>
              <w:iCs/>
              <w:sz w:val="20"/>
            </w:rPr>
          </w:rPrChange>
        </w:rPr>
        <w:t>121</w:t>
      </w:r>
      <w:r w:rsidRPr="00DA0C5B">
        <w:rPr>
          <w:sz w:val="20"/>
          <w:lang w:val="en-GB"/>
          <w:rPrChange w:id="360" w:author="Spada, Riccardo" w:date="2026-05-04T11:20:00Z">
            <w:rPr>
              <w:sz w:val="20"/>
            </w:rPr>
          </w:rPrChange>
        </w:rPr>
        <w:t>, 102524. https://doi.org/10.1016/j.socec.2026.102524</w:t>
      </w:r>
    </w:p>
    <w:p w14:paraId="1E1EE2A8" w14:textId="77777777" w:rsidR="00C93915" w:rsidRPr="00C93915" w:rsidRDefault="00C93915" w:rsidP="00C93915">
      <w:pPr>
        <w:pStyle w:val="Bibliography"/>
        <w:rPr>
          <w:sz w:val="20"/>
        </w:rPr>
      </w:pPr>
      <w:r w:rsidRPr="00DA0C5B">
        <w:rPr>
          <w:sz w:val="20"/>
          <w:lang w:val="en-GB"/>
          <w:rPrChange w:id="361" w:author="Spada, Riccardo" w:date="2026-05-04T11:20:00Z">
            <w:rPr>
              <w:sz w:val="20"/>
            </w:rPr>
          </w:rPrChange>
        </w:rPr>
        <w:t xml:space="preserve">Nelsen. (2006). </w:t>
      </w:r>
      <w:r w:rsidRPr="00DA0C5B">
        <w:rPr>
          <w:i/>
          <w:iCs/>
          <w:sz w:val="20"/>
          <w:lang w:val="en-GB"/>
          <w:rPrChange w:id="362" w:author="Spada, Riccardo" w:date="2026-05-04T11:20:00Z">
            <w:rPr>
              <w:i/>
              <w:iCs/>
              <w:sz w:val="20"/>
            </w:rPr>
          </w:rPrChange>
        </w:rPr>
        <w:t>An Introduction to Copulas</w:t>
      </w:r>
      <w:r w:rsidRPr="00DA0C5B">
        <w:rPr>
          <w:sz w:val="20"/>
          <w:lang w:val="en-GB"/>
          <w:rPrChange w:id="363" w:author="Spada, Riccardo" w:date="2026-05-04T11:20:00Z">
            <w:rPr>
              <w:sz w:val="20"/>
            </w:rPr>
          </w:rPrChange>
        </w:rPr>
        <w:t xml:space="preserve">. </w:t>
      </w:r>
      <w:r w:rsidRPr="00C93915">
        <w:rPr>
          <w:sz w:val="20"/>
        </w:rPr>
        <w:t>Springer. https://doi.org/10.1007/0-387-28678-0</w:t>
      </w:r>
    </w:p>
    <w:p w14:paraId="21EA16E8" w14:textId="77777777" w:rsidR="00C93915" w:rsidRPr="00DA0C5B" w:rsidRDefault="00C93915" w:rsidP="00C93915">
      <w:pPr>
        <w:pStyle w:val="Bibliography"/>
        <w:rPr>
          <w:sz w:val="20"/>
          <w:lang w:val="en-GB"/>
          <w:rPrChange w:id="364" w:author="Spada, Riccardo" w:date="2026-05-04T11:20:00Z">
            <w:rPr>
              <w:sz w:val="20"/>
            </w:rPr>
          </w:rPrChange>
        </w:rPr>
      </w:pPr>
      <w:r w:rsidRPr="00C93915">
        <w:rPr>
          <w:sz w:val="20"/>
        </w:rPr>
        <w:t xml:space="preserve">O’Neill, B. C., </w:t>
      </w:r>
      <w:proofErr w:type="spellStart"/>
      <w:r w:rsidRPr="00C93915">
        <w:rPr>
          <w:sz w:val="20"/>
        </w:rPr>
        <w:t>Kriegler</w:t>
      </w:r>
      <w:proofErr w:type="spellEnd"/>
      <w:r w:rsidRPr="00C93915">
        <w:rPr>
          <w:sz w:val="20"/>
        </w:rPr>
        <w:t xml:space="preserve">, E., </w:t>
      </w:r>
      <w:proofErr w:type="spellStart"/>
      <w:r w:rsidRPr="00C93915">
        <w:rPr>
          <w:sz w:val="20"/>
        </w:rPr>
        <w:t>Riahi</w:t>
      </w:r>
      <w:proofErr w:type="spellEnd"/>
      <w:r w:rsidRPr="00C93915">
        <w:rPr>
          <w:sz w:val="20"/>
        </w:rPr>
        <w:t xml:space="preserve">, K., </w:t>
      </w:r>
      <w:proofErr w:type="spellStart"/>
      <w:r w:rsidRPr="00C93915">
        <w:rPr>
          <w:sz w:val="20"/>
        </w:rPr>
        <w:t>Ebi</w:t>
      </w:r>
      <w:proofErr w:type="spellEnd"/>
      <w:r w:rsidRPr="00C93915">
        <w:rPr>
          <w:sz w:val="20"/>
        </w:rPr>
        <w:t xml:space="preserve">, K. L., </w:t>
      </w:r>
      <w:proofErr w:type="spellStart"/>
      <w:r w:rsidRPr="00C93915">
        <w:rPr>
          <w:sz w:val="20"/>
        </w:rPr>
        <w:t>Hallegatte</w:t>
      </w:r>
      <w:proofErr w:type="spellEnd"/>
      <w:r w:rsidRPr="00C93915">
        <w:rPr>
          <w:sz w:val="20"/>
        </w:rPr>
        <w:t xml:space="preserve">, S., Carter, T. R., </w:t>
      </w:r>
      <w:proofErr w:type="spellStart"/>
      <w:r w:rsidRPr="00C93915">
        <w:rPr>
          <w:sz w:val="20"/>
        </w:rPr>
        <w:t>Mathur</w:t>
      </w:r>
      <w:proofErr w:type="spellEnd"/>
      <w:r w:rsidRPr="00C93915">
        <w:rPr>
          <w:sz w:val="20"/>
        </w:rPr>
        <w:t xml:space="preserve">, R., &amp; van </w:t>
      </w:r>
      <w:proofErr w:type="spellStart"/>
      <w:r w:rsidRPr="00C93915">
        <w:rPr>
          <w:sz w:val="20"/>
        </w:rPr>
        <w:t>Vuuren</w:t>
      </w:r>
      <w:proofErr w:type="spellEnd"/>
      <w:r w:rsidRPr="00C93915">
        <w:rPr>
          <w:sz w:val="20"/>
        </w:rPr>
        <w:t xml:space="preserve">, D. P. (2014). </w:t>
      </w:r>
      <w:r w:rsidRPr="00DA0C5B">
        <w:rPr>
          <w:sz w:val="20"/>
          <w:lang w:val="en-GB"/>
          <w:rPrChange w:id="365" w:author="Spada, Riccardo" w:date="2026-05-04T11:20:00Z">
            <w:rPr>
              <w:sz w:val="20"/>
            </w:rPr>
          </w:rPrChange>
        </w:rPr>
        <w:t xml:space="preserve">A new scenario framework for climate change research: The concept of shared socioeconomic pathways. </w:t>
      </w:r>
      <w:r w:rsidRPr="00DA0C5B">
        <w:rPr>
          <w:i/>
          <w:iCs/>
          <w:sz w:val="20"/>
          <w:lang w:val="en-GB"/>
          <w:rPrChange w:id="366" w:author="Spada, Riccardo" w:date="2026-05-04T11:20:00Z">
            <w:rPr>
              <w:i/>
              <w:iCs/>
              <w:sz w:val="20"/>
            </w:rPr>
          </w:rPrChange>
        </w:rPr>
        <w:t>Climatic Change</w:t>
      </w:r>
      <w:r w:rsidRPr="00DA0C5B">
        <w:rPr>
          <w:sz w:val="20"/>
          <w:lang w:val="en-GB"/>
          <w:rPrChange w:id="367" w:author="Spada, Riccardo" w:date="2026-05-04T11:20:00Z">
            <w:rPr>
              <w:sz w:val="20"/>
            </w:rPr>
          </w:rPrChange>
        </w:rPr>
        <w:t xml:space="preserve">, </w:t>
      </w:r>
      <w:r w:rsidRPr="00DA0C5B">
        <w:rPr>
          <w:i/>
          <w:iCs/>
          <w:sz w:val="20"/>
          <w:lang w:val="en-GB"/>
          <w:rPrChange w:id="368" w:author="Spada, Riccardo" w:date="2026-05-04T11:20:00Z">
            <w:rPr>
              <w:i/>
              <w:iCs/>
              <w:sz w:val="20"/>
            </w:rPr>
          </w:rPrChange>
        </w:rPr>
        <w:t>122</w:t>
      </w:r>
      <w:r w:rsidRPr="00DA0C5B">
        <w:rPr>
          <w:sz w:val="20"/>
          <w:lang w:val="en-GB"/>
          <w:rPrChange w:id="369" w:author="Spada, Riccardo" w:date="2026-05-04T11:20:00Z">
            <w:rPr>
              <w:sz w:val="20"/>
            </w:rPr>
          </w:rPrChange>
        </w:rPr>
        <w:t>(3), 387–400. https://doi.org/10.1007/s10584-013-0905-2</w:t>
      </w:r>
    </w:p>
    <w:p w14:paraId="2C7D8DE3" w14:textId="77777777" w:rsidR="00C93915" w:rsidRPr="00DA0C5B" w:rsidRDefault="00C93915" w:rsidP="00C93915">
      <w:pPr>
        <w:pStyle w:val="Bibliography"/>
        <w:rPr>
          <w:sz w:val="20"/>
          <w:lang w:val="en-GB"/>
          <w:rPrChange w:id="370" w:author="Spada, Riccardo" w:date="2026-05-04T11:20:00Z">
            <w:rPr>
              <w:sz w:val="20"/>
            </w:rPr>
          </w:rPrChange>
        </w:rPr>
      </w:pPr>
      <w:proofErr w:type="spellStart"/>
      <w:r w:rsidRPr="00DA0C5B">
        <w:rPr>
          <w:sz w:val="20"/>
          <w:lang w:val="en-GB"/>
          <w:rPrChange w:id="371" w:author="Spada, Riccardo" w:date="2026-05-04T11:20:00Z">
            <w:rPr>
              <w:sz w:val="20"/>
            </w:rPr>
          </w:rPrChange>
        </w:rPr>
        <w:t>Prelec</w:t>
      </w:r>
      <w:proofErr w:type="spellEnd"/>
      <w:r w:rsidRPr="00DA0C5B">
        <w:rPr>
          <w:sz w:val="20"/>
          <w:lang w:val="en-GB"/>
          <w:rPrChange w:id="372" w:author="Spada, Riccardo" w:date="2026-05-04T11:20:00Z">
            <w:rPr>
              <w:sz w:val="20"/>
            </w:rPr>
          </w:rPrChange>
        </w:rPr>
        <w:t xml:space="preserve">, D. (1998). The Probability Weighting Function. </w:t>
      </w:r>
      <w:proofErr w:type="spellStart"/>
      <w:r w:rsidRPr="00DA0C5B">
        <w:rPr>
          <w:i/>
          <w:iCs/>
          <w:sz w:val="20"/>
          <w:lang w:val="en-GB"/>
          <w:rPrChange w:id="373" w:author="Spada, Riccardo" w:date="2026-05-04T11:20:00Z">
            <w:rPr>
              <w:i/>
              <w:iCs/>
              <w:sz w:val="20"/>
            </w:rPr>
          </w:rPrChange>
        </w:rPr>
        <w:t>Econometrica</w:t>
      </w:r>
      <w:proofErr w:type="spellEnd"/>
      <w:r w:rsidRPr="00DA0C5B">
        <w:rPr>
          <w:sz w:val="20"/>
          <w:lang w:val="en-GB"/>
          <w:rPrChange w:id="374" w:author="Spada, Riccardo" w:date="2026-05-04T11:20:00Z">
            <w:rPr>
              <w:sz w:val="20"/>
            </w:rPr>
          </w:rPrChange>
        </w:rPr>
        <w:t xml:space="preserve">, </w:t>
      </w:r>
      <w:r w:rsidRPr="00DA0C5B">
        <w:rPr>
          <w:i/>
          <w:iCs/>
          <w:sz w:val="20"/>
          <w:lang w:val="en-GB"/>
          <w:rPrChange w:id="375" w:author="Spada, Riccardo" w:date="2026-05-04T11:20:00Z">
            <w:rPr>
              <w:i/>
              <w:iCs/>
              <w:sz w:val="20"/>
            </w:rPr>
          </w:rPrChange>
        </w:rPr>
        <w:t>66</w:t>
      </w:r>
      <w:r w:rsidRPr="00DA0C5B">
        <w:rPr>
          <w:sz w:val="20"/>
          <w:lang w:val="en-GB"/>
          <w:rPrChange w:id="376" w:author="Spada, Riccardo" w:date="2026-05-04T11:20:00Z">
            <w:rPr>
              <w:sz w:val="20"/>
            </w:rPr>
          </w:rPrChange>
        </w:rPr>
        <w:t>(3), 497–527. https://doi.org/10.2307/2998573</w:t>
      </w:r>
    </w:p>
    <w:p w14:paraId="67B8FB81" w14:textId="77777777" w:rsidR="00C93915" w:rsidRPr="00DA0C5B" w:rsidRDefault="00C93915" w:rsidP="00C93915">
      <w:pPr>
        <w:pStyle w:val="Bibliography"/>
        <w:rPr>
          <w:sz w:val="20"/>
          <w:lang w:val="en-GB"/>
          <w:rPrChange w:id="377" w:author="Spada, Riccardo" w:date="2026-05-04T11:20:00Z">
            <w:rPr>
              <w:sz w:val="20"/>
            </w:rPr>
          </w:rPrChange>
        </w:rPr>
      </w:pPr>
      <w:r w:rsidRPr="00DA0C5B">
        <w:rPr>
          <w:sz w:val="20"/>
          <w:lang w:val="en-GB"/>
          <w:rPrChange w:id="378" w:author="Spada, Riccardo" w:date="2026-05-04T11:20:00Z">
            <w:rPr>
              <w:sz w:val="20"/>
            </w:rPr>
          </w:rPrChange>
        </w:rPr>
        <w:t xml:space="preserve">Rommel, J., </w:t>
      </w:r>
      <w:proofErr w:type="spellStart"/>
      <w:r w:rsidRPr="00DA0C5B">
        <w:rPr>
          <w:sz w:val="20"/>
          <w:lang w:val="en-GB"/>
          <w:rPrChange w:id="379" w:author="Spada, Riccardo" w:date="2026-05-04T11:20:00Z">
            <w:rPr>
              <w:sz w:val="20"/>
            </w:rPr>
          </w:rPrChange>
        </w:rPr>
        <w:t>Sagebiel</w:t>
      </w:r>
      <w:proofErr w:type="spellEnd"/>
      <w:r w:rsidRPr="00DA0C5B">
        <w:rPr>
          <w:sz w:val="20"/>
          <w:lang w:val="en-GB"/>
          <w:rPrChange w:id="380" w:author="Spada, Riccardo" w:date="2026-05-04T11:20:00Z">
            <w:rPr>
              <w:sz w:val="20"/>
            </w:rPr>
          </w:rPrChange>
        </w:rPr>
        <w:t xml:space="preserve">, J., </w:t>
      </w:r>
      <w:proofErr w:type="spellStart"/>
      <w:r w:rsidRPr="00DA0C5B">
        <w:rPr>
          <w:sz w:val="20"/>
          <w:lang w:val="en-GB"/>
          <w:rPrChange w:id="381" w:author="Spada, Riccardo" w:date="2026-05-04T11:20:00Z">
            <w:rPr>
              <w:sz w:val="20"/>
            </w:rPr>
          </w:rPrChange>
        </w:rPr>
        <w:t>Baaken</w:t>
      </w:r>
      <w:proofErr w:type="spellEnd"/>
      <w:r w:rsidRPr="00DA0C5B">
        <w:rPr>
          <w:sz w:val="20"/>
          <w:lang w:val="en-GB"/>
          <w:rPrChange w:id="382" w:author="Spada, Riccardo" w:date="2026-05-04T11:20:00Z">
            <w:rPr>
              <w:sz w:val="20"/>
            </w:rPr>
          </w:rPrChange>
        </w:rPr>
        <w:t>, M. C., Barreiro-</w:t>
      </w:r>
      <w:proofErr w:type="spellStart"/>
      <w:r w:rsidRPr="00DA0C5B">
        <w:rPr>
          <w:sz w:val="20"/>
          <w:lang w:val="en-GB"/>
          <w:rPrChange w:id="383" w:author="Spada, Riccardo" w:date="2026-05-04T11:20:00Z">
            <w:rPr>
              <w:sz w:val="20"/>
            </w:rPr>
          </w:rPrChange>
        </w:rPr>
        <w:t>Hurlé</w:t>
      </w:r>
      <w:proofErr w:type="spellEnd"/>
      <w:r w:rsidRPr="00DA0C5B">
        <w:rPr>
          <w:sz w:val="20"/>
          <w:lang w:val="en-GB"/>
          <w:rPrChange w:id="384" w:author="Spada, Riccardo" w:date="2026-05-04T11:20:00Z">
            <w:rPr>
              <w:sz w:val="20"/>
            </w:rPr>
          </w:rPrChange>
        </w:rPr>
        <w:t xml:space="preserve">, J., </w:t>
      </w:r>
      <w:proofErr w:type="spellStart"/>
      <w:r w:rsidRPr="00DA0C5B">
        <w:rPr>
          <w:sz w:val="20"/>
          <w:lang w:val="en-GB"/>
          <w:rPrChange w:id="385" w:author="Spada, Riccardo" w:date="2026-05-04T11:20:00Z">
            <w:rPr>
              <w:sz w:val="20"/>
            </w:rPr>
          </w:rPrChange>
        </w:rPr>
        <w:t>Bougherara</w:t>
      </w:r>
      <w:proofErr w:type="spellEnd"/>
      <w:r w:rsidRPr="00DA0C5B">
        <w:rPr>
          <w:sz w:val="20"/>
          <w:lang w:val="en-GB"/>
          <w:rPrChange w:id="386" w:author="Spada, Riccardo" w:date="2026-05-04T11:20:00Z">
            <w:rPr>
              <w:sz w:val="20"/>
            </w:rPr>
          </w:rPrChange>
        </w:rPr>
        <w:t xml:space="preserve">, D., Cembalo, L., </w:t>
      </w:r>
      <w:proofErr w:type="spellStart"/>
      <w:r w:rsidRPr="00DA0C5B">
        <w:rPr>
          <w:sz w:val="20"/>
          <w:lang w:val="en-GB"/>
          <w:rPrChange w:id="387" w:author="Spada, Riccardo" w:date="2026-05-04T11:20:00Z">
            <w:rPr>
              <w:sz w:val="20"/>
            </w:rPr>
          </w:rPrChange>
        </w:rPr>
        <w:t>Cerjak</w:t>
      </w:r>
      <w:proofErr w:type="spellEnd"/>
      <w:r w:rsidRPr="00DA0C5B">
        <w:rPr>
          <w:sz w:val="20"/>
          <w:lang w:val="en-GB"/>
          <w:rPrChange w:id="388" w:author="Spada, Riccardo" w:date="2026-05-04T11:20:00Z">
            <w:rPr>
              <w:sz w:val="20"/>
            </w:rPr>
          </w:rPrChange>
        </w:rPr>
        <w:t xml:space="preserve">, M., </w:t>
      </w:r>
      <w:proofErr w:type="spellStart"/>
      <w:r w:rsidRPr="00DA0C5B">
        <w:rPr>
          <w:rFonts w:hint="eastAsia"/>
          <w:sz w:val="20"/>
          <w:lang w:val="en-GB"/>
          <w:rPrChange w:id="389" w:author="Spada, Riccardo" w:date="2026-05-04T11:20:00Z">
            <w:rPr>
              <w:rFonts w:hint="eastAsia"/>
              <w:sz w:val="20"/>
            </w:rPr>
          </w:rPrChange>
        </w:rPr>
        <w:t>Č</w:t>
      </w:r>
      <w:r w:rsidRPr="00DA0C5B">
        <w:rPr>
          <w:sz w:val="20"/>
          <w:lang w:val="en-GB"/>
          <w:rPrChange w:id="390" w:author="Spada, Riccardo" w:date="2026-05-04T11:20:00Z">
            <w:rPr>
              <w:sz w:val="20"/>
            </w:rPr>
          </w:rPrChange>
        </w:rPr>
        <w:t>op</w:t>
      </w:r>
      <w:proofErr w:type="spellEnd"/>
      <w:r w:rsidRPr="00DA0C5B">
        <w:rPr>
          <w:sz w:val="20"/>
          <w:lang w:val="en-GB"/>
          <w:rPrChange w:id="391" w:author="Spada, Riccardo" w:date="2026-05-04T11:20:00Z">
            <w:rPr>
              <w:sz w:val="20"/>
            </w:rPr>
          </w:rPrChange>
        </w:rPr>
        <w:t xml:space="preserve">, T., </w:t>
      </w:r>
      <w:proofErr w:type="spellStart"/>
      <w:r w:rsidRPr="00DA0C5B">
        <w:rPr>
          <w:sz w:val="20"/>
          <w:lang w:val="en-GB"/>
          <w:rPrChange w:id="392" w:author="Spada, Riccardo" w:date="2026-05-04T11:20:00Z">
            <w:rPr>
              <w:sz w:val="20"/>
            </w:rPr>
          </w:rPrChange>
        </w:rPr>
        <w:t>Czajkowski</w:t>
      </w:r>
      <w:proofErr w:type="spellEnd"/>
      <w:r w:rsidRPr="00DA0C5B">
        <w:rPr>
          <w:sz w:val="20"/>
          <w:lang w:val="en-GB"/>
          <w:rPrChange w:id="393" w:author="Spada, Riccardo" w:date="2026-05-04T11:20:00Z">
            <w:rPr>
              <w:sz w:val="20"/>
            </w:rPr>
          </w:rPrChange>
        </w:rPr>
        <w:t>, M., Espinosa-</w:t>
      </w:r>
      <w:proofErr w:type="spellStart"/>
      <w:r w:rsidRPr="00DA0C5B">
        <w:rPr>
          <w:sz w:val="20"/>
          <w:lang w:val="en-GB"/>
          <w:rPrChange w:id="394" w:author="Spada, Riccardo" w:date="2026-05-04T11:20:00Z">
            <w:rPr>
              <w:sz w:val="20"/>
            </w:rPr>
          </w:rPrChange>
        </w:rPr>
        <w:t>Goded</w:t>
      </w:r>
      <w:proofErr w:type="spellEnd"/>
      <w:r w:rsidRPr="00DA0C5B">
        <w:rPr>
          <w:sz w:val="20"/>
          <w:lang w:val="en-GB"/>
          <w:rPrChange w:id="395" w:author="Spada, Riccardo" w:date="2026-05-04T11:20:00Z">
            <w:rPr>
              <w:sz w:val="20"/>
            </w:rPr>
          </w:rPrChange>
        </w:rPr>
        <w:t xml:space="preserve">, M., </w:t>
      </w:r>
      <w:proofErr w:type="spellStart"/>
      <w:r w:rsidRPr="00DA0C5B">
        <w:rPr>
          <w:sz w:val="20"/>
          <w:lang w:val="en-GB"/>
          <w:rPrChange w:id="396" w:author="Spada, Riccardo" w:date="2026-05-04T11:20:00Z">
            <w:rPr>
              <w:sz w:val="20"/>
            </w:rPr>
          </w:rPrChange>
        </w:rPr>
        <w:t>Höhler</w:t>
      </w:r>
      <w:proofErr w:type="spellEnd"/>
      <w:r w:rsidRPr="00DA0C5B">
        <w:rPr>
          <w:sz w:val="20"/>
          <w:lang w:val="en-GB"/>
          <w:rPrChange w:id="397" w:author="Spada, Riccardo" w:date="2026-05-04T11:20:00Z">
            <w:rPr>
              <w:sz w:val="20"/>
            </w:rPr>
          </w:rPrChange>
        </w:rPr>
        <w:t xml:space="preserve">, J., </w:t>
      </w:r>
      <w:proofErr w:type="spellStart"/>
      <w:r w:rsidRPr="00DA0C5B">
        <w:rPr>
          <w:sz w:val="20"/>
          <w:lang w:val="en-GB"/>
          <w:rPrChange w:id="398" w:author="Spada, Riccardo" w:date="2026-05-04T11:20:00Z">
            <w:rPr>
              <w:sz w:val="20"/>
            </w:rPr>
          </w:rPrChange>
        </w:rPr>
        <w:t>Kuhfuss</w:t>
      </w:r>
      <w:proofErr w:type="spellEnd"/>
      <w:r w:rsidRPr="00DA0C5B">
        <w:rPr>
          <w:sz w:val="20"/>
          <w:lang w:val="en-GB"/>
          <w:rPrChange w:id="399" w:author="Spada, Riccardo" w:date="2026-05-04T11:20:00Z">
            <w:rPr>
              <w:sz w:val="20"/>
            </w:rPr>
          </w:rPrChange>
        </w:rPr>
        <w:t xml:space="preserve">, L., Lagerkvist, C.-J., Lapierre, M., Lefebvre, M., </w:t>
      </w:r>
      <w:proofErr w:type="spellStart"/>
      <w:r w:rsidRPr="00DA0C5B">
        <w:rPr>
          <w:sz w:val="20"/>
          <w:lang w:val="en-GB"/>
          <w:rPrChange w:id="400" w:author="Spada, Riccardo" w:date="2026-05-04T11:20:00Z">
            <w:rPr>
              <w:sz w:val="20"/>
            </w:rPr>
          </w:rPrChange>
        </w:rPr>
        <w:t>Matzdorf</w:t>
      </w:r>
      <w:proofErr w:type="spellEnd"/>
      <w:r w:rsidRPr="00DA0C5B">
        <w:rPr>
          <w:sz w:val="20"/>
          <w:lang w:val="en-GB"/>
          <w:rPrChange w:id="401" w:author="Spada, Riccardo" w:date="2026-05-04T11:20:00Z">
            <w:rPr>
              <w:sz w:val="20"/>
            </w:rPr>
          </w:rPrChange>
        </w:rPr>
        <w:t xml:space="preserve">, B., Ott, E., </w:t>
      </w:r>
      <w:proofErr w:type="spellStart"/>
      <w:r w:rsidRPr="00DA0C5B">
        <w:rPr>
          <w:sz w:val="20"/>
          <w:lang w:val="en-GB"/>
          <w:rPrChange w:id="402" w:author="Spada, Riccardo" w:date="2026-05-04T11:20:00Z">
            <w:rPr>
              <w:sz w:val="20"/>
            </w:rPr>
          </w:rPrChange>
        </w:rPr>
        <w:t>Paparella</w:t>
      </w:r>
      <w:proofErr w:type="spellEnd"/>
      <w:r w:rsidRPr="00DA0C5B">
        <w:rPr>
          <w:sz w:val="20"/>
          <w:lang w:val="en-GB"/>
          <w:rPrChange w:id="403" w:author="Spada, Riccardo" w:date="2026-05-04T11:20:00Z">
            <w:rPr>
              <w:sz w:val="20"/>
            </w:rPr>
          </w:rPrChange>
        </w:rPr>
        <w:t xml:space="preserve">, A., </w:t>
      </w:r>
      <w:proofErr w:type="spellStart"/>
      <w:r w:rsidRPr="00DA0C5B">
        <w:rPr>
          <w:sz w:val="20"/>
          <w:lang w:val="en-GB"/>
          <w:rPrChange w:id="404" w:author="Spada, Riccardo" w:date="2026-05-04T11:20:00Z">
            <w:rPr>
              <w:sz w:val="20"/>
            </w:rPr>
          </w:rPrChange>
        </w:rPr>
        <w:t>Quendler</w:t>
      </w:r>
      <w:proofErr w:type="spellEnd"/>
      <w:r w:rsidRPr="00DA0C5B">
        <w:rPr>
          <w:sz w:val="20"/>
          <w:lang w:val="en-GB"/>
          <w:rPrChange w:id="405" w:author="Spada, Riccardo" w:date="2026-05-04T11:20:00Z">
            <w:rPr>
              <w:sz w:val="20"/>
            </w:rPr>
          </w:rPrChange>
        </w:rPr>
        <w:t xml:space="preserve">, E., … </w:t>
      </w:r>
      <w:proofErr w:type="spellStart"/>
      <w:r w:rsidRPr="00DA0C5B">
        <w:rPr>
          <w:sz w:val="20"/>
          <w:lang w:val="en-GB"/>
          <w:rPrChange w:id="406" w:author="Spada, Riccardo" w:date="2026-05-04T11:20:00Z">
            <w:rPr>
              <w:sz w:val="20"/>
            </w:rPr>
          </w:rPrChange>
        </w:rPr>
        <w:t>Zagórska</w:t>
      </w:r>
      <w:proofErr w:type="spellEnd"/>
      <w:r w:rsidRPr="00DA0C5B">
        <w:rPr>
          <w:sz w:val="20"/>
          <w:lang w:val="en-GB"/>
          <w:rPrChange w:id="407" w:author="Spada, Riccardo" w:date="2026-05-04T11:20:00Z">
            <w:rPr>
              <w:sz w:val="20"/>
            </w:rPr>
          </w:rPrChange>
        </w:rPr>
        <w:t xml:space="preserve">, K. (2023). Farmers’ risk preferences in 11 European farming systems: A multi-country replication of </w:t>
      </w:r>
      <w:proofErr w:type="spellStart"/>
      <w:r w:rsidRPr="00DA0C5B">
        <w:rPr>
          <w:sz w:val="20"/>
          <w:lang w:val="en-GB"/>
          <w:rPrChange w:id="408" w:author="Spada, Riccardo" w:date="2026-05-04T11:20:00Z">
            <w:rPr>
              <w:sz w:val="20"/>
            </w:rPr>
          </w:rPrChange>
        </w:rPr>
        <w:t>Bocquého</w:t>
      </w:r>
      <w:proofErr w:type="spellEnd"/>
      <w:r w:rsidRPr="00DA0C5B">
        <w:rPr>
          <w:sz w:val="20"/>
          <w:lang w:val="en-GB"/>
          <w:rPrChange w:id="409" w:author="Spada, Riccardo" w:date="2026-05-04T11:20:00Z">
            <w:rPr>
              <w:sz w:val="20"/>
            </w:rPr>
          </w:rPrChange>
        </w:rPr>
        <w:t xml:space="preserve"> et al. (). </w:t>
      </w:r>
      <w:r w:rsidRPr="00DA0C5B">
        <w:rPr>
          <w:i/>
          <w:iCs/>
          <w:sz w:val="20"/>
          <w:lang w:val="en-GB"/>
          <w:rPrChange w:id="410" w:author="Spada, Riccardo" w:date="2026-05-04T11:20:00Z">
            <w:rPr>
              <w:i/>
              <w:iCs/>
              <w:sz w:val="20"/>
            </w:rPr>
          </w:rPrChange>
        </w:rPr>
        <w:t>Applied Economic Perspectives and Policy</w:t>
      </w:r>
      <w:r w:rsidRPr="00DA0C5B">
        <w:rPr>
          <w:sz w:val="20"/>
          <w:lang w:val="en-GB"/>
          <w:rPrChange w:id="411" w:author="Spada, Riccardo" w:date="2026-05-04T11:20:00Z">
            <w:rPr>
              <w:sz w:val="20"/>
            </w:rPr>
          </w:rPrChange>
        </w:rPr>
        <w:t xml:space="preserve">, </w:t>
      </w:r>
      <w:r w:rsidRPr="00DA0C5B">
        <w:rPr>
          <w:i/>
          <w:iCs/>
          <w:sz w:val="20"/>
          <w:lang w:val="en-GB"/>
          <w:rPrChange w:id="412" w:author="Spada, Riccardo" w:date="2026-05-04T11:20:00Z">
            <w:rPr>
              <w:i/>
              <w:iCs/>
              <w:sz w:val="20"/>
            </w:rPr>
          </w:rPrChange>
        </w:rPr>
        <w:t>45</w:t>
      </w:r>
      <w:r w:rsidRPr="00DA0C5B">
        <w:rPr>
          <w:sz w:val="20"/>
          <w:lang w:val="en-GB"/>
          <w:rPrChange w:id="413" w:author="Spada, Riccardo" w:date="2026-05-04T11:20:00Z">
            <w:rPr>
              <w:sz w:val="20"/>
            </w:rPr>
          </w:rPrChange>
        </w:rPr>
        <w:t>(3), 1374–1399. https://doi.org/10.1002/aepp.13330</w:t>
      </w:r>
    </w:p>
    <w:p w14:paraId="3E956CFD" w14:textId="77777777" w:rsidR="00C93915" w:rsidRPr="00C93915" w:rsidRDefault="00C93915" w:rsidP="00C93915">
      <w:pPr>
        <w:pStyle w:val="Bibliography"/>
        <w:rPr>
          <w:sz w:val="20"/>
        </w:rPr>
      </w:pPr>
      <w:proofErr w:type="spellStart"/>
      <w:r w:rsidRPr="00DA0C5B">
        <w:rPr>
          <w:sz w:val="20"/>
          <w:lang w:val="en-GB"/>
          <w:rPrChange w:id="414" w:author="Spada, Riccardo" w:date="2026-05-04T11:20:00Z">
            <w:rPr>
              <w:sz w:val="20"/>
            </w:rPr>
          </w:rPrChange>
        </w:rPr>
        <w:t>Sklar</w:t>
      </w:r>
      <w:proofErr w:type="spellEnd"/>
      <w:r w:rsidRPr="00DA0C5B">
        <w:rPr>
          <w:sz w:val="20"/>
          <w:lang w:val="en-GB"/>
          <w:rPrChange w:id="415" w:author="Spada, Riccardo" w:date="2026-05-04T11:20:00Z">
            <w:rPr>
              <w:sz w:val="20"/>
            </w:rPr>
          </w:rPrChange>
        </w:rPr>
        <w:t xml:space="preserve">, M. (1959). </w:t>
      </w:r>
      <w:proofErr w:type="spellStart"/>
      <w:r w:rsidRPr="00C93915">
        <w:rPr>
          <w:i/>
          <w:iCs/>
          <w:sz w:val="20"/>
        </w:rPr>
        <w:t>Fonctions</w:t>
      </w:r>
      <w:proofErr w:type="spellEnd"/>
      <w:r w:rsidRPr="00C93915">
        <w:rPr>
          <w:i/>
          <w:iCs/>
          <w:sz w:val="20"/>
        </w:rPr>
        <w:t xml:space="preserve"> de </w:t>
      </w:r>
      <w:proofErr w:type="spellStart"/>
      <w:r w:rsidRPr="00C93915">
        <w:rPr>
          <w:i/>
          <w:iCs/>
          <w:sz w:val="20"/>
        </w:rPr>
        <w:t>Répartition</w:t>
      </w:r>
      <w:proofErr w:type="spellEnd"/>
      <w:r w:rsidRPr="00C93915">
        <w:rPr>
          <w:i/>
          <w:iCs/>
          <w:sz w:val="20"/>
        </w:rPr>
        <w:t xml:space="preserve"> À N </w:t>
      </w:r>
      <w:proofErr w:type="spellStart"/>
      <w:r w:rsidRPr="00C93915">
        <w:rPr>
          <w:i/>
          <w:iCs/>
          <w:sz w:val="20"/>
        </w:rPr>
        <w:t>Dimensions</w:t>
      </w:r>
      <w:proofErr w:type="spellEnd"/>
      <w:r w:rsidRPr="00C93915">
        <w:rPr>
          <w:i/>
          <w:iCs/>
          <w:sz w:val="20"/>
        </w:rPr>
        <w:t xml:space="preserve"> Et </w:t>
      </w:r>
      <w:proofErr w:type="spellStart"/>
      <w:r w:rsidRPr="00C93915">
        <w:rPr>
          <w:i/>
          <w:iCs/>
          <w:sz w:val="20"/>
        </w:rPr>
        <w:t>Leurs</w:t>
      </w:r>
      <w:proofErr w:type="spellEnd"/>
      <w:r w:rsidRPr="00C93915">
        <w:rPr>
          <w:i/>
          <w:iCs/>
          <w:sz w:val="20"/>
        </w:rPr>
        <w:t xml:space="preserve"> Marges</w:t>
      </w:r>
      <w:r w:rsidRPr="00C93915">
        <w:rPr>
          <w:sz w:val="20"/>
        </w:rPr>
        <w:t xml:space="preserve">. </w:t>
      </w:r>
      <w:proofErr w:type="spellStart"/>
      <w:r w:rsidRPr="00C93915">
        <w:rPr>
          <w:sz w:val="20"/>
        </w:rPr>
        <w:t>Université</w:t>
      </w:r>
      <w:proofErr w:type="spellEnd"/>
      <w:r w:rsidRPr="00C93915">
        <w:rPr>
          <w:sz w:val="20"/>
        </w:rPr>
        <w:t xml:space="preserve"> Paris 8. https://books.google.nl/books?id=nreSmAEACAAJ</w:t>
      </w:r>
    </w:p>
    <w:p w14:paraId="0582F9AF" w14:textId="77777777" w:rsidR="00C93915" w:rsidRPr="00DA0C5B" w:rsidRDefault="00C93915" w:rsidP="00C93915">
      <w:pPr>
        <w:pStyle w:val="Bibliography"/>
        <w:rPr>
          <w:sz w:val="20"/>
          <w:lang w:val="en-GB"/>
          <w:rPrChange w:id="416" w:author="Spada, Riccardo" w:date="2026-05-04T11:20:00Z">
            <w:rPr>
              <w:sz w:val="20"/>
            </w:rPr>
          </w:rPrChange>
        </w:rPr>
      </w:pPr>
      <w:r w:rsidRPr="00C93915">
        <w:rPr>
          <w:sz w:val="20"/>
        </w:rPr>
        <w:lastRenderedPageBreak/>
        <w:t xml:space="preserve">Spada, R., Moritz, L., Rommel, J., Cerroni, S., Meuwissen, M. P. M., &amp; Dalhaus, T. (2025). </w:t>
      </w:r>
      <w:proofErr w:type="spellStart"/>
      <w:r w:rsidRPr="00DA0C5B">
        <w:rPr>
          <w:i/>
          <w:iCs/>
          <w:sz w:val="20"/>
          <w:lang w:val="en-GB"/>
          <w:rPrChange w:id="417" w:author="Spada, Riccardo" w:date="2026-05-04T11:20:00Z">
            <w:rPr>
              <w:i/>
              <w:iCs/>
              <w:sz w:val="20"/>
            </w:rPr>
          </w:rPrChange>
        </w:rPr>
        <w:t>Behavioral</w:t>
      </w:r>
      <w:proofErr w:type="spellEnd"/>
      <w:r w:rsidRPr="00DA0C5B">
        <w:rPr>
          <w:i/>
          <w:iCs/>
          <w:sz w:val="20"/>
          <w:lang w:val="en-GB"/>
          <w:rPrChange w:id="418" w:author="Spada, Riccardo" w:date="2026-05-04T11:20:00Z">
            <w:rPr>
              <w:i/>
              <w:iCs/>
              <w:sz w:val="20"/>
            </w:rPr>
          </w:rPrChange>
        </w:rPr>
        <w:t xml:space="preserve"> Preferences Affecting the Adoption of Financial Price Risk Management Tools in Agriculture: A Systematic Literature Review</w:t>
      </w:r>
      <w:r w:rsidRPr="00DA0C5B">
        <w:rPr>
          <w:sz w:val="20"/>
          <w:lang w:val="en-GB"/>
          <w:rPrChange w:id="419" w:author="Spada, Riccardo" w:date="2026-05-04T11:20:00Z">
            <w:rPr>
              <w:sz w:val="20"/>
            </w:rPr>
          </w:rPrChange>
        </w:rPr>
        <w:t>. https://doi.org/10.22004/ag.econ.356632</w:t>
      </w:r>
    </w:p>
    <w:p w14:paraId="0CB164E7" w14:textId="77777777" w:rsidR="00C93915" w:rsidRPr="00DA0C5B" w:rsidRDefault="00C93915" w:rsidP="00C93915">
      <w:pPr>
        <w:pStyle w:val="Bibliography"/>
        <w:rPr>
          <w:sz w:val="20"/>
          <w:lang w:val="en-GB"/>
          <w:rPrChange w:id="420" w:author="Spada, Riccardo" w:date="2026-05-04T11:20:00Z">
            <w:rPr>
              <w:sz w:val="20"/>
            </w:rPr>
          </w:rPrChange>
        </w:rPr>
      </w:pPr>
      <w:r w:rsidRPr="00DA0C5B">
        <w:rPr>
          <w:sz w:val="20"/>
          <w:lang w:val="en-GB"/>
          <w:rPrChange w:id="421" w:author="Spada, Riccardo" w:date="2026-05-04T11:20:00Z">
            <w:rPr>
              <w:sz w:val="20"/>
            </w:rPr>
          </w:rPrChange>
        </w:rPr>
        <w:t xml:space="preserve">Tversky, A., &amp; Kahneman, D. (1981). The Framing of Decisions and the Psychology of Choice. </w:t>
      </w:r>
      <w:r w:rsidRPr="00DA0C5B">
        <w:rPr>
          <w:i/>
          <w:iCs/>
          <w:sz w:val="20"/>
          <w:lang w:val="en-GB"/>
          <w:rPrChange w:id="422" w:author="Spada, Riccardo" w:date="2026-05-04T11:20:00Z">
            <w:rPr>
              <w:i/>
              <w:iCs/>
              <w:sz w:val="20"/>
            </w:rPr>
          </w:rPrChange>
        </w:rPr>
        <w:t>Science</w:t>
      </w:r>
      <w:r w:rsidRPr="00DA0C5B">
        <w:rPr>
          <w:sz w:val="20"/>
          <w:lang w:val="en-GB"/>
          <w:rPrChange w:id="423" w:author="Spada, Riccardo" w:date="2026-05-04T11:20:00Z">
            <w:rPr>
              <w:sz w:val="20"/>
            </w:rPr>
          </w:rPrChange>
        </w:rPr>
        <w:t xml:space="preserve">, </w:t>
      </w:r>
      <w:r w:rsidRPr="00DA0C5B">
        <w:rPr>
          <w:i/>
          <w:iCs/>
          <w:sz w:val="20"/>
          <w:lang w:val="en-GB"/>
          <w:rPrChange w:id="424" w:author="Spada, Riccardo" w:date="2026-05-04T11:20:00Z">
            <w:rPr>
              <w:i/>
              <w:iCs/>
              <w:sz w:val="20"/>
            </w:rPr>
          </w:rPrChange>
        </w:rPr>
        <w:t>211</w:t>
      </w:r>
      <w:r w:rsidRPr="00DA0C5B">
        <w:rPr>
          <w:sz w:val="20"/>
          <w:lang w:val="en-GB"/>
          <w:rPrChange w:id="425" w:author="Spada, Riccardo" w:date="2026-05-04T11:20:00Z">
            <w:rPr>
              <w:sz w:val="20"/>
            </w:rPr>
          </w:rPrChange>
        </w:rPr>
        <w:t>(4481), 453–458. https://doi.org/10.1126/science.7455683</w:t>
      </w:r>
    </w:p>
    <w:p w14:paraId="0C78997C" w14:textId="77777777" w:rsidR="00C93915" w:rsidRPr="00DA0C5B" w:rsidRDefault="00C93915" w:rsidP="00C93915">
      <w:pPr>
        <w:pStyle w:val="Bibliography"/>
        <w:rPr>
          <w:sz w:val="20"/>
          <w:lang w:val="en-GB"/>
          <w:rPrChange w:id="426" w:author="Spada, Riccardo" w:date="2026-05-04T11:20:00Z">
            <w:rPr>
              <w:sz w:val="20"/>
            </w:rPr>
          </w:rPrChange>
        </w:rPr>
      </w:pPr>
      <w:r w:rsidRPr="00DA0C5B">
        <w:rPr>
          <w:sz w:val="20"/>
          <w:lang w:val="en-GB"/>
          <w:rPrChange w:id="427" w:author="Spada, Riccardo" w:date="2026-05-04T11:20:00Z">
            <w:rPr>
              <w:sz w:val="20"/>
            </w:rPr>
          </w:rPrChange>
        </w:rPr>
        <w:t xml:space="preserve">Tversky, A., &amp; Kahneman, D. (1992). Advances in prospect theory: Cumulative representation of uncertainty. </w:t>
      </w:r>
      <w:r w:rsidRPr="00DA0C5B">
        <w:rPr>
          <w:i/>
          <w:iCs/>
          <w:sz w:val="20"/>
          <w:lang w:val="en-GB"/>
          <w:rPrChange w:id="428" w:author="Spada, Riccardo" w:date="2026-05-04T11:20:00Z">
            <w:rPr>
              <w:i/>
              <w:iCs/>
              <w:sz w:val="20"/>
            </w:rPr>
          </w:rPrChange>
        </w:rPr>
        <w:t>Journal of Risk and Uncertainty</w:t>
      </w:r>
      <w:r w:rsidRPr="00DA0C5B">
        <w:rPr>
          <w:sz w:val="20"/>
          <w:lang w:val="en-GB"/>
          <w:rPrChange w:id="429" w:author="Spada, Riccardo" w:date="2026-05-04T11:20:00Z">
            <w:rPr>
              <w:sz w:val="20"/>
            </w:rPr>
          </w:rPrChange>
        </w:rPr>
        <w:t xml:space="preserve">, </w:t>
      </w:r>
      <w:r w:rsidRPr="00DA0C5B">
        <w:rPr>
          <w:i/>
          <w:iCs/>
          <w:sz w:val="20"/>
          <w:lang w:val="en-GB"/>
          <w:rPrChange w:id="430" w:author="Spada, Riccardo" w:date="2026-05-04T11:20:00Z">
            <w:rPr>
              <w:i/>
              <w:iCs/>
              <w:sz w:val="20"/>
            </w:rPr>
          </w:rPrChange>
        </w:rPr>
        <w:t>5</w:t>
      </w:r>
      <w:r w:rsidRPr="00DA0C5B">
        <w:rPr>
          <w:sz w:val="20"/>
          <w:lang w:val="en-GB"/>
          <w:rPrChange w:id="431" w:author="Spada, Riccardo" w:date="2026-05-04T11:20:00Z">
            <w:rPr>
              <w:sz w:val="20"/>
            </w:rPr>
          </w:rPrChange>
        </w:rPr>
        <w:t>(4), 297–323. https://doi.org/10.1007/BF00122574</w:t>
      </w:r>
    </w:p>
    <w:p w14:paraId="09A4D9EE" w14:textId="77777777" w:rsidR="00C93915" w:rsidRPr="00326ABD" w:rsidRDefault="00C93915" w:rsidP="00C93915">
      <w:pPr>
        <w:pStyle w:val="Bibliography"/>
        <w:rPr>
          <w:sz w:val="20"/>
          <w:lang w:val="en-GB"/>
          <w:rPrChange w:id="432" w:author="Spada, Riccardo" w:date="2026-05-06T14:35:00Z">
            <w:rPr>
              <w:sz w:val="20"/>
            </w:rPr>
          </w:rPrChange>
        </w:rPr>
      </w:pPr>
      <w:proofErr w:type="spellStart"/>
      <w:r w:rsidRPr="00DA0C5B">
        <w:rPr>
          <w:sz w:val="20"/>
          <w:lang w:val="en-GB"/>
          <w:rPrChange w:id="433" w:author="Spada, Riccardo" w:date="2026-05-04T11:20:00Z">
            <w:rPr>
              <w:sz w:val="20"/>
            </w:rPr>
          </w:rPrChange>
        </w:rPr>
        <w:t>Yohai</w:t>
      </w:r>
      <w:proofErr w:type="spellEnd"/>
      <w:r w:rsidRPr="00DA0C5B">
        <w:rPr>
          <w:sz w:val="20"/>
          <w:lang w:val="en-GB"/>
          <w:rPrChange w:id="434" w:author="Spada, Riccardo" w:date="2026-05-04T11:20:00Z">
            <w:rPr>
              <w:sz w:val="20"/>
            </w:rPr>
          </w:rPrChange>
        </w:rPr>
        <w:t xml:space="preserve">, V. J. (1987). High Breakdown-Point and High Efficiency Robust Estimates for Regression. </w:t>
      </w:r>
      <w:r w:rsidRPr="00326ABD">
        <w:rPr>
          <w:i/>
          <w:iCs/>
          <w:sz w:val="20"/>
          <w:lang w:val="en-GB"/>
          <w:rPrChange w:id="435" w:author="Spada, Riccardo" w:date="2026-05-06T14:35:00Z">
            <w:rPr>
              <w:i/>
              <w:iCs/>
              <w:sz w:val="20"/>
            </w:rPr>
          </w:rPrChange>
        </w:rPr>
        <w:t>The Annals of Statistics</w:t>
      </w:r>
      <w:r w:rsidRPr="00326ABD">
        <w:rPr>
          <w:sz w:val="20"/>
          <w:lang w:val="en-GB"/>
          <w:rPrChange w:id="436" w:author="Spada, Riccardo" w:date="2026-05-06T14:35:00Z">
            <w:rPr>
              <w:sz w:val="20"/>
            </w:rPr>
          </w:rPrChange>
        </w:rPr>
        <w:t xml:space="preserve">, </w:t>
      </w:r>
      <w:r w:rsidRPr="00326ABD">
        <w:rPr>
          <w:i/>
          <w:iCs/>
          <w:sz w:val="20"/>
          <w:lang w:val="en-GB"/>
          <w:rPrChange w:id="437" w:author="Spada, Riccardo" w:date="2026-05-06T14:35:00Z">
            <w:rPr>
              <w:i/>
              <w:iCs/>
              <w:sz w:val="20"/>
            </w:rPr>
          </w:rPrChange>
        </w:rPr>
        <w:t>15</w:t>
      </w:r>
      <w:r w:rsidRPr="00326ABD">
        <w:rPr>
          <w:sz w:val="20"/>
          <w:lang w:val="en-GB"/>
          <w:rPrChange w:id="438" w:author="Spada, Riccardo" w:date="2026-05-06T14:35:00Z">
            <w:rPr>
              <w:sz w:val="20"/>
            </w:rPr>
          </w:rPrChange>
        </w:rPr>
        <w:t>(2), 642–656. https://doi.org/10.1214/aos/1176350366</w:t>
      </w:r>
    </w:p>
    <w:p w14:paraId="3D220838" w14:textId="1299357D" w:rsidR="00F407C9" w:rsidRPr="002971AE" w:rsidRDefault="00965581" w:rsidP="00292C54">
      <w:pPr>
        <w:spacing w:line="360" w:lineRule="auto"/>
        <w:jc w:val="both"/>
        <w:rPr>
          <w:rFonts w:ascii="Arial" w:hAnsi="Arial" w:cs="Arial"/>
          <w:color w:val="222222"/>
          <w:sz w:val="20"/>
          <w:shd w:val="clear" w:color="auto" w:fill="FFFFFF"/>
          <w:lang w:val="en-GB"/>
        </w:rPr>
      </w:pPr>
      <w:r>
        <w:rPr>
          <w:rFonts w:ascii="Arial" w:hAnsi="Arial" w:cs="Arial"/>
          <w:color w:val="222222"/>
          <w:sz w:val="20"/>
          <w:shd w:val="clear" w:color="auto" w:fill="FFFFFF"/>
        </w:rPr>
        <w:fldChar w:fldCharType="end"/>
      </w:r>
    </w:p>
    <w:p w14:paraId="1DF95AFA" w14:textId="77777777" w:rsidR="00F407C9" w:rsidRPr="002971AE" w:rsidRDefault="00F407C9">
      <w:pPr>
        <w:spacing w:after="160" w:line="259" w:lineRule="auto"/>
        <w:rPr>
          <w:rFonts w:ascii="Arial" w:hAnsi="Arial" w:cs="Arial"/>
          <w:color w:val="222222"/>
          <w:sz w:val="20"/>
          <w:shd w:val="clear" w:color="auto" w:fill="FFFFFF"/>
          <w:lang w:val="en-GB"/>
        </w:rPr>
      </w:pPr>
      <w:r w:rsidRPr="002971AE">
        <w:rPr>
          <w:rFonts w:ascii="Arial" w:hAnsi="Arial" w:cs="Arial"/>
          <w:color w:val="222222"/>
          <w:sz w:val="20"/>
          <w:shd w:val="clear" w:color="auto" w:fill="FFFFFF"/>
          <w:lang w:val="en-GB"/>
        </w:rPr>
        <w:br w:type="page"/>
      </w:r>
    </w:p>
    <w:p w14:paraId="4417BA5A" w14:textId="22202266" w:rsidR="00BC7BC3" w:rsidRDefault="00F407C9" w:rsidP="00F407C9">
      <w:pPr>
        <w:pStyle w:val="Heading1"/>
        <w:numPr>
          <w:ilvl w:val="0"/>
          <w:numId w:val="0"/>
        </w:numPr>
        <w:ind w:left="432" w:hanging="432"/>
        <w:rPr>
          <w:shd w:val="clear" w:color="auto" w:fill="FFFFFF"/>
          <w:lang w:val="en-US"/>
        </w:rPr>
      </w:pPr>
      <w:r>
        <w:rPr>
          <w:shd w:val="clear" w:color="auto" w:fill="FFFFFF"/>
          <w:lang w:val="en-US"/>
        </w:rPr>
        <w:lastRenderedPageBreak/>
        <w:t>Appendix</w:t>
      </w:r>
    </w:p>
    <w:p w14:paraId="0402AD04" w14:textId="5C1B9923" w:rsidR="002A737A" w:rsidRPr="002A737A" w:rsidRDefault="002A737A" w:rsidP="002A737A">
      <w:pPr>
        <w:rPr>
          <w:lang w:val="en-US"/>
        </w:rPr>
      </w:pPr>
      <w:r w:rsidRPr="00B90DAB">
        <w:rPr>
          <w:b/>
          <w:bCs/>
          <w:lang w:val="en-US"/>
        </w:rPr>
        <w:t>Table</w:t>
      </w:r>
      <w:r w:rsidR="00A85BB9">
        <w:rPr>
          <w:b/>
          <w:bCs/>
          <w:lang w:val="en-US"/>
        </w:rPr>
        <w:t xml:space="preserve"> A1</w:t>
      </w:r>
      <w:r w:rsidRPr="00B90DAB">
        <w:rPr>
          <w:b/>
          <w:bCs/>
          <w:lang w:val="en-US"/>
        </w:rPr>
        <w:t xml:space="preserve"> </w:t>
      </w:r>
      <w:r w:rsidRPr="00A85BB9">
        <w:rPr>
          <w:i/>
          <w:iCs/>
          <w:lang w:val="en-US"/>
        </w:rPr>
        <w:t>Descriptive</w:t>
      </w:r>
      <w:r w:rsidRPr="00A85BB9">
        <w:rPr>
          <w:b/>
          <w:bCs/>
          <w:i/>
          <w:iCs/>
          <w:lang w:val="en-US"/>
        </w:rPr>
        <w:t xml:space="preserve"> </w:t>
      </w:r>
      <w:r w:rsidRPr="00A85BB9">
        <w:rPr>
          <w:i/>
          <w:iCs/>
          <w:lang w:val="en-US"/>
        </w:rPr>
        <w:t>statistics for simulated yield data</w:t>
      </w:r>
    </w:p>
    <w:tbl>
      <w:tblPr>
        <w:tblStyle w:val="TableGrid"/>
        <w:tblW w:w="5000" w:type="pct"/>
        <w:tblLook w:val="04A0" w:firstRow="1" w:lastRow="0" w:firstColumn="1" w:lastColumn="0" w:noHBand="0" w:noVBand="1"/>
      </w:tblPr>
      <w:tblGrid>
        <w:gridCol w:w="3364"/>
        <w:gridCol w:w="1718"/>
        <w:gridCol w:w="1335"/>
        <w:gridCol w:w="1069"/>
        <w:gridCol w:w="1874"/>
      </w:tblGrid>
      <w:tr w:rsidR="0035240D" w:rsidRPr="0035240D" w14:paraId="0B159293" w14:textId="77777777" w:rsidTr="00C23C37">
        <w:tc>
          <w:tcPr>
            <w:tcW w:w="1797" w:type="pct"/>
            <w:tcBorders>
              <w:top w:val="single" w:sz="4" w:space="0" w:color="auto"/>
              <w:bottom w:val="single" w:sz="4" w:space="0" w:color="auto"/>
            </w:tcBorders>
          </w:tcPr>
          <w:p w14:paraId="6DAF6EA4" w14:textId="77777777" w:rsidR="0035240D" w:rsidRPr="00A74F19" w:rsidRDefault="0035240D" w:rsidP="002458DA">
            <w:pPr>
              <w:spacing w:before="60" w:after="60"/>
              <w:rPr>
                <w:b/>
                <w:bCs/>
                <w:sz w:val="20"/>
                <w:lang w:val="en-US"/>
              </w:rPr>
            </w:pPr>
            <w:r w:rsidRPr="00A74F19">
              <w:rPr>
                <w:b/>
                <w:bCs/>
                <w:sz w:val="20"/>
                <w:lang w:val="en-US"/>
              </w:rPr>
              <w:t>variable</w:t>
            </w:r>
          </w:p>
        </w:tc>
        <w:tc>
          <w:tcPr>
            <w:tcW w:w="918" w:type="pct"/>
            <w:tcBorders>
              <w:top w:val="single" w:sz="4" w:space="0" w:color="auto"/>
              <w:bottom w:val="single" w:sz="4" w:space="0" w:color="auto"/>
            </w:tcBorders>
          </w:tcPr>
          <w:p w14:paraId="7E348DE6" w14:textId="77777777" w:rsidR="0035240D" w:rsidRPr="00A74F19" w:rsidRDefault="0035240D" w:rsidP="002458DA">
            <w:pPr>
              <w:spacing w:before="60" w:after="60"/>
              <w:jc w:val="center"/>
              <w:rPr>
                <w:b/>
                <w:bCs/>
                <w:sz w:val="20"/>
                <w:lang w:val="en-US"/>
              </w:rPr>
            </w:pPr>
            <w:r w:rsidRPr="00A74F19">
              <w:rPr>
                <w:b/>
                <w:bCs/>
                <w:sz w:val="20"/>
                <w:lang w:val="en-US"/>
              </w:rPr>
              <w:t>mean</w:t>
            </w:r>
          </w:p>
        </w:tc>
        <w:tc>
          <w:tcPr>
            <w:tcW w:w="713" w:type="pct"/>
            <w:tcBorders>
              <w:top w:val="single" w:sz="4" w:space="0" w:color="auto"/>
              <w:bottom w:val="single" w:sz="4" w:space="0" w:color="auto"/>
            </w:tcBorders>
          </w:tcPr>
          <w:p w14:paraId="4134A85E" w14:textId="77777777" w:rsidR="0035240D" w:rsidRPr="00A74F19" w:rsidRDefault="0035240D" w:rsidP="002458DA">
            <w:pPr>
              <w:spacing w:before="60" w:after="60"/>
              <w:jc w:val="center"/>
              <w:rPr>
                <w:b/>
                <w:bCs/>
                <w:sz w:val="20"/>
                <w:lang w:val="en-US"/>
              </w:rPr>
            </w:pPr>
            <w:proofErr w:type="spellStart"/>
            <w:r w:rsidRPr="00A74F19">
              <w:rPr>
                <w:b/>
                <w:bCs/>
                <w:sz w:val="20"/>
                <w:lang w:val="en-US"/>
              </w:rPr>
              <w:t>sd</w:t>
            </w:r>
            <w:proofErr w:type="spellEnd"/>
          </w:p>
        </w:tc>
        <w:tc>
          <w:tcPr>
            <w:tcW w:w="571" w:type="pct"/>
            <w:tcBorders>
              <w:top w:val="single" w:sz="4" w:space="0" w:color="auto"/>
              <w:bottom w:val="single" w:sz="4" w:space="0" w:color="auto"/>
            </w:tcBorders>
          </w:tcPr>
          <w:p w14:paraId="1C2BE2B6" w14:textId="77777777" w:rsidR="0035240D" w:rsidRPr="00A74F19" w:rsidRDefault="0035240D" w:rsidP="002458DA">
            <w:pPr>
              <w:spacing w:before="60" w:after="60"/>
              <w:jc w:val="center"/>
              <w:rPr>
                <w:b/>
                <w:bCs/>
                <w:sz w:val="20"/>
                <w:lang w:val="en-US"/>
              </w:rPr>
            </w:pPr>
            <w:r w:rsidRPr="00A74F19">
              <w:rPr>
                <w:b/>
                <w:bCs/>
                <w:sz w:val="20"/>
                <w:lang w:val="en-US"/>
              </w:rPr>
              <w:t>min</w:t>
            </w:r>
          </w:p>
        </w:tc>
        <w:tc>
          <w:tcPr>
            <w:tcW w:w="1001" w:type="pct"/>
            <w:tcBorders>
              <w:top w:val="single" w:sz="4" w:space="0" w:color="auto"/>
              <w:bottom w:val="single" w:sz="4" w:space="0" w:color="auto"/>
            </w:tcBorders>
          </w:tcPr>
          <w:p w14:paraId="5AA51B4F" w14:textId="77777777" w:rsidR="0035240D" w:rsidRPr="00A74F19" w:rsidRDefault="0035240D" w:rsidP="002458DA">
            <w:pPr>
              <w:spacing w:before="60" w:after="60"/>
              <w:jc w:val="center"/>
              <w:rPr>
                <w:b/>
                <w:bCs/>
                <w:sz w:val="20"/>
                <w:lang w:val="en-US"/>
              </w:rPr>
            </w:pPr>
            <w:r w:rsidRPr="00A74F19">
              <w:rPr>
                <w:b/>
                <w:bCs/>
                <w:sz w:val="20"/>
                <w:lang w:val="en-US"/>
              </w:rPr>
              <w:t>max</w:t>
            </w:r>
          </w:p>
        </w:tc>
      </w:tr>
      <w:tr w:rsidR="0035240D" w:rsidRPr="0035240D" w14:paraId="11D543F5" w14:textId="77777777" w:rsidTr="00C23C37">
        <w:tc>
          <w:tcPr>
            <w:tcW w:w="1797" w:type="pct"/>
            <w:tcBorders>
              <w:top w:val="single" w:sz="4" w:space="0" w:color="auto"/>
            </w:tcBorders>
          </w:tcPr>
          <w:p w14:paraId="55A4C1F4" w14:textId="225AA085" w:rsidR="0035240D" w:rsidRPr="0035240D" w:rsidRDefault="0035240D" w:rsidP="002458DA">
            <w:pPr>
              <w:spacing w:before="60" w:after="60"/>
              <w:rPr>
                <w:sz w:val="20"/>
                <w:lang w:val="en-US"/>
              </w:rPr>
            </w:pPr>
            <w:r w:rsidRPr="0035240D">
              <w:rPr>
                <w:sz w:val="20"/>
                <w:lang w:val="en-US"/>
              </w:rPr>
              <w:t>N</w:t>
            </w:r>
            <w:r w:rsidR="00A6594A">
              <w:rPr>
                <w:sz w:val="20"/>
                <w:lang w:val="en-US"/>
              </w:rPr>
              <w:t xml:space="preserve"> (kg/ha)</w:t>
            </w:r>
          </w:p>
        </w:tc>
        <w:tc>
          <w:tcPr>
            <w:tcW w:w="918" w:type="pct"/>
            <w:tcBorders>
              <w:top w:val="single" w:sz="4" w:space="0" w:color="auto"/>
            </w:tcBorders>
          </w:tcPr>
          <w:p w14:paraId="2CB1A275" w14:textId="77777777" w:rsidR="0035240D" w:rsidRPr="0035240D" w:rsidRDefault="0035240D" w:rsidP="002458DA">
            <w:pPr>
              <w:spacing w:before="60" w:after="60"/>
              <w:jc w:val="center"/>
              <w:rPr>
                <w:sz w:val="20"/>
                <w:lang w:val="en-US"/>
              </w:rPr>
            </w:pPr>
            <w:r w:rsidRPr="0035240D">
              <w:rPr>
                <w:sz w:val="20"/>
                <w:lang w:val="en-US"/>
              </w:rPr>
              <w:t>167.17</w:t>
            </w:r>
          </w:p>
        </w:tc>
        <w:tc>
          <w:tcPr>
            <w:tcW w:w="713" w:type="pct"/>
            <w:tcBorders>
              <w:top w:val="single" w:sz="4" w:space="0" w:color="auto"/>
            </w:tcBorders>
          </w:tcPr>
          <w:p w14:paraId="35B21CCD" w14:textId="77777777" w:rsidR="0035240D" w:rsidRPr="0035240D" w:rsidRDefault="0035240D" w:rsidP="002458DA">
            <w:pPr>
              <w:spacing w:before="60" w:after="60"/>
              <w:jc w:val="center"/>
              <w:rPr>
                <w:sz w:val="20"/>
                <w:lang w:val="en-US"/>
              </w:rPr>
            </w:pPr>
            <w:r w:rsidRPr="0035240D">
              <w:rPr>
                <w:sz w:val="20"/>
                <w:lang w:val="en-US"/>
              </w:rPr>
              <w:t>55.97</w:t>
            </w:r>
          </w:p>
        </w:tc>
        <w:tc>
          <w:tcPr>
            <w:tcW w:w="571" w:type="pct"/>
            <w:tcBorders>
              <w:top w:val="single" w:sz="4" w:space="0" w:color="auto"/>
            </w:tcBorders>
          </w:tcPr>
          <w:p w14:paraId="0D07A417" w14:textId="77777777" w:rsidR="0035240D" w:rsidRPr="0035240D" w:rsidRDefault="0035240D" w:rsidP="002458DA">
            <w:pPr>
              <w:spacing w:before="60" w:after="60"/>
              <w:jc w:val="center"/>
              <w:rPr>
                <w:sz w:val="20"/>
                <w:lang w:val="en-US"/>
              </w:rPr>
            </w:pPr>
            <w:r w:rsidRPr="0035240D">
              <w:rPr>
                <w:sz w:val="20"/>
                <w:lang w:val="en-US"/>
              </w:rPr>
              <w:t>10</w:t>
            </w:r>
          </w:p>
        </w:tc>
        <w:tc>
          <w:tcPr>
            <w:tcW w:w="1001" w:type="pct"/>
            <w:tcBorders>
              <w:top w:val="single" w:sz="4" w:space="0" w:color="auto"/>
            </w:tcBorders>
          </w:tcPr>
          <w:p w14:paraId="792EC1FF" w14:textId="77777777" w:rsidR="0035240D" w:rsidRPr="0035240D" w:rsidRDefault="0035240D" w:rsidP="002458DA">
            <w:pPr>
              <w:spacing w:before="60" w:after="60"/>
              <w:jc w:val="center"/>
              <w:rPr>
                <w:sz w:val="20"/>
                <w:lang w:val="en-US"/>
              </w:rPr>
            </w:pPr>
            <w:r w:rsidRPr="0035240D">
              <w:rPr>
                <w:sz w:val="20"/>
                <w:lang w:val="en-US"/>
              </w:rPr>
              <w:t>250</w:t>
            </w:r>
          </w:p>
        </w:tc>
      </w:tr>
      <w:tr w:rsidR="0035240D" w:rsidRPr="0035240D" w14:paraId="7BB10A66" w14:textId="77777777" w:rsidTr="002458DA">
        <w:tc>
          <w:tcPr>
            <w:tcW w:w="1797" w:type="pct"/>
            <w:tcBorders>
              <w:bottom w:val="single" w:sz="4" w:space="0" w:color="auto"/>
            </w:tcBorders>
          </w:tcPr>
          <w:p w14:paraId="3D9CCC45" w14:textId="102DEC16" w:rsidR="0035240D" w:rsidRPr="0035240D" w:rsidRDefault="0052532A" w:rsidP="002458DA">
            <w:pPr>
              <w:spacing w:before="60" w:after="60"/>
              <w:rPr>
                <w:sz w:val="20"/>
                <w:lang w:val="en-US"/>
              </w:rPr>
            </w:pPr>
            <w:r>
              <w:rPr>
                <w:sz w:val="20"/>
                <w:lang w:val="en-US"/>
              </w:rPr>
              <w:t>y</w:t>
            </w:r>
            <w:r w:rsidR="00A74F19">
              <w:rPr>
                <w:sz w:val="20"/>
                <w:lang w:val="en-US"/>
              </w:rPr>
              <w:t>ield</w:t>
            </w:r>
            <w:r w:rsidR="00A6594A">
              <w:rPr>
                <w:sz w:val="20"/>
                <w:lang w:val="en-US"/>
              </w:rPr>
              <w:t xml:space="preserve"> (t/ha)</w:t>
            </w:r>
          </w:p>
        </w:tc>
        <w:tc>
          <w:tcPr>
            <w:tcW w:w="918" w:type="pct"/>
            <w:tcBorders>
              <w:bottom w:val="single" w:sz="4" w:space="0" w:color="auto"/>
            </w:tcBorders>
          </w:tcPr>
          <w:p w14:paraId="43554ABC" w14:textId="77777777" w:rsidR="0035240D" w:rsidRPr="0035240D" w:rsidRDefault="0035240D" w:rsidP="002458DA">
            <w:pPr>
              <w:spacing w:before="60" w:after="60"/>
              <w:jc w:val="center"/>
              <w:rPr>
                <w:sz w:val="20"/>
                <w:lang w:val="en-US"/>
              </w:rPr>
            </w:pPr>
            <w:r w:rsidRPr="0035240D">
              <w:rPr>
                <w:sz w:val="20"/>
                <w:lang w:val="en-US"/>
              </w:rPr>
              <w:t>7.39</w:t>
            </w:r>
          </w:p>
        </w:tc>
        <w:tc>
          <w:tcPr>
            <w:tcW w:w="713" w:type="pct"/>
            <w:tcBorders>
              <w:bottom w:val="single" w:sz="4" w:space="0" w:color="auto"/>
            </w:tcBorders>
          </w:tcPr>
          <w:p w14:paraId="3A20D5B4" w14:textId="77777777" w:rsidR="0035240D" w:rsidRPr="0035240D" w:rsidRDefault="0035240D" w:rsidP="002458DA">
            <w:pPr>
              <w:spacing w:before="60" w:after="60"/>
              <w:jc w:val="center"/>
              <w:rPr>
                <w:sz w:val="20"/>
                <w:lang w:val="en-US"/>
              </w:rPr>
            </w:pPr>
            <w:r w:rsidRPr="0035240D">
              <w:rPr>
                <w:sz w:val="20"/>
                <w:lang w:val="en-US"/>
              </w:rPr>
              <w:t>2.25</w:t>
            </w:r>
          </w:p>
        </w:tc>
        <w:tc>
          <w:tcPr>
            <w:tcW w:w="571" w:type="pct"/>
            <w:tcBorders>
              <w:bottom w:val="single" w:sz="4" w:space="0" w:color="auto"/>
            </w:tcBorders>
          </w:tcPr>
          <w:p w14:paraId="18B33834" w14:textId="77777777" w:rsidR="0035240D" w:rsidRPr="0035240D" w:rsidRDefault="0035240D" w:rsidP="002458DA">
            <w:pPr>
              <w:spacing w:before="60" w:after="60"/>
              <w:jc w:val="center"/>
              <w:rPr>
                <w:sz w:val="20"/>
                <w:lang w:val="en-US"/>
              </w:rPr>
            </w:pPr>
            <w:r w:rsidRPr="0035240D">
              <w:rPr>
                <w:sz w:val="20"/>
                <w:lang w:val="en-US"/>
              </w:rPr>
              <w:t>1.16</w:t>
            </w:r>
          </w:p>
        </w:tc>
        <w:tc>
          <w:tcPr>
            <w:tcW w:w="1001" w:type="pct"/>
            <w:tcBorders>
              <w:bottom w:val="single" w:sz="4" w:space="0" w:color="auto"/>
            </w:tcBorders>
          </w:tcPr>
          <w:p w14:paraId="2E7FE641" w14:textId="77777777" w:rsidR="0035240D" w:rsidRPr="0035240D" w:rsidRDefault="0035240D" w:rsidP="002458DA">
            <w:pPr>
              <w:spacing w:before="60" w:after="60"/>
              <w:jc w:val="center"/>
              <w:rPr>
                <w:sz w:val="20"/>
                <w:lang w:val="en-US"/>
              </w:rPr>
            </w:pPr>
            <w:r w:rsidRPr="0035240D">
              <w:rPr>
                <w:sz w:val="20"/>
                <w:lang w:val="en-US"/>
              </w:rPr>
              <w:t>14.01</w:t>
            </w:r>
          </w:p>
        </w:tc>
      </w:tr>
      <w:tr w:rsidR="00A74F19" w:rsidRPr="0035240D" w14:paraId="5E7AFA73" w14:textId="77777777" w:rsidTr="002458DA">
        <w:tc>
          <w:tcPr>
            <w:tcW w:w="1797" w:type="pct"/>
            <w:tcBorders>
              <w:top w:val="single" w:sz="4" w:space="0" w:color="auto"/>
            </w:tcBorders>
          </w:tcPr>
          <w:p w14:paraId="2C3B9BC9" w14:textId="16F8282C" w:rsidR="00A74F19" w:rsidRPr="0035240D" w:rsidRDefault="004E7545" w:rsidP="002458DA">
            <w:pPr>
              <w:spacing w:before="60" w:after="60"/>
              <w:rPr>
                <w:sz w:val="20"/>
                <w:lang w:val="en-US"/>
              </w:rPr>
            </w:pPr>
            <w:r>
              <w:rPr>
                <w:sz w:val="20"/>
                <w:lang w:val="en-US"/>
              </w:rPr>
              <w:t>historical weather</w:t>
            </w:r>
          </w:p>
        </w:tc>
        <w:tc>
          <w:tcPr>
            <w:tcW w:w="918" w:type="pct"/>
            <w:tcBorders>
              <w:top w:val="single" w:sz="4" w:space="0" w:color="auto"/>
            </w:tcBorders>
          </w:tcPr>
          <w:p w14:paraId="05D4380D" w14:textId="77777777" w:rsidR="00A74F19" w:rsidRPr="0035240D" w:rsidRDefault="00A74F19" w:rsidP="002458DA">
            <w:pPr>
              <w:spacing w:before="60" w:after="60"/>
              <w:jc w:val="center"/>
              <w:rPr>
                <w:sz w:val="20"/>
                <w:lang w:val="en-US"/>
              </w:rPr>
            </w:pPr>
            <w:r w:rsidRPr="0035240D">
              <w:rPr>
                <w:sz w:val="20"/>
                <w:lang w:val="en-US"/>
              </w:rPr>
              <w:t>0.53</w:t>
            </w:r>
          </w:p>
        </w:tc>
        <w:tc>
          <w:tcPr>
            <w:tcW w:w="713" w:type="pct"/>
            <w:tcBorders>
              <w:top w:val="single" w:sz="4" w:space="0" w:color="auto"/>
            </w:tcBorders>
          </w:tcPr>
          <w:p w14:paraId="39770FE2" w14:textId="77777777" w:rsidR="00A74F19" w:rsidRPr="0035240D" w:rsidRDefault="00A74F19" w:rsidP="002458DA">
            <w:pPr>
              <w:spacing w:before="60" w:after="60"/>
              <w:jc w:val="center"/>
              <w:rPr>
                <w:sz w:val="20"/>
                <w:lang w:val="en-US"/>
              </w:rPr>
            </w:pPr>
            <w:r>
              <w:rPr>
                <w:sz w:val="20"/>
                <w:lang w:val="en-US"/>
              </w:rPr>
              <w:t>-</w:t>
            </w:r>
          </w:p>
        </w:tc>
        <w:tc>
          <w:tcPr>
            <w:tcW w:w="571" w:type="pct"/>
            <w:tcBorders>
              <w:top w:val="single" w:sz="4" w:space="0" w:color="auto"/>
            </w:tcBorders>
          </w:tcPr>
          <w:p w14:paraId="27A91DAE" w14:textId="77777777" w:rsidR="00A74F19" w:rsidRPr="0035240D" w:rsidRDefault="00A74F19" w:rsidP="002458DA">
            <w:pPr>
              <w:spacing w:before="60" w:after="60"/>
              <w:jc w:val="center"/>
              <w:rPr>
                <w:sz w:val="20"/>
                <w:lang w:val="en-US"/>
              </w:rPr>
            </w:pPr>
            <w:r w:rsidRPr="0035240D">
              <w:rPr>
                <w:sz w:val="20"/>
                <w:lang w:val="en-US"/>
              </w:rPr>
              <w:t>0</w:t>
            </w:r>
          </w:p>
        </w:tc>
        <w:tc>
          <w:tcPr>
            <w:tcW w:w="1001" w:type="pct"/>
            <w:tcBorders>
              <w:top w:val="single" w:sz="4" w:space="0" w:color="auto"/>
            </w:tcBorders>
          </w:tcPr>
          <w:p w14:paraId="1DE4681E" w14:textId="77777777" w:rsidR="00A74F19" w:rsidRPr="0035240D" w:rsidRDefault="00A74F19" w:rsidP="002458DA">
            <w:pPr>
              <w:spacing w:before="60" w:after="60"/>
              <w:jc w:val="center"/>
              <w:rPr>
                <w:sz w:val="20"/>
                <w:lang w:val="en-US"/>
              </w:rPr>
            </w:pPr>
            <w:r w:rsidRPr="0035240D">
              <w:rPr>
                <w:sz w:val="20"/>
                <w:lang w:val="en-US"/>
              </w:rPr>
              <w:t>1</w:t>
            </w:r>
          </w:p>
        </w:tc>
      </w:tr>
      <w:tr w:rsidR="0035240D" w:rsidRPr="0035240D" w14:paraId="0A2FD030" w14:textId="77777777" w:rsidTr="00C23C37">
        <w:tc>
          <w:tcPr>
            <w:tcW w:w="1797" w:type="pct"/>
          </w:tcPr>
          <w:p w14:paraId="51E8F380" w14:textId="77777777" w:rsidR="0035240D" w:rsidRPr="0035240D" w:rsidRDefault="0035240D" w:rsidP="002458DA">
            <w:pPr>
              <w:spacing w:before="60" w:after="60"/>
              <w:rPr>
                <w:sz w:val="20"/>
                <w:lang w:val="en-US"/>
              </w:rPr>
            </w:pPr>
            <w:r w:rsidRPr="0035240D">
              <w:rPr>
                <w:sz w:val="20"/>
                <w:lang w:val="en-US"/>
              </w:rPr>
              <w:t>cmip6_ipsl_ssp126</w:t>
            </w:r>
          </w:p>
        </w:tc>
        <w:tc>
          <w:tcPr>
            <w:tcW w:w="918" w:type="pct"/>
          </w:tcPr>
          <w:p w14:paraId="70D2467F" w14:textId="77777777" w:rsidR="0035240D" w:rsidRPr="0035240D" w:rsidRDefault="0035240D" w:rsidP="002458DA">
            <w:pPr>
              <w:spacing w:before="60" w:after="60"/>
              <w:jc w:val="center"/>
              <w:rPr>
                <w:sz w:val="20"/>
                <w:lang w:val="en-US"/>
              </w:rPr>
            </w:pPr>
            <w:r w:rsidRPr="0035240D">
              <w:rPr>
                <w:sz w:val="20"/>
                <w:lang w:val="en-US"/>
              </w:rPr>
              <w:t>0.12</w:t>
            </w:r>
          </w:p>
        </w:tc>
        <w:tc>
          <w:tcPr>
            <w:tcW w:w="713" w:type="pct"/>
          </w:tcPr>
          <w:p w14:paraId="4DE75D8A" w14:textId="59C46A1B" w:rsidR="0035240D" w:rsidRPr="0035240D" w:rsidRDefault="00A74F19" w:rsidP="002458DA">
            <w:pPr>
              <w:spacing w:before="60" w:after="60"/>
              <w:jc w:val="center"/>
              <w:rPr>
                <w:sz w:val="20"/>
                <w:lang w:val="en-US"/>
              </w:rPr>
            </w:pPr>
            <w:r>
              <w:rPr>
                <w:sz w:val="20"/>
                <w:lang w:val="en-US"/>
              </w:rPr>
              <w:t>-</w:t>
            </w:r>
          </w:p>
        </w:tc>
        <w:tc>
          <w:tcPr>
            <w:tcW w:w="571" w:type="pct"/>
          </w:tcPr>
          <w:p w14:paraId="3FFC4416" w14:textId="77777777" w:rsidR="0035240D" w:rsidRPr="0035240D" w:rsidRDefault="0035240D" w:rsidP="002458DA">
            <w:pPr>
              <w:spacing w:before="60" w:after="60"/>
              <w:jc w:val="center"/>
              <w:rPr>
                <w:sz w:val="20"/>
                <w:lang w:val="en-US"/>
              </w:rPr>
            </w:pPr>
            <w:r w:rsidRPr="0035240D">
              <w:rPr>
                <w:sz w:val="20"/>
                <w:lang w:val="en-US"/>
              </w:rPr>
              <w:t>0</w:t>
            </w:r>
          </w:p>
        </w:tc>
        <w:tc>
          <w:tcPr>
            <w:tcW w:w="1001" w:type="pct"/>
          </w:tcPr>
          <w:p w14:paraId="4BCCC85F" w14:textId="77777777" w:rsidR="0035240D" w:rsidRPr="0035240D" w:rsidRDefault="0035240D" w:rsidP="002458DA">
            <w:pPr>
              <w:spacing w:before="60" w:after="60"/>
              <w:jc w:val="center"/>
              <w:rPr>
                <w:sz w:val="20"/>
                <w:lang w:val="en-US"/>
              </w:rPr>
            </w:pPr>
            <w:r w:rsidRPr="0035240D">
              <w:rPr>
                <w:sz w:val="20"/>
                <w:lang w:val="en-US"/>
              </w:rPr>
              <w:t>1</w:t>
            </w:r>
          </w:p>
        </w:tc>
      </w:tr>
      <w:tr w:rsidR="0035240D" w:rsidRPr="0035240D" w14:paraId="7F327ACB" w14:textId="77777777" w:rsidTr="00C23C37">
        <w:tc>
          <w:tcPr>
            <w:tcW w:w="1797" w:type="pct"/>
          </w:tcPr>
          <w:p w14:paraId="67527596" w14:textId="77777777" w:rsidR="0035240D" w:rsidRPr="0035240D" w:rsidRDefault="0035240D" w:rsidP="002458DA">
            <w:pPr>
              <w:spacing w:before="60" w:after="60"/>
              <w:rPr>
                <w:sz w:val="20"/>
                <w:lang w:val="en-US"/>
              </w:rPr>
            </w:pPr>
            <w:r w:rsidRPr="0035240D">
              <w:rPr>
                <w:sz w:val="20"/>
                <w:lang w:val="en-US"/>
              </w:rPr>
              <w:t>cmip6_ipsl_ssp585</w:t>
            </w:r>
          </w:p>
        </w:tc>
        <w:tc>
          <w:tcPr>
            <w:tcW w:w="918" w:type="pct"/>
          </w:tcPr>
          <w:p w14:paraId="6175E584" w14:textId="77777777" w:rsidR="0035240D" w:rsidRPr="0035240D" w:rsidRDefault="0035240D" w:rsidP="002458DA">
            <w:pPr>
              <w:spacing w:before="60" w:after="60"/>
              <w:jc w:val="center"/>
              <w:rPr>
                <w:sz w:val="20"/>
                <w:lang w:val="en-US"/>
              </w:rPr>
            </w:pPr>
            <w:r w:rsidRPr="0035240D">
              <w:rPr>
                <w:sz w:val="20"/>
                <w:lang w:val="en-US"/>
              </w:rPr>
              <w:t>0.12</w:t>
            </w:r>
          </w:p>
        </w:tc>
        <w:tc>
          <w:tcPr>
            <w:tcW w:w="713" w:type="pct"/>
          </w:tcPr>
          <w:p w14:paraId="02F2D39F" w14:textId="0749EB43" w:rsidR="0035240D" w:rsidRPr="0035240D" w:rsidRDefault="00A74F19" w:rsidP="002458DA">
            <w:pPr>
              <w:spacing w:before="60" w:after="60"/>
              <w:jc w:val="center"/>
              <w:rPr>
                <w:sz w:val="20"/>
                <w:lang w:val="en-US"/>
              </w:rPr>
            </w:pPr>
            <w:r>
              <w:rPr>
                <w:sz w:val="20"/>
                <w:lang w:val="en-US"/>
              </w:rPr>
              <w:t>-</w:t>
            </w:r>
          </w:p>
        </w:tc>
        <w:tc>
          <w:tcPr>
            <w:tcW w:w="571" w:type="pct"/>
          </w:tcPr>
          <w:p w14:paraId="38AD25FF" w14:textId="77777777" w:rsidR="0035240D" w:rsidRPr="0035240D" w:rsidRDefault="0035240D" w:rsidP="002458DA">
            <w:pPr>
              <w:spacing w:before="60" w:after="60"/>
              <w:jc w:val="center"/>
              <w:rPr>
                <w:sz w:val="20"/>
                <w:lang w:val="en-US"/>
              </w:rPr>
            </w:pPr>
            <w:r w:rsidRPr="0035240D">
              <w:rPr>
                <w:sz w:val="20"/>
                <w:lang w:val="en-US"/>
              </w:rPr>
              <w:t>0</w:t>
            </w:r>
          </w:p>
        </w:tc>
        <w:tc>
          <w:tcPr>
            <w:tcW w:w="1001" w:type="pct"/>
          </w:tcPr>
          <w:p w14:paraId="65977A0F" w14:textId="77777777" w:rsidR="0035240D" w:rsidRPr="0035240D" w:rsidRDefault="0035240D" w:rsidP="002458DA">
            <w:pPr>
              <w:spacing w:before="60" w:after="60"/>
              <w:jc w:val="center"/>
              <w:rPr>
                <w:sz w:val="20"/>
                <w:lang w:val="en-US"/>
              </w:rPr>
            </w:pPr>
            <w:r w:rsidRPr="0035240D">
              <w:rPr>
                <w:sz w:val="20"/>
                <w:lang w:val="en-US"/>
              </w:rPr>
              <w:t>1</w:t>
            </w:r>
          </w:p>
        </w:tc>
      </w:tr>
      <w:tr w:rsidR="0035240D" w:rsidRPr="0035240D" w14:paraId="50C5D9D0" w14:textId="77777777" w:rsidTr="00C23C37">
        <w:tc>
          <w:tcPr>
            <w:tcW w:w="1797" w:type="pct"/>
          </w:tcPr>
          <w:p w14:paraId="4E9DCCC9" w14:textId="77777777" w:rsidR="0035240D" w:rsidRPr="0035240D" w:rsidRDefault="0035240D" w:rsidP="002458DA">
            <w:pPr>
              <w:spacing w:before="60" w:after="60"/>
              <w:rPr>
                <w:sz w:val="20"/>
                <w:lang w:val="en-US"/>
              </w:rPr>
            </w:pPr>
            <w:r w:rsidRPr="0035240D">
              <w:rPr>
                <w:sz w:val="20"/>
                <w:lang w:val="en-US"/>
              </w:rPr>
              <w:t>cmip6_mpi_ssp126</w:t>
            </w:r>
          </w:p>
        </w:tc>
        <w:tc>
          <w:tcPr>
            <w:tcW w:w="918" w:type="pct"/>
          </w:tcPr>
          <w:p w14:paraId="16C60B6C" w14:textId="77777777" w:rsidR="0035240D" w:rsidRPr="0035240D" w:rsidRDefault="0035240D" w:rsidP="002458DA">
            <w:pPr>
              <w:spacing w:before="60" w:after="60"/>
              <w:jc w:val="center"/>
              <w:rPr>
                <w:sz w:val="20"/>
                <w:lang w:val="en-US"/>
              </w:rPr>
            </w:pPr>
            <w:r w:rsidRPr="0035240D">
              <w:rPr>
                <w:sz w:val="20"/>
                <w:lang w:val="en-US"/>
              </w:rPr>
              <w:t>0.12</w:t>
            </w:r>
          </w:p>
        </w:tc>
        <w:tc>
          <w:tcPr>
            <w:tcW w:w="713" w:type="pct"/>
          </w:tcPr>
          <w:p w14:paraId="46B0DDE4" w14:textId="39D3273B" w:rsidR="0035240D" w:rsidRPr="0035240D" w:rsidRDefault="00A74F19" w:rsidP="002458DA">
            <w:pPr>
              <w:spacing w:before="60" w:after="60"/>
              <w:jc w:val="center"/>
              <w:rPr>
                <w:sz w:val="20"/>
                <w:lang w:val="en-US"/>
              </w:rPr>
            </w:pPr>
            <w:r>
              <w:rPr>
                <w:sz w:val="20"/>
                <w:lang w:val="en-US"/>
              </w:rPr>
              <w:t>-</w:t>
            </w:r>
          </w:p>
        </w:tc>
        <w:tc>
          <w:tcPr>
            <w:tcW w:w="571" w:type="pct"/>
          </w:tcPr>
          <w:p w14:paraId="0A3D3B63" w14:textId="77777777" w:rsidR="0035240D" w:rsidRPr="0035240D" w:rsidRDefault="0035240D" w:rsidP="002458DA">
            <w:pPr>
              <w:spacing w:before="60" w:after="60"/>
              <w:jc w:val="center"/>
              <w:rPr>
                <w:sz w:val="20"/>
                <w:lang w:val="en-US"/>
              </w:rPr>
            </w:pPr>
            <w:r w:rsidRPr="0035240D">
              <w:rPr>
                <w:sz w:val="20"/>
                <w:lang w:val="en-US"/>
              </w:rPr>
              <w:t>0</w:t>
            </w:r>
          </w:p>
        </w:tc>
        <w:tc>
          <w:tcPr>
            <w:tcW w:w="1001" w:type="pct"/>
          </w:tcPr>
          <w:p w14:paraId="6A1C0A59" w14:textId="77777777" w:rsidR="0035240D" w:rsidRPr="0035240D" w:rsidRDefault="0035240D" w:rsidP="002458DA">
            <w:pPr>
              <w:spacing w:before="60" w:after="60"/>
              <w:jc w:val="center"/>
              <w:rPr>
                <w:sz w:val="20"/>
                <w:lang w:val="en-US"/>
              </w:rPr>
            </w:pPr>
            <w:r w:rsidRPr="0035240D">
              <w:rPr>
                <w:sz w:val="20"/>
                <w:lang w:val="en-US"/>
              </w:rPr>
              <w:t>1</w:t>
            </w:r>
          </w:p>
        </w:tc>
      </w:tr>
      <w:tr w:rsidR="0035240D" w:rsidRPr="0035240D" w14:paraId="1508DE4D" w14:textId="77777777" w:rsidTr="002458DA">
        <w:tc>
          <w:tcPr>
            <w:tcW w:w="1797" w:type="pct"/>
            <w:tcBorders>
              <w:bottom w:val="single" w:sz="4" w:space="0" w:color="auto"/>
            </w:tcBorders>
          </w:tcPr>
          <w:p w14:paraId="5141E677" w14:textId="77777777" w:rsidR="0035240D" w:rsidRPr="0035240D" w:rsidRDefault="0035240D" w:rsidP="002458DA">
            <w:pPr>
              <w:spacing w:before="60" w:after="60"/>
              <w:rPr>
                <w:sz w:val="20"/>
                <w:lang w:val="en-US"/>
              </w:rPr>
            </w:pPr>
            <w:r w:rsidRPr="0035240D">
              <w:rPr>
                <w:sz w:val="20"/>
                <w:lang w:val="en-US"/>
              </w:rPr>
              <w:t>cmip6_mpi_ssp585</w:t>
            </w:r>
          </w:p>
        </w:tc>
        <w:tc>
          <w:tcPr>
            <w:tcW w:w="918" w:type="pct"/>
            <w:tcBorders>
              <w:bottom w:val="single" w:sz="4" w:space="0" w:color="auto"/>
            </w:tcBorders>
          </w:tcPr>
          <w:p w14:paraId="68333E44" w14:textId="77777777" w:rsidR="0035240D" w:rsidRPr="0035240D" w:rsidRDefault="0035240D" w:rsidP="002458DA">
            <w:pPr>
              <w:spacing w:before="60" w:after="60"/>
              <w:jc w:val="center"/>
              <w:rPr>
                <w:sz w:val="20"/>
                <w:lang w:val="en-US"/>
              </w:rPr>
            </w:pPr>
            <w:r w:rsidRPr="0035240D">
              <w:rPr>
                <w:sz w:val="20"/>
                <w:lang w:val="en-US"/>
              </w:rPr>
              <w:t>0.12</w:t>
            </w:r>
          </w:p>
        </w:tc>
        <w:tc>
          <w:tcPr>
            <w:tcW w:w="713" w:type="pct"/>
            <w:tcBorders>
              <w:bottom w:val="single" w:sz="4" w:space="0" w:color="auto"/>
            </w:tcBorders>
          </w:tcPr>
          <w:p w14:paraId="10E8AB25" w14:textId="7494DD9E" w:rsidR="0035240D" w:rsidRPr="0035240D" w:rsidRDefault="00A74F19" w:rsidP="002458DA">
            <w:pPr>
              <w:spacing w:before="60" w:after="60"/>
              <w:jc w:val="center"/>
              <w:rPr>
                <w:sz w:val="20"/>
                <w:lang w:val="en-US"/>
              </w:rPr>
            </w:pPr>
            <w:r>
              <w:rPr>
                <w:sz w:val="20"/>
                <w:lang w:val="en-US"/>
              </w:rPr>
              <w:t>-</w:t>
            </w:r>
          </w:p>
        </w:tc>
        <w:tc>
          <w:tcPr>
            <w:tcW w:w="571" w:type="pct"/>
            <w:tcBorders>
              <w:bottom w:val="single" w:sz="4" w:space="0" w:color="auto"/>
            </w:tcBorders>
          </w:tcPr>
          <w:p w14:paraId="48FA6842" w14:textId="77777777" w:rsidR="0035240D" w:rsidRPr="0035240D" w:rsidRDefault="0035240D" w:rsidP="002458DA">
            <w:pPr>
              <w:spacing w:before="60" w:after="60"/>
              <w:jc w:val="center"/>
              <w:rPr>
                <w:sz w:val="20"/>
                <w:lang w:val="en-US"/>
              </w:rPr>
            </w:pPr>
            <w:r w:rsidRPr="0035240D">
              <w:rPr>
                <w:sz w:val="20"/>
                <w:lang w:val="en-US"/>
              </w:rPr>
              <w:t>0</w:t>
            </w:r>
          </w:p>
        </w:tc>
        <w:tc>
          <w:tcPr>
            <w:tcW w:w="1001" w:type="pct"/>
            <w:tcBorders>
              <w:bottom w:val="single" w:sz="4" w:space="0" w:color="auto"/>
            </w:tcBorders>
          </w:tcPr>
          <w:p w14:paraId="497E8032" w14:textId="77777777" w:rsidR="0035240D" w:rsidRPr="0035240D" w:rsidRDefault="0035240D" w:rsidP="002458DA">
            <w:pPr>
              <w:spacing w:before="60" w:after="60"/>
              <w:jc w:val="center"/>
              <w:rPr>
                <w:sz w:val="20"/>
                <w:lang w:val="en-US"/>
              </w:rPr>
            </w:pPr>
            <w:r w:rsidRPr="0035240D">
              <w:rPr>
                <w:sz w:val="20"/>
                <w:lang w:val="en-US"/>
              </w:rPr>
              <w:t>1</w:t>
            </w:r>
          </w:p>
        </w:tc>
      </w:tr>
      <w:tr w:rsidR="00857004" w:rsidRPr="0035240D" w14:paraId="7021F449" w14:textId="77777777" w:rsidTr="002458DA">
        <w:tc>
          <w:tcPr>
            <w:tcW w:w="1797" w:type="pct"/>
            <w:tcBorders>
              <w:top w:val="single" w:sz="4" w:space="0" w:color="auto"/>
            </w:tcBorders>
          </w:tcPr>
          <w:p w14:paraId="242EF0A2" w14:textId="67E3C208" w:rsidR="00857004" w:rsidRPr="0035240D" w:rsidRDefault="004E7545" w:rsidP="002458DA">
            <w:pPr>
              <w:spacing w:before="60" w:after="60"/>
              <w:rPr>
                <w:sz w:val="20"/>
                <w:lang w:val="en-US"/>
              </w:rPr>
            </w:pPr>
            <w:r>
              <w:rPr>
                <w:sz w:val="20"/>
                <w:lang w:val="en-US"/>
              </w:rPr>
              <w:t>rainfed</w:t>
            </w:r>
          </w:p>
        </w:tc>
        <w:tc>
          <w:tcPr>
            <w:tcW w:w="918" w:type="pct"/>
            <w:tcBorders>
              <w:top w:val="single" w:sz="4" w:space="0" w:color="auto"/>
            </w:tcBorders>
          </w:tcPr>
          <w:p w14:paraId="37D24E12" w14:textId="2502E9F7" w:rsidR="00857004" w:rsidRPr="0035240D" w:rsidRDefault="002458DA" w:rsidP="002458DA">
            <w:pPr>
              <w:spacing w:before="60" w:after="60"/>
              <w:jc w:val="center"/>
              <w:rPr>
                <w:sz w:val="20"/>
                <w:lang w:val="en-US"/>
              </w:rPr>
            </w:pPr>
            <w:r>
              <w:rPr>
                <w:sz w:val="20"/>
                <w:lang w:val="en-US"/>
              </w:rPr>
              <w:t>0.86</w:t>
            </w:r>
          </w:p>
        </w:tc>
        <w:tc>
          <w:tcPr>
            <w:tcW w:w="713" w:type="pct"/>
            <w:tcBorders>
              <w:top w:val="single" w:sz="4" w:space="0" w:color="auto"/>
            </w:tcBorders>
          </w:tcPr>
          <w:p w14:paraId="1A09CC80" w14:textId="7BD67514" w:rsidR="00857004" w:rsidRDefault="002458DA" w:rsidP="002458DA">
            <w:pPr>
              <w:spacing w:before="60" w:after="60"/>
              <w:jc w:val="center"/>
              <w:rPr>
                <w:sz w:val="20"/>
                <w:lang w:val="en-US"/>
              </w:rPr>
            </w:pPr>
            <w:r>
              <w:rPr>
                <w:sz w:val="20"/>
                <w:lang w:val="en-US"/>
              </w:rPr>
              <w:t>-</w:t>
            </w:r>
          </w:p>
        </w:tc>
        <w:tc>
          <w:tcPr>
            <w:tcW w:w="571" w:type="pct"/>
            <w:tcBorders>
              <w:top w:val="single" w:sz="4" w:space="0" w:color="auto"/>
            </w:tcBorders>
          </w:tcPr>
          <w:p w14:paraId="04F71AAD" w14:textId="6D5683FD" w:rsidR="00857004" w:rsidRPr="0035240D" w:rsidRDefault="002458DA" w:rsidP="002458DA">
            <w:pPr>
              <w:spacing w:before="60" w:after="60"/>
              <w:jc w:val="center"/>
              <w:rPr>
                <w:sz w:val="20"/>
                <w:lang w:val="en-US"/>
              </w:rPr>
            </w:pPr>
            <w:r>
              <w:rPr>
                <w:sz w:val="20"/>
                <w:lang w:val="en-US"/>
              </w:rPr>
              <w:t>0</w:t>
            </w:r>
          </w:p>
        </w:tc>
        <w:tc>
          <w:tcPr>
            <w:tcW w:w="1001" w:type="pct"/>
            <w:tcBorders>
              <w:top w:val="single" w:sz="4" w:space="0" w:color="auto"/>
            </w:tcBorders>
          </w:tcPr>
          <w:p w14:paraId="16C71FF7" w14:textId="2B126757" w:rsidR="00857004" w:rsidRPr="0035240D" w:rsidRDefault="002458DA" w:rsidP="002458DA">
            <w:pPr>
              <w:spacing w:before="60" w:after="60"/>
              <w:jc w:val="center"/>
              <w:rPr>
                <w:sz w:val="20"/>
                <w:lang w:val="en-US"/>
              </w:rPr>
            </w:pPr>
            <w:r>
              <w:rPr>
                <w:sz w:val="20"/>
                <w:lang w:val="en-US"/>
              </w:rPr>
              <w:t>1</w:t>
            </w:r>
          </w:p>
        </w:tc>
      </w:tr>
      <w:tr w:rsidR="0035240D" w:rsidRPr="0035240D" w14:paraId="5084FD51" w14:textId="77777777" w:rsidTr="002458DA">
        <w:tc>
          <w:tcPr>
            <w:tcW w:w="1797" w:type="pct"/>
            <w:tcBorders>
              <w:bottom w:val="single" w:sz="4" w:space="0" w:color="auto"/>
            </w:tcBorders>
          </w:tcPr>
          <w:p w14:paraId="1044E52D" w14:textId="7FE767B4" w:rsidR="0035240D" w:rsidRPr="0035240D" w:rsidRDefault="004E7545" w:rsidP="002458DA">
            <w:pPr>
              <w:spacing w:before="60" w:after="60"/>
              <w:rPr>
                <w:sz w:val="20"/>
                <w:lang w:val="en-US"/>
              </w:rPr>
            </w:pPr>
            <w:r>
              <w:rPr>
                <w:sz w:val="20"/>
                <w:lang w:val="en-US"/>
              </w:rPr>
              <w:t>i</w:t>
            </w:r>
            <w:r w:rsidR="0035240D" w:rsidRPr="0035240D">
              <w:rPr>
                <w:sz w:val="20"/>
                <w:lang w:val="en-US"/>
              </w:rPr>
              <w:t>rr</w:t>
            </w:r>
            <w:r>
              <w:rPr>
                <w:sz w:val="20"/>
                <w:lang w:val="en-US"/>
              </w:rPr>
              <w:t>igated</w:t>
            </w:r>
          </w:p>
        </w:tc>
        <w:tc>
          <w:tcPr>
            <w:tcW w:w="918" w:type="pct"/>
            <w:tcBorders>
              <w:bottom w:val="single" w:sz="4" w:space="0" w:color="auto"/>
            </w:tcBorders>
          </w:tcPr>
          <w:p w14:paraId="3E18A17A" w14:textId="77777777" w:rsidR="0035240D" w:rsidRPr="0035240D" w:rsidRDefault="0035240D" w:rsidP="002458DA">
            <w:pPr>
              <w:spacing w:before="60" w:after="60"/>
              <w:jc w:val="center"/>
              <w:rPr>
                <w:sz w:val="20"/>
                <w:lang w:val="en-US"/>
              </w:rPr>
            </w:pPr>
            <w:r w:rsidRPr="0035240D">
              <w:rPr>
                <w:sz w:val="20"/>
                <w:lang w:val="en-US"/>
              </w:rPr>
              <w:t>0.14</w:t>
            </w:r>
          </w:p>
        </w:tc>
        <w:tc>
          <w:tcPr>
            <w:tcW w:w="713" w:type="pct"/>
            <w:tcBorders>
              <w:bottom w:val="single" w:sz="4" w:space="0" w:color="auto"/>
            </w:tcBorders>
          </w:tcPr>
          <w:p w14:paraId="51F78CA7" w14:textId="0E06F8C7" w:rsidR="0035240D" w:rsidRPr="0035240D" w:rsidRDefault="00A74F19" w:rsidP="002458DA">
            <w:pPr>
              <w:spacing w:before="60" w:after="60"/>
              <w:jc w:val="center"/>
              <w:rPr>
                <w:sz w:val="20"/>
                <w:lang w:val="en-US"/>
              </w:rPr>
            </w:pPr>
            <w:r>
              <w:rPr>
                <w:sz w:val="20"/>
                <w:lang w:val="en-US"/>
              </w:rPr>
              <w:t>-</w:t>
            </w:r>
          </w:p>
        </w:tc>
        <w:tc>
          <w:tcPr>
            <w:tcW w:w="571" w:type="pct"/>
            <w:tcBorders>
              <w:bottom w:val="single" w:sz="4" w:space="0" w:color="auto"/>
            </w:tcBorders>
          </w:tcPr>
          <w:p w14:paraId="20DBB983" w14:textId="77777777" w:rsidR="0035240D" w:rsidRPr="0035240D" w:rsidRDefault="0035240D" w:rsidP="002458DA">
            <w:pPr>
              <w:spacing w:before="60" w:after="60"/>
              <w:jc w:val="center"/>
              <w:rPr>
                <w:sz w:val="20"/>
                <w:lang w:val="en-US"/>
              </w:rPr>
            </w:pPr>
            <w:r w:rsidRPr="0035240D">
              <w:rPr>
                <w:sz w:val="20"/>
                <w:lang w:val="en-US"/>
              </w:rPr>
              <w:t>0</w:t>
            </w:r>
          </w:p>
        </w:tc>
        <w:tc>
          <w:tcPr>
            <w:tcW w:w="1001" w:type="pct"/>
            <w:tcBorders>
              <w:bottom w:val="single" w:sz="4" w:space="0" w:color="auto"/>
            </w:tcBorders>
          </w:tcPr>
          <w:p w14:paraId="28689E13" w14:textId="77777777" w:rsidR="0035240D" w:rsidRPr="0035240D" w:rsidRDefault="0035240D" w:rsidP="002458DA">
            <w:pPr>
              <w:spacing w:before="60" w:after="60"/>
              <w:jc w:val="center"/>
              <w:rPr>
                <w:sz w:val="20"/>
                <w:lang w:val="en-US"/>
              </w:rPr>
            </w:pPr>
            <w:r w:rsidRPr="0035240D">
              <w:rPr>
                <w:sz w:val="20"/>
                <w:lang w:val="en-US"/>
              </w:rPr>
              <w:t>1</w:t>
            </w:r>
          </w:p>
        </w:tc>
      </w:tr>
      <w:tr w:rsidR="00A74F19" w:rsidRPr="0035240D" w14:paraId="093E0A30" w14:textId="77777777" w:rsidTr="002458DA">
        <w:tc>
          <w:tcPr>
            <w:tcW w:w="1797" w:type="pct"/>
            <w:tcBorders>
              <w:top w:val="single" w:sz="4" w:space="0" w:color="auto"/>
            </w:tcBorders>
          </w:tcPr>
          <w:p w14:paraId="74147970" w14:textId="77777777" w:rsidR="00A74F19" w:rsidRPr="0035240D" w:rsidRDefault="00A74F19" w:rsidP="002458DA">
            <w:pPr>
              <w:spacing w:before="60" w:after="60"/>
              <w:rPr>
                <w:sz w:val="20"/>
                <w:lang w:val="en-US"/>
              </w:rPr>
            </w:pPr>
            <w:proofErr w:type="spellStart"/>
            <w:r w:rsidRPr="0035240D">
              <w:rPr>
                <w:sz w:val="20"/>
                <w:lang w:val="en-US"/>
              </w:rPr>
              <w:t>rot_mono</w:t>
            </w:r>
            <w:proofErr w:type="spellEnd"/>
          </w:p>
        </w:tc>
        <w:tc>
          <w:tcPr>
            <w:tcW w:w="918" w:type="pct"/>
            <w:tcBorders>
              <w:top w:val="single" w:sz="4" w:space="0" w:color="auto"/>
            </w:tcBorders>
          </w:tcPr>
          <w:p w14:paraId="5083C575" w14:textId="77777777" w:rsidR="00A74F19" w:rsidRPr="0035240D" w:rsidRDefault="00A74F19" w:rsidP="002458DA">
            <w:pPr>
              <w:spacing w:before="60" w:after="60"/>
              <w:jc w:val="center"/>
              <w:rPr>
                <w:sz w:val="20"/>
                <w:lang w:val="en-US"/>
              </w:rPr>
            </w:pPr>
            <w:r w:rsidRPr="0035240D">
              <w:rPr>
                <w:sz w:val="20"/>
                <w:lang w:val="en-US"/>
              </w:rPr>
              <w:t>0.33</w:t>
            </w:r>
          </w:p>
        </w:tc>
        <w:tc>
          <w:tcPr>
            <w:tcW w:w="713" w:type="pct"/>
            <w:tcBorders>
              <w:top w:val="single" w:sz="4" w:space="0" w:color="auto"/>
            </w:tcBorders>
          </w:tcPr>
          <w:p w14:paraId="6A3AF870" w14:textId="77777777" w:rsidR="00A74F19" w:rsidRPr="0035240D" w:rsidRDefault="00A74F19" w:rsidP="002458DA">
            <w:pPr>
              <w:spacing w:before="60" w:after="60"/>
              <w:jc w:val="center"/>
              <w:rPr>
                <w:sz w:val="20"/>
                <w:lang w:val="en-US"/>
              </w:rPr>
            </w:pPr>
            <w:r>
              <w:rPr>
                <w:sz w:val="20"/>
                <w:lang w:val="en-US"/>
              </w:rPr>
              <w:t>-</w:t>
            </w:r>
          </w:p>
        </w:tc>
        <w:tc>
          <w:tcPr>
            <w:tcW w:w="571" w:type="pct"/>
            <w:tcBorders>
              <w:top w:val="single" w:sz="4" w:space="0" w:color="auto"/>
            </w:tcBorders>
          </w:tcPr>
          <w:p w14:paraId="7359BFD8" w14:textId="77777777" w:rsidR="00A74F19" w:rsidRPr="0035240D" w:rsidRDefault="00A74F19" w:rsidP="002458DA">
            <w:pPr>
              <w:spacing w:before="60" w:after="60"/>
              <w:jc w:val="center"/>
              <w:rPr>
                <w:sz w:val="20"/>
                <w:lang w:val="en-US"/>
              </w:rPr>
            </w:pPr>
            <w:r w:rsidRPr="0035240D">
              <w:rPr>
                <w:sz w:val="20"/>
                <w:lang w:val="en-US"/>
              </w:rPr>
              <w:t>0</w:t>
            </w:r>
          </w:p>
        </w:tc>
        <w:tc>
          <w:tcPr>
            <w:tcW w:w="1001" w:type="pct"/>
            <w:tcBorders>
              <w:top w:val="single" w:sz="4" w:space="0" w:color="auto"/>
            </w:tcBorders>
          </w:tcPr>
          <w:p w14:paraId="5521B588" w14:textId="77777777" w:rsidR="00A74F19" w:rsidRPr="0035240D" w:rsidRDefault="00A74F19" w:rsidP="002458DA">
            <w:pPr>
              <w:spacing w:before="60" w:after="60"/>
              <w:jc w:val="center"/>
              <w:rPr>
                <w:sz w:val="20"/>
                <w:lang w:val="en-US"/>
              </w:rPr>
            </w:pPr>
            <w:r w:rsidRPr="0035240D">
              <w:rPr>
                <w:sz w:val="20"/>
                <w:lang w:val="en-US"/>
              </w:rPr>
              <w:t>1</w:t>
            </w:r>
          </w:p>
        </w:tc>
      </w:tr>
      <w:tr w:rsidR="0035240D" w:rsidRPr="0035240D" w14:paraId="77FAFA23" w14:textId="77777777" w:rsidTr="00C23C37">
        <w:tc>
          <w:tcPr>
            <w:tcW w:w="1797" w:type="pct"/>
          </w:tcPr>
          <w:p w14:paraId="18F6F208" w14:textId="77777777" w:rsidR="0035240D" w:rsidRPr="0035240D" w:rsidRDefault="0035240D" w:rsidP="002458DA">
            <w:pPr>
              <w:spacing w:before="60" w:after="60"/>
              <w:rPr>
                <w:sz w:val="20"/>
                <w:lang w:val="en-US"/>
              </w:rPr>
            </w:pPr>
            <w:r w:rsidRPr="0035240D">
              <w:rPr>
                <w:sz w:val="20"/>
                <w:lang w:val="en-US"/>
              </w:rPr>
              <w:t>rot_1</w:t>
            </w:r>
          </w:p>
        </w:tc>
        <w:tc>
          <w:tcPr>
            <w:tcW w:w="918" w:type="pct"/>
          </w:tcPr>
          <w:p w14:paraId="54AFDC12" w14:textId="77777777" w:rsidR="0035240D" w:rsidRPr="0035240D" w:rsidRDefault="0035240D" w:rsidP="002458DA">
            <w:pPr>
              <w:spacing w:before="60" w:after="60"/>
              <w:jc w:val="center"/>
              <w:rPr>
                <w:sz w:val="20"/>
                <w:lang w:val="en-US"/>
              </w:rPr>
            </w:pPr>
            <w:r w:rsidRPr="0035240D">
              <w:rPr>
                <w:sz w:val="20"/>
                <w:lang w:val="en-US"/>
              </w:rPr>
              <w:t>0.15</w:t>
            </w:r>
          </w:p>
        </w:tc>
        <w:tc>
          <w:tcPr>
            <w:tcW w:w="713" w:type="pct"/>
          </w:tcPr>
          <w:p w14:paraId="799A7D18" w14:textId="3C829FDE" w:rsidR="0035240D" w:rsidRPr="0035240D" w:rsidRDefault="00A74F19" w:rsidP="002458DA">
            <w:pPr>
              <w:spacing w:before="60" w:after="60"/>
              <w:jc w:val="center"/>
              <w:rPr>
                <w:sz w:val="20"/>
                <w:lang w:val="en-US"/>
              </w:rPr>
            </w:pPr>
            <w:r>
              <w:rPr>
                <w:sz w:val="20"/>
                <w:lang w:val="en-US"/>
              </w:rPr>
              <w:t>-</w:t>
            </w:r>
          </w:p>
        </w:tc>
        <w:tc>
          <w:tcPr>
            <w:tcW w:w="571" w:type="pct"/>
          </w:tcPr>
          <w:p w14:paraId="36BE0AC3" w14:textId="77777777" w:rsidR="0035240D" w:rsidRPr="0035240D" w:rsidRDefault="0035240D" w:rsidP="002458DA">
            <w:pPr>
              <w:spacing w:before="60" w:after="60"/>
              <w:jc w:val="center"/>
              <w:rPr>
                <w:sz w:val="20"/>
                <w:lang w:val="en-US"/>
              </w:rPr>
            </w:pPr>
            <w:r w:rsidRPr="0035240D">
              <w:rPr>
                <w:sz w:val="20"/>
                <w:lang w:val="en-US"/>
              </w:rPr>
              <w:t>0</w:t>
            </w:r>
          </w:p>
        </w:tc>
        <w:tc>
          <w:tcPr>
            <w:tcW w:w="1001" w:type="pct"/>
          </w:tcPr>
          <w:p w14:paraId="33AFBD39" w14:textId="77777777" w:rsidR="0035240D" w:rsidRPr="0035240D" w:rsidRDefault="0035240D" w:rsidP="002458DA">
            <w:pPr>
              <w:spacing w:before="60" w:after="60"/>
              <w:jc w:val="center"/>
              <w:rPr>
                <w:sz w:val="20"/>
                <w:lang w:val="en-US"/>
              </w:rPr>
            </w:pPr>
            <w:r w:rsidRPr="0035240D">
              <w:rPr>
                <w:sz w:val="20"/>
                <w:lang w:val="en-US"/>
              </w:rPr>
              <w:t>1</w:t>
            </w:r>
          </w:p>
        </w:tc>
      </w:tr>
      <w:tr w:rsidR="0035240D" w:rsidRPr="0035240D" w14:paraId="7C03DA7B" w14:textId="77777777" w:rsidTr="00C23C37">
        <w:tc>
          <w:tcPr>
            <w:tcW w:w="1797" w:type="pct"/>
          </w:tcPr>
          <w:p w14:paraId="725B0706" w14:textId="77777777" w:rsidR="0035240D" w:rsidRPr="0035240D" w:rsidRDefault="0035240D" w:rsidP="002458DA">
            <w:pPr>
              <w:spacing w:before="60" w:after="60"/>
              <w:rPr>
                <w:sz w:val="20"/>
                <w:lang w:val="en-US"/>
              </w:rPr>
            </w:pPr>
            <w:r w:rsidRPr="0035240D">
              <w:rPr>
                <w:sz w:val="20"/>
                <w:lang w:val="en-US"/>
              </w:rPr>
              <w:t>rot_2</w:t>
            </w:r>
          </w:p>
        </w:tc>
        <w:tc>
          <w:tcPr>
            <w:tcW w:w="918" w:type="pct"/>
          </w:tcPr>
          <w:p w14:paraId="29296A31" w14:textId="77777777" w:rsidR="0035240D" w:rsidRPr="0035240D" w:rsidRDefault="0035240D" w:rsidP="002458DA">
            <w:pPr>
              <w:spacing w:before="60" w:after="60"/>
              <w:jc w:val="center"/>
              <w:rPr>
                <w:sz w:val="20"/>
                <w:lang w:val="en-US"/>
              </w:rPr>
            </w:pPr>
            <w:r w:rsidRPr="0035240D">
              <w:rPr>
                <w:sz w:val="20"/>
                <w:lang w:val="en-US"/>
              </w:rPr>
              <w:t>0.07</w:t>
            </w:r>
          </w:p>
        </w:tc>
        <w:tc>
          <w:tcPr>
            <w:tcW w:w="713" w:type="pct"/>
          </w:tcPr>
          <w:p w14:paraId="34DB9AC4" w14:textId="7A3BDC9D" w:rsidR="0035240D" w:rsidRPr="0035240D" w:rsidRDefault="00A74F19" w:rsidP="002458DA">
            <w:pPr>
              <w:spacing w:before="60" w:after="60"/>
              <w:jc w:val="center"/>
              <w:rPr>
                <w:sz w:val="20"/>
                <w:lang w:val="en-US"/>
              </w:rPr>
            </w:pPr>
            <w:r>
              <w:rPr>
                <w:sz w:val="20"/>
                <w:lang w:val="en-US"/>
              </w:rPr>
              <w:t>-</w:t>
            </w:r>
          </w:p>
        </w:tc>
        <w:tc>
          <w:tcPr>
            <w:tcW w:w="571" w:type="pct"/>
          </w:tcPr>
          <w:p w14:paraId="67CD172F" w14:textId="77777777" w:rsidR="0035240D" w:rsidRPr="0035240D" w:rsidRDefault="0035240D" w:rsidP="002458DA">
            <w:pPr>
              <w:spacing w:before="60" w:after="60"/>
              <w:jc w:val="center"/>
              <w:rPr>
                <w:sz w:val="20"/>
                <w:lang w:val="en-US"/>
              </w:rPr>
            </w:pPr>
            <w:r w:rsidRPr="0035240D">
              <w:rPr>
                <w:sz w:val="20"/>
                <w:lang w:val="en-US"/>
              </w:rPr>
              <w:t>0</w:t>
            </w:r>
          </w:p>
        </w:tc>
        <w:tc>
          <w:tcPr>
            <w:tcW w:w="1001" w:type="pct"/>
          </w:tcPr>
          <w:p w14:paraId="41FF58F1" w14:textId="77777777" w:rsidR="0035240D" w:rsidRPr="0035240D" w:rsidRDefault="0035240D" w:rsidP="002458DA">
            <w:pPr>
              <w:spacing w:before="60" w:after="60"/>
              <w:jc w:val="center"/>
              <w:rPr>
                <w:sz w:val="20"/>
                <w:lang w:val="en-US"/>
              </w:rPr>
            </w:pPr>
            <w:r w:rsidRPr="0035240D">
              <w:rPr>
                <w:sz w:val="20"/>
                <w:lang w:val="en-US"/>
              </w:rPr>
              <w:t>1</w:t>
            </w:r>
          </w:p>
        </w:tc>
      </w:tr>
      <w:tr w:rsidR="0035240D" w:rsidRPr="0035240D" w14:paraId="493AE911" w14:textId="77777777" w:rsidTr="00C23C37">
        <w:tc>
          <w:tcPr>
            <w:tcW w:w="1797" w:type="pct"/>
          </w:tcPr>
          <w:p w14:paraId="3AE1A515" w14:textId="77777777" w:rsidR="0035240D" w:rsidRPr="0035240D" w:rsidRDefault="0035240D" w:rsidP="002458DA">
            <w:pPr>
              <w:spacing w:before="60" w:after="60"/>
              <w:rPr>
                <w:sz w:val="20"/>
                <w:lang w:val="en-US"/>
              </w:rPr>
            </w:pPr>
            <w:r w:rsidRPr="0035240D">
              <w:rPr>
                <w:sz w:val="20"/>
                <w:lang w:val="en-US"/>
              </w:rPr>
              <w:t>rot_3</w:t>
            </w:r>
          </w:p>
        </w:tc>
        <w:tc>
          <w:tcPr>
            <w:tcW w:w="918" w:type="pct"/>
          </w:tcPr>
          <w:p w14:paraId="7D86EEF7" w14:textId="77777777" w:rsidR="0035240D" w:rsidRPr="0035240D" w:rsidRDefault="0035240D" w:rsidP="002458DA">
            <w:pPr>
              <w:spacing w:before="60" w:after="60"/>
              <w:jc w:val="center"/>
              <w:rPr>
                <w:sz w:val="20"/>
                <w:lang w:val="en-US"/>
              </w:rPr>
            </w:pPr>
            <w:r w:rsidRPr="0035240D">
              <w:rPr>
                <w:sz w:val="20"/>
                <w:lang w:val="en-US"/>
              </w:rPr>
              <w:t>0.07</w:t>
            </w:r>
          </w:p>
        </w:tc>
        <w:tc>
          <w:tcPr>
            <w:tcW w:w="713" w:type="pct"/>
          </w:tcPr>
          <w:p w14:paraId="3C8A7FDA" w14:textId="658B727C" w:rsidR="0035240D" w:rsidRPr="0035240D" w:rsidRDefault="00A74F19" w:rsidP="002458DA">
            <w:pPr>
              <w:spacing w:before="60" w:after="60"/>
              <w:jc w:val="center"/>
              <w:rPr>
                <w:sz w:val="20"/>
                <w:lang w:val="en-US"/>
              </w:rPr>
            </w:pPr>
            <w:r>
              <w:rPr>
                <w:sz w:val="20"/>
                <w:lang w:val="en-US"/>
              </w:rPr>
              <w:t>-</w:t>
            </w:r>
          </w:p>
        </w:tc>
        <w:tc>
          <w:tcPr>
            <w:tcW w:w="571" w:type="pct"/>
          </w:tcPr>
          <w:p w14:paraId="2857AD6E" w14:textId="77777777" w:rsidR="0035240D" w:rsidRPr="0035240D" w:rsidRDefault="0035240D" w:rsidP="002458DA">
            <w:pPr>
              <w:spacing w:before="60" w:after="60"/>
              <w:jc w:val="center"/>
              <w:rPr>
                <w:sz w:val="20"/>
                <w:lang w:val="en-US"/>
              </w:rPr>
            </w:pPr>
            <w:r w:rsidRPr="0035240D">
              <w:rPr>
                <w:sz w:val="20"/>
                <w:lang w:val="en-US"/>
              </w:rPr>
              <w:t>0</w:t>
            </w:r>
          </w:p>
        </w:tc>
        <w:tc>
          <w:tcPr>
            <w:tcW w:w="1001" w:type="pct"/>
          </w:tcPr>
          <w:p w14:paraId="46A529A1" w14:textId="77777777" w:rsidR="0035240D" w:rsidRPr="0035240D" w:rsidRDefault="0035240D" w:rsidP="002458DA">
            <w:pPr>
              <w:spacing w:before="60" w:after="60"/>
              <w:jc w:val="center"/>
              <w:rPr>
                <w:sz w:val="20"/>
                <w:lang w:val="en-US"/>
              </w:rPr>
            </w:pPr>
            <w:r w:rsidRPr="0035240D">
              <w:rPr>
                <w:sz w:val="20"/>
                <w:lang w:val="en-US"/>
              </w:rPr>
              <w:t>1</w:t>
            </w:r>
          </w:p>
        </w:tc>
      </w:tr>
      <w:tr w:rsidR="0035240D" w:rsidRPr="0035240D" w14:paraId="2286BB8D" w14:textId="77777777" w:rsidTr="00C23C37">
        <w:tc>
          <w:tcPr>
            <w:tcW w:w="1797" w:type="pct"/>
          </w:tcPr>
          <w:p w14:paraId="740C1A5F" w14:textId="77777777" w:rsidR="0035240D" w:rsidRPr="0035240D" w:rsidRDefault="0035240D" w:rsidP="002458DA">
            <w:pPr>
              <w:spacing w:before="60" w:after="60"/>
              <w:rPr>
                <w:sz w:val="20"/>
                <w:lang w:val="en-US"/>
              </w:rPr>
            </w:pPr>
            <w:r w:rsidRPr="0035240D">
              <w:rPr>
                <w:sz w:val="20"/>
                <w:lang w:val="en-US"/>
              </w:rPr>
              <w:t>rot_4</w:t>
            </w:r>
          </w:p>
        </w:tc>
        <w:tc>
          <w:tcPr>
            <w:tcW w:w="918" w:type="pct"/>
          </w:tcPr>
          <w:p w14:paraId="0F5CAF9E" w14:textId="77777777" w:rsidR="0035240D" w:rsidRPr="0035240D" w:rsidRDefault="0035240D" w:rsidP="002458DA">
            <w:pPr>
              <w:spacing w:before="60" w:after="60"/>
              <w:jc w:val="center"/>
              <w:rPr>
                <w:sz w:val="20"/>
                <w:lang w:val="en-US"/>
              </w:rPr>
            </w:pPr>
            <w:r w:rsidRPr="0035240D">
              <w:rPr>
                <w:sz w:val="20"/>
                <w:lang w:val="en-US"/>
              </w:rPr>
              <w:t>0.15</w:t>
            </w:r>
          </w:p>
        </w:tc>
        <w:tc>
          <w:tcPr>
            <w:tcW w:w="713" w:type="pct"/>
          </w:tcPr>
          <w:p w14:paraId="71C9F2AC" w14:textId="31B3FE34" w:rsidR="0035240D" w:rsidRPr="0035240D" w:rsidRDefault="00A74F19" w:rsidP="002458DA">
            <w:pPr>
              <w:spacing w:before="60" w:after="60"/>
              <w:jc w:val="center"/>
              <w:rPr>
                <w:sz w:val="20"/>
                <w:lang w:val="en-US"/>
              </w:rPr>
            </w:pPr>
            <w:r>
              <w:rPr>
                <w:sz w:val="20"/>
                <w:lang w:val="en-US"/>
              </w:rPr>
              <w:t>-</w:t>
            </w:r>
          </w:p>
        </w:tc>
        <w:tc>
          <w:tcPr>
            <w:tcW w:w="571" w:type="pct"/>
          </w:tcPr>
          <w:p w14:paraId="6B6FAC1D" w14:textId="77777777" w:rsidR="0035240D" w:rsidRPr="0035240D" w:rsidRDefault="0035240D" w:rsidP="002458DA">
            <w:pPr>
              <w:spacing w:before="60" w:after="60"/>
              <w:jc w:val="center"/>
              <w:rPr>
                <w:sz w:val="20"/>
                <w:lang w:val="en-US"/>
              </w:rPr>
            </w:pPr>
            <w:r w:rsidRPr="0035240D">
              <w:rPr>
                <w:sz w:val="20"/>
                <w:lang w:val="en-US"/>
              </w:rPr>
              <w:t>0</w:t>
            </w:r>
          </w:p>
        </w:tc>
        <w:tc>
          <w:tcPr>
            <w:tcW w:w="1001" w:type="pct"/>
          </w:tcPr>
          <w:p w14:paraId="362AC9A6" w14:textId="77777777" w:rsidR="0035240D" w:rsidRPr="0035240D" w:rsidRDefault="0035240D" w:rsidP="002458DA">
            <w:pPr>
              <w:spacing w:before="60" w:after="60"/>
              <w:jc w:val="center"/>
              <w:rPr>
                <w:sz w:val="20"/>
                <w:lang w:val="en-US"/>
              </w:rPr>
            </w:pPr>
            <w:r w:rsidRPr="0035240D">
              <w:rPr>
                <w:sz w:val="20"/>
                <w:lang w:val="en-US"/>
              </w:rPr>
              <w:t>1</w:t>
            </w:r>
          </w:p>
        </w:tc>
      </w:tr>
      <w:tr w:rsidR="0035240D" w:rsidRPr="0035240D" w14:paraId="3CA19B51" w14:textId="77777777" w:rsidTr="002458DA">
        <w:tc>
          <w:tcPr>
            <w:tcW w:w="1797" w:type="pct"/>
          </w:tcPr>
          <w:p w14:paraId="25D5C653" w14:textId="77777777" w:rsidR="0035240D" w:rsidRPr="0035240D" w:rsidRDefault="0035240D" w:rsidP="002458DA">
            <w:pPr>
              <w:spacing w:before="60" w:after="60"/>
              <w:rPr>
                <w:sz w:val="20"/>
                <w:lang w:val="en-US"/>
              </w:rPr>
            </w:pPr>
            <w:r w:rsidRPr="0035240D">
              <w:rPr>
                <w:sz w:val="20"/>
                <w:lang w:val="en-US"/>
              </w:rPr>
              <w:t>rot_6</w:t>
            </w:r>
          </w:p>
        </w:tc>
        <w:tc>
          <w:tcPr>
            <w:tcW w:w="918" w:type="pct"/>
          </w:tcPr>
          <w:p w14:paraId="1526172D" w14:textId="77777777" w:rsidR="0035240D" w:rsidRPr="0035240D" w:rsidRDefault="0035240D" w:rsidP="002458DA">
            <w:pPr>
              <w:spacing w:before="60" w:after="60"/>
              <w:jc w:val="center"/>
              <w:rPr>
                <w:sz w:val="20"/>
                <w:lang w:val="en-US"/>
              </w:rPr>
            </w:pPr>
            <w:r w:rsidRPr="0035240D">
              <w:rPr>
                <w:sz w:val="20"/>
                <w:lang w:val="en-US"/>
              </w:rPr>
              <w:t>0.08</w:t>
            </w:r>
          </w:p>
        </w:tc>
        <w:tc>
          <w:tcPr>
            <w:tcW w:w="713" w:type="pct"/>
          </w:tcPr>
          <w:p w14:paraId="7153D596" w14:textId="612BCDBB" w:rsidR="0035240D" w:rsidRPr="0035240D" w:rsidRDefault="00A74F19" w:rsidP="002458DA">
            <w:pPr>
              <w:spacing w:before="60" w:after="60"/>
              <w:jc w:val="center"/>
              <w:rPr>
                <w:sz w:val="20"/>
                <w:lang w:val="en-US"/>
              </w:rPr>
            </w:pPr>
            <w:r>
              <w:rPr>
                <w:sz w:val="20"/>
                <w:lang w:val="en-US"/>
              </w:rPr>
              <w:t>-</w:t>
            </w:r>
          </w:p>
        </w:tc>
        <w:tc>
          <w:tcPr>
            <w:tcW w:w="571" w:type="pct"/>
          </w:tcPr>
          <w:p w14:paraId="3835DD32" w14:textId="77777777" w:rsidR="0035240D" w:rsidRPr="0035240D" w:rsidRDefault="0035240D" w:rsidP="002458DA">
            <w:pPr>
              <w:spacing w:before="60" w:after="60"/>
              <w:jc w:val="center"/>
              <w:rPr>
                <w:sz w:val="20"/>
                <w:lang w:val="en-US"/>
              </w:rPr>
            </w:pPr>
            <w:r w:rsidRPr="0035240D">
              <w:rPr>
                <w:sz w:val="20"/>
                <w:lang w:val="en-US"/>
              </w:rPr>
              <w:t>0</w:t>
            </w:r>
          </w:p>
        </w:tc>
        <w:tc>
          <w:tcPr>
            <w:tcW w:w="1001" w:type="pct"/>
          </w:tcPr>
          <w:p w14:paraId="05738AD4" w14:textId="77777777" w:rsidR="0035240D" w:rsidRPr="0035240D" w:rsidRDefault="0035240D" w:rsidP="002458DA">
            <w:pPr>
              <w:spacing w:before="60" w:after="60"/>
              <w:jc w:val="center"/>
              <w:rPr>
                <w:sz w:val="20"/>
                <w:lang w:val="en-US"/>
              </w:rPr>
            </w:pPr>
            <w:r w:rsidRPr="0035240D">
              <w:rPr>
                <w:sz w:val="20"/>
                <w:lang w:val="en-US"/>
              </w:rPr>
              <w:t>1</w:t>
            </w:r>
          </w:p>
        </w:tc>
      </w:tr>
      <w:tr w:rsidR="0035240D" w:rsidRPr="0035240D" w14:paraId="5A7BC03F" w14:textId="77777777" w:rsidTr="002458DA">
        <w:tc>
          <w:tcPr>
            <w:tcW w:w="1797" w:type="pct"/>
            <w:tcBorders>
              <w:bottom w:val="single" w:sz="4" w:space="0" w:color="auto"/>
            </w:tcBorders>
          </w:tcPr>
          <w:p w14:paraId="1ED04406" w14:textId="77777777" w:rsidR="0035240D" w:rsidRPr="0035240D" w:rsidRDefault="0035240D" w:rsidP="002458DA">
            <w:pPr>
              <w:spacing w:before="60" w:after="60"/>
              <w:rPr>
                <w:sz w:val="20"/>
                <w:lang w:val="en-US"/>
              </w:rPr>
            </w:pPr>
            <w:r w:rsidRPr="0035240D">
              <w:rPr>
                <w:sz w:val="20"/>
                <w:lang w:val="en-US"/>
              </w:rPr>
              <w:t>rot_7</w:t>
            </w:r>
          </w:p>
        </w:tc>
        <w:tc>
          <w:tcPr>
            <w:tcW w:w="918" w:type="pct"/>
            <w:tcBorders>
              <w:bottom w:val="single" w:sz="4" w:space="0" w:color="auto"/>
            </w:tcBorders>
          </w:tcPr>
          <w:p w14:paraId="36CE6C9A" w14:textId="77777777" w:rsidR="0035240D" w:rsidRPr="0035240D" w:rsidRDefault="0035240D" w:rsidP="002458DA">
            <w:pPr>
              <w:spacing w:before="60" w:after="60"/>
              <w:jc w:val="center"/>
              <w:rPr>
                <w:sz w:val="20"/>
                <w:lang w:val="en-US"/>
              </w:rPr>
            </w:pPr>
            <w:r w:rsidRPr="0035240D">
              <w:rPr>
                <w:sz w:val="20"/>
                <w:lang w:val="en-US"/>
              </w:rPr>
              <w:t>0.15</w:t>
            </w:r>
          </w:p>
        </w:tc>
        <w:tc>
          <w:tcPr>
            <w:tcW w:w="713" w:type="pct"/>
            <w:tcBorders>
              <w:bottom w:val="single" w:sz="4" w:space="0" w:color="auto"/>
            </w:tcBorders>
          </w:tcPr>
          <w:p w14:paraId="2829224B" w14:textId="68806BA7" w:rsidR="0035240D" w:rsidRPr="0035240D" w:rsidRDefault="00A74F19" w:rsidP="002458DA">
            <w:pPr>
              <w:spacing w:before="60" w:after="60"/>
              <w:jc w:val="center"/>
              <w:rPr>
                <w:sz w:val="20"/>
                <w:lang w:val="en-US"/>
              </w:rPr>
            </w:pPr>
            <w:r>
              <w:rPr>
                <w:sz w:val="20"/>
                <w:lang w:val="en-US"/>
              </w:rPr>
              <w:t>-</w:t>
            </w:r>
          </w:p>
        </w:tc>
        <w:tc>
          <w:tcPr>
            <w:tcW w:w="571" w:type="pct"/>
            <w:tcBorders>
              <w:bottom w:val="single" w:sz="4" w:space="0" w:color="auto"/>
            </w:tcBorders>
          </w:tcPr>
          <w:p w14:paraId="4D1562A0" w14:textId="77777777" w:rsidR="0035240D" w:rsidRPr="0035240D" w:rsidRDefault="0035240D" w:rsidP="002458DA">
            <w:pPr>
              <w:spacing w:before="60" w:after="60"/>
              <w:jc w:val="center"/>
              <w:rPr>
                <w:sz w:val="20"/>
                <w:lang w:val="en-US"/>
              </w:rPr>
            </w:pPr>
            <w:r w:rsidRPr="0035240D">
              <w:rPr>
                <w:sz w:val="20"/>
                <w:lang w:val="en-US"/>
              </w:rPr>
              <w:t>0</w:t>
            </w:r>
          </w:p>
        </w:tc>
        <w:tc>
          <w:tcPr>
            <w:tcW w:w="1001" w:type="pct"/>
            <w:tcBorders>
              <w:bottom w:val="single" w:sz="4" w:space="0" w:color="auto"/>
            </w:tcBorders>
          </w:tcPr>
          <w:p w14:paraId="487563A0" w14:textId="77777777" w:rsidR="0035240D" w:rsidRPr="0035240D" w:rsidRDefault="0035240D" w:rsidP="002458DA">
            <w:pPr>
              <w:spacing w:before="60" w:after="60"/>
              <w:jc w:val="center"/>
              <w:rPr>
                <w:sz w:val="20"/>
                <w:lang w:val="en-US"/>
              </w:rPr>
            </w:pPr>
            <w:r w:rsidRPr="0035240D">
              <w:rPr>
                <w:sz w:val="20"/>
                <w:lang w:val="en-US"/>
              </w:rPr>
              <w:t>1</w:t>
            </w:r>
          </w:p>
        </w:tc>
      </w:tr>
      <w:tr w:rsidR="0035240D" w:rsidRPr="0035240D" w14:paraId="7E709803" w14:textId="77777777" w:rsidTr="002458DA">
        <w:tc>
          <w:tcPr>
            <w:tcW w:w="1797" w:type="pct"/>
            <w:tcBorders>
              <w:top w:val="single" w:sz="4" w:space="0" w:color="auto"/>
            </w:tcBorders>
          </w:tcPr>
          <w:p w14:paraId="19C4C4DF" w14:textId="77777777" w:rsidR="0035240D" w:rsidRPr="0035240D" w:rsidRDefault="0035240D" w:rsidP="002458DA">
            <w:pPr>
              <w:spacing w:before="60" w:after="60"/>
              <w:rPr>
                <w:sz w:val="20"/>
                <w:lang w:val="en-US"/>
              </w:rPr>
            </w:pPr>
            <w:proofErr w:type="spellStart"/>
            <w:r w:rsidRPr="0035240D">
              <w:rPr>
                <w:sz w:val="20"/>
                <w:lang w:val="en-US"/>
              </w:rPr>
              <w:t>til_bau</w:t>
            </w:r>
            <w:proofErr w:type="spellEnd"/>
          </w:p>
        </w:tc>
        <w:tc>
          <w:tcPr>
            <w:tcW w:w="918" w:type="pct"/>
            <w:tcBorders>
              <w:top w:val="single" w:sz="4" w:space="0" w:color="auto"/>
            </w:tcBorders>
          </w:tcPr>
          <w:p w14:paraId="2CC14C0C" w14:textId="77777777" w:rsidR="0035240D" w:rsidRPr="0035240D" w:rsidRDefault="0035240D" w:rsidP="002458DA">
            <w:pPr>
              <w:spacing w:before="60" w:after="60"/>
              <w:jc w:val="center"/>
              <w:rPr>
                <w:sz w:val="20"/>
                <w:lang w:val="en-US"/>
              </w:rPr>
            </w:pPr>
            <w:r w:rsidRPr="0035240D">
              <w:rPr>
                <w:sz w:val="20"/>
                <w:lang w:val="en-US"/>
              </w:rPr>
              <w:t>0.57</w:t>
            </w:r>
          </w:p>
        </w:tc>
        <w:tc>
          <w:tcPr>
            <w:tcW w:w="713" w:type="pct"/>
            <w:tcBorders>
              <w:top w:val="single" w:sz="4" w:space="0" w:color="auto"/>
            </w:tcBorders>
          </w:tcPr>
          <w:p w14:paraId="0E8F2235" w14:textId="4B2EAAC8" w:rsidR="0035240D" w:rsidRPr="0035240D" w:rsidRDefault="00A74F19" w:rsidP="002458DA">
            <w:pPr>
              <w:spacing w:before="60" w:after="60"/>
              <w:jc w:val="center"/>
              <w:rPr>
                <w:sz w:val="20"/>
                <w:lang w:val="en-US"/>
              </w:rPr>
            </w:pPr>
            <w:r>
              <w:rPr>
                <w:sz w:val="20"/>
                <w:lang w:val="en-US"/>
              </w:rPr>
              <w:t>-</w:t>
            </w:r>
          </w:p>
        </w:tc>
        <w:tc>
          <w:tcPr>
            <w:tcW w:w="571" w:type="pct"/>
            <w:tcBorders>
              <w:top w:val="single" w:sz="4" w:space="0" w:color="auto"/>
            </w:tcBorders>
          </w:tcPr>
          <w:p w14:paraId="2420076C" w14:textId="77777777" w:rsidR="0035240D" w:rsidRPr="0035240D" w:rsidRDefault="0035240D" w:rsidP="002458DA">
            <w:pPr>
              <w:spacing w:before="60" w:after="60"/>
              <w:jc w:val="center"/>
              <w:rPr>
                <w:sz w:val="20"/>
                <w:lang w:val="en-US"/>
              </w:rPr>
            </w:pPr>
            <w:r w:rsidRPr="0035240D">
              <w:rPr>
                <w:sz w:val="20"/>
                <w:lang w:val="en-US"/>
              </w:rPr>
              <w:t>0</w:t>
            </w:r>
          </w:p>
        </w:tc>
        <w:tc>
          <w:tcPr>
            <w:tcW w:w="1001" w:type="pct"/>
            <w:tcBorders>
              <w:top w:val="single" w:sz="4" w:space="0" w:color="auto"/>
            </w:tcBorders>
          </w:tcPr>
          <w:p w14:paraId="7BC98E9A" w14:textId="77777777" w:rsidR="0035240D" w:rsidRPr="0035240D" w:rsidRDefault="0035240D" w:rsidP="002458DA">
            <w:pPr>
              <w:spacing w:before="60" w:after="60"/>
              <w:jc w:val="center"/>
              <w:rPr>
                <w:sz w:val="20"/>
                <w:lang w:val="en-US"/>
              </w:rPr>
            </w:pPr>
            <w:r w:rsidRPr="0035240D">
              <w:rPr>
                <w:sz w:val="20"/>
                <w:lang w:val="en-US"/>
              </w:rPr>
              <w:t>1</w:t>
            </w:r>
          </w:p>
        </w:tc>
      </w:tr>
      <w:tr w:rsidR="00A74F19" w:rsidRPr="0035240D" w14:paraId="4939CD26" w14:textId="77777777" w:rsidTr="00C23C37">
        <w:tc>
          <w:tcPr>
            <w:tcW w:w="1797" w:type="pct"/>
          </w:tcPr>
          <w:p w14:paraId="7BE66F16" w14:textId="77777777" w:rsidR="00A74F19" w:rsidRPr="0035240D" w:rsidRDefault="00A74F19" w:rsidP="002458DA">
            <w:pPr>
              <w:spacing w:before="60" w:after="60"/>
              <w:rPr>
                <w:sz w:val="20"/>
                <w:lang w:val="en-US"/>
              </w:rPr>
            </w:pPr>
            <w:proofErr w:type="spellStart"/>
            <w:r w:rsidRPr="0035240D">
              <w:rPr>
                <w:sz w:val="20"/>
                <w:lang w:val="en-US"/>
              </w:rPr>
              <w:t>til_min_cons</w:t>
            </w:r>
            <w:proofErr w:type="spellEnd"/>
          </w:p>
        </w:tc>
        <w:tc>
          <w:tcPr>
            <w:tcW w:w="918" w:type="pct"/>
          </w:tcPr>
          <w:p w14:paraId="5240A018" w14:textId="77777777" w:rsidR="00A74F19" w:rsidRPr="0035240D" w:rsidRDefault="00A74F19" w:rsidP="002458DA">
            <w:pPr>
              <w:spacing w:before="60" w:after="60"/>
              <w:jc w:val="center"/>
              <w:rPr>
                <w:sz w:val="20"/>
                <w:lang w:val="en-US"/>
              </w:rPr>
            </w:pPr>
            <w:r w:rsidRPr="0035240D">
              <w:rPr>
                <w:sz w:val="20"/>
                <w:lang w:val="en-US"/>
              </w:rPr>
              <w:t>0.1</w:t>
            </w:r>
          </w:p>
        </w:tc>
        <w:tc>
          <w:tcPr>
            <w:tcW w:w="713" w:type="pct"/>
          </w:tcPr>
          <w:p w14:paraId="144A915D" w14:textId="77777777" w:rsidR="00A74F19" w:rsidRPr="0035240D" w:rsidRDefault="00A74F19" w:rsidP="002458DA">
            <w:pPr>
              <w:spacing w:before="60" w:after="60"/>
              <w:jc w:val="center"/>
              <w:rPr>
                <w:sz w:val="20"/>
                <w:lang w:val="en-US"/>
              </w:rPr>
            </w:pPr>
            <w:r>
              <w:rPr>
                <w:sz w:val="20"/>
                <w:lang w:val="en-US"/>
              </w:rPr>
              <w:t>-</w:t>
            </w:r>
          </w:p>
        </w:tc>
        <w:tc>
          <w:tcPr>
            <w:tcW w:w="571" w:type="pct"/>
          </w:tcPr>
          <w:p w14:paraId="0BB74BB2" w14:textId="77777777" w:rsidR="00A74F19" w:rsidRPr="0035240D" w:rsidRDefault="00A74F19" w:rsidP="002458DA">
            <w:pPr>
              <w:spacing w:before="60" w:after="60"/>
              <w:jc w:val="center"/>
              <w:rPr>
                <w:sz w:val="20"/>
                <w:lang w:val="en-US"/>
              </w:rPr>
            </w:pPr>
            <w:r w:rsidRPr="0035240D">
              <w:rPr>
                <w:sz w:val="20"/>
                <w:lang w:val="en-US"/>
              </w:rPr>
              <w:t>0</w:t>
            </w:r>
          </w:p>
        </w:tc>
        <w:tc>
          <w:tcPr>
            <w:tcW w:w="1001" w:type="pct"/>
          </w:tcPr>
          <w:p w14:paraId="11DF93E7" w14:textId="77777777" w:rsidR="00A74F19" w:rsidRPr="0035240D" w:rsidRDefault="00A74F19" w:rsidP="002458DA">
            <w:pPr>
              <w:spacing w:before="60" w:after="60"/>
              <w:jc w:val="center"/>
              <w:rPr>
                <w:sz w:val="20"/>
                <w:lang w:val="en-US"/>
              </w:rPr>
            </w:pPr>
            <w:r w:rsidRPr="0035240D">
              <w:rPr>
                <w:sz w:val="20"/>
                <w:lang w:val="en-US"/>
              </w:rPr>
              <w:t>1</w:t>
            </w:r>
          </w:p>
        </w:tc>
      </w:tr>
      <w:tr w:rsidR="0035240D" w:rsidRPr="0035240D" w14:paraId="3239FADB" w14:textId="77777777" w:rsidTr="00C23C37">
        <w:tc>
          <w:tcPr>
            <w:tcW w:w="1797" w:type="pct"/>
          </w:tcPr>
          <w:p w14:paraId="4084A4D9" w14:textId="77777777" w:rsidR="0035240D" w:rsidRPr="0035240D" w:rsidRDefault="0035240D" w:rsidP="002458DA">
            <w:pPr>
              <w:spacing w:before="60" w:after="60"/>
              <w:rPr>
                <w:sz w:val="20"/>
                <w:lang w:val="en-US"/>
              </w:rPr>
            </w:pPr>
            <w:r w:rsidRPr="0035240D">
              <w:rPr>
                <w:sz w:val="20"/>
                <w:lang w:val="en-US"/>
              </w:rPr>
              <w:t>til_contill_r00</w:t>
            </w:r>
          </w:p>
        </w:tc>
        <w:tc>
          <w:tcPr>
            <w:tcW w:w="918" w:type="pct"/>
          </w:tcPr>
          <w:p w14:paraId="3BB4F91E" w14:textId="77777777" w:rsidR="0035240D" w:rsidRPr="0035240D" w:rsidRDefault="0035240D" w:rsidP="002458DA">
            <w:pPr>
              <w:spacing w:before="60" w:after="60"/>
              <w:jc w:val="center"/>
              <w:rPr>
                <w:sz w:val="20"/>
                <w:lang w:val="en-US"/>
              </w:rPr>
            </w:pPr>
            <w:r w:rsidRPr="0035240D">
              <w:rPr>
                <w:sz w:val="20"/>
                <w:lang w:val="en-US"/>
              </w:rPr>
              <w:t>0.11</w:t>
            </w:r>
          </w:p>
        </w:tc>
        <w:tc>
          <w:tcPr>
            <w:tcW w:w="713" w:type="pct"/>
          </w:tcPr>
          <w:p w14:paraId="28C5B709" w14:textId="585A9A90" w:rsidR="0035240D" w:rsidRPr="0035240D" w:rsidRDefault="00A74F19" w:rsidP="002458DA">
            <w:pPr>
              <w:spacing w:before="60" w:after="60"/>
              <w:jc w:val="center"/>
              <w:rPr>
                <w:sz w:val="20"/>
                <w:lang w:val="en-US"/>
              </w:rPr>
            </w:pPr>
            <w:r>
              <w:rPr>
                <w:sz w:val="20"/>
                <w:lang w:val="en-US"/>
              </w:rPr>
              <w:t>-</w:t>
            </w:r>
          </w:p>
        </w:tc>
        <w:tc>
          <w:tcPr>
            <w:tcW w:w="571" w:type="pct"/>
          </w:tcPr>
          <w:p w14:paraId="440BA485" w14:textId="77777777" w:rsidR="0035240D" w:rsidRPr="0035240D" w:rsidRDefault="0035240D" w:rsidP="002458DA">
            <w:pPr>
              <w:spacing w:before="60" w:after="60"/>
              <w:jc w:val="center"/>
              <w:rPr>
                <w:sz w:val="20"/>
                <w:lang w:val="en-US"/>
              </w:rPr>
            </w:pPr>
            <w:r w:rsidRPr="0035240D">
              <w:rPr>
                <w:sz w:val="20"/>
                <w:lang w:val="en-US"/>
              </w:rPr>
              <w:t>0</w:t>
            </w:r>
          </w:p>
        </w:tc>
        <w:tc>
          <w:tcPr>
            <w:tcW w:w="1001" w:type="pct"/>
          </w:tcPr>
          <w:p w14:paraId="0DB34A67" w14:textId="77777777" w:rsidR="0035240D" w:rsidRPr="0035240D" w:rsidRDefault="0035240D" w:rsidP="002458DA">
            <w:pPr>
              <w:spacing w:before="60" w:after="60"/>
              <w:jc w:val="center"/>
              <w:rPr>
                <w:sz w:val="20"/>
                <w:lang w:val="en-US"/>
              </w:rPr>
            </w:pPr>
            <w:r w:rsidRPr="0035240D">
              <w:rPr>
                <w:sz w:val="20"/>
                <w:lang w:val="en-US"/>
              </w:rPr>
              <w:t>1</w:t>
            </w:r>
          </w:p>
        </w:tc>
      </w:tr>
      <w:tr w:rsidR="0035240D" w:rsidRPr="0035240D" w14:paraId="5852C669" w14:textId="77777777" w:rsidTr="00C23C37">
        <w:tc>
          <w:tcPr>
            <w:tcW w:w="1797" w:type="pct"/>
          </w:tcPr>
          <w:p w14:paraId="75596831" w14:textId="77777777" w:rsidR="0035240D" w:rsidRPr="0035240D" w:rsidRDefault="0035240D" w:rsidP="002458DA">
            <w:pPr>
              <w:spacing w:before="60" w:after="60"/>
              <w:rPr>
                <w:sz w:val="20"/>
                <w:lang w:val="en-US"/>
              </w:rPr>
            </w:pPr>
            <w:r w:rsidRPr="0035240D">
              <w:rPr>
                <w:sz w:val="20"/>
                <w:lang w:val="en-US"/>
              </w:rPr>
              <w:t>til_contill_r30</w:t>
            </w:r>
          </w:p>
        </w:tc>
        <w:tc>
          <w:tcPr>
            <w:tcW w:w="918" w:type="pct"/>
          </w:tcPr>
          <w:p w14:paraId="01FF0854" w14:textId="77777777" w:rsidR="0035240D" w:rsidRPr="0035240D" w:rsidRDefault="0035240D" w:rsidP="002458DA">
            <w:pPr>
              <w:spacing w:before="60" w:after="60"/>
              <w:jc w:val="center"/>
              <w:rPr>
                <w:sz w:val="20"/>
                <w:lang w:val="en-US"/>
              </w:rPr>
            </w:pPr>
            <w:r w:rsidRPr="0035240D">
              <w:rPr>
                <w:sz w:val="20"/>
                <w:lang w:val="en-US"/>
              </w:rPr>
              <w:t>0.07</w:t>
            </w:r>
          </w:p>
        </w:tc>
        <w:tc>
          <w:tcPr>
            <w:tcW w:w="713" w:type="pct"/>
          </w:tcPr>
          <w:p w14:paraId="2FEF40FA" w14:textId="26E87356" w:rsidR="0035240D" w:rsidRPr="0035240D" w:rsidRDefault="00A74F19" w:rsidP="002458DA">
            <w:pPr>
              <w:spacing w:before="60" w:after="60"/>
              <w:jc w:val="center"/>
              <w:rPr>
                <w:sz w:val="20"/>
                <w:lang w:val="en-US"/>
              </w:rPr>
            </w:pPr>
            <w:r>
              <w:rPr>
                <w:sz w:val="20"/>
                <w:lang w:val="en-US"/>
              </w:rPr>
              <w:t>-</w:t>
            </w:r>
          </w:p>
        </w:tc>
        <w:tc>
          <w:tcPr>
            <w:tcW w:w="571" w:type="pct"/>
          </w:tcPr>
          <w:p w14:paraId="089C9516" w14:textId="77777777" w:rsidR="0035240D" w:rsidRPr="0035240D" w:rsidRDefault="0035240D" w:rsidP="002458DA">
            <w:pPr>
              <w:spacing w:before="60" w:after="60"/>
              <w:jc w:val="center"/>
              <w:rPr>
                <w:sz w:val="20"/>
                <w:lang w:val="en-US"/>
              </w:rPr>
            </w:pPr>
            <w:r w:rsidRPr="0035240D">
              <w:rPr>
                <w:sz w:val="20"/>
                <w:lang w:val="en-US"/>
              </w:rPr>
              <w:t>0</w:t>
            </w:r>
          </w:p>
        </w:tc>
        <w:tc>
          <w:tcPr>
            <w:tcW w:w="1001" w:type="pct"/>
          </w:tcPr>
          <w:p w14:paraId="7A102470" w14:textId="77777777" w:rsidR="0035240D" w:rsidRPr="0035240D" w:rsidRDefault="0035240D" w:rsidP="002458DA">
            <w:pPr>
              <w:spacing w:before="60" w:after="60"/>
              <w:jc w:val="center"/>
              <w:rPr>
                <w:sz w:val="20"/>
                <w:lang w:val="en-US"/>
              </w:rPr>
            </w:pPr>
            <w:r w:rsidRPr="0035240D">
              <w:rPr>
                <w:sz w:val="20"/>
                <w:lang w:val="en-US"/>
              </w:rPr>
              <w:t>1</w:t>
            </w:r>
          </w:p>
        </w:tc>
      </w:tr>
      <w:tr w:rsidR="0035240D" w:rsidRPr="0035240D" w14:paraId="24858F7D" w14:textId="77777777" w:rsidTr="00C23C37">
        <w:tc>
          <w:tcPr>
            <w:tcW w:w="1797" w:type="pct"/>
          </w:tcPr>
          <w:p w14:paraId="7A928F5F" w14:textId="77777777" w:rsidR="0035240D" w:rsidRPr="0035240D" w:rsidRDefault="0035240D" w:rsidP="002458DA">
            <w:pPr>
              <w:spacing w:before="60" w:after="60"/>
              <w:rPr>
                <w:sz w:val="20"/>
                <w:lang w:val="en-US"/>
              </w:rPr>
            </w:pPr>
            <w:r w:rsidRPr="0035240D">
              <w:rPr>
                <w:sz w:val="20"/>
                <w:lang w:val="en-US"/>
              </w:rPr>
              <w:t>til_contill_r60</w:t>
            </w:r>
          </w:p>
        </w:tc>
        <w:tc>
          <w:tcPr>
            <w:tcW w:w="918" w:type="pct"/>
          </w:tcPr>
          <w:p w14:paraId="6393188F" w14:textId="77777777" w:rsidR="0035240D" w:rsidRPr="0035240D" w:rsidRDefault="0035240D" w:rsidP="002458DA">
            <w:pPr>
              <w:spacing w:before="60" w:after="60"/>
              <w:jc w:val="center"/>
              <w:rPr>
                <w:sz w:val="20"/>
                <w:lang w:val="en-US"/>
              </w:rPr>
            </w:pPr>
            <w:r w:rsidRPr="0035240D">
              <w:rPr>
                <w:sz w:val="20"/>
                <w:lang w:val="en-US"/>
              </w:rPr>
              <w:t>0.09</w:t>
            </w:r>
          </w:p>
        </w:tc>
        <w:tc>
          <w:tcPr>
            <w:tcW w:w="713" w:type="pct"/>
          </w:tcPr>
          <w:p w14:paraId="1D221944" w14:textId="3E9D68BC" w:rsidR="0035240D" w:rsidRPr="0035240D" w:rsidRDefault="00A74F19" w:rsidP="002458DA">
            <w:pPr>
              <w:spacing w:before="60" w:after="60"/>
              <w:jc w:val="center"/>
              <w:rPr>
                <w:sz w:val="20"/>
                <w:lang w:val="en-US"/>
              </w:rPr>
            </w:pPr>
            <w:r>
              <w:rPr>
                <w:sz w:val="20"/>
                <w:lang w:val="en-US"/>
              </w:rPr>
              <w:t>-</w:t>
            </w:r>
          </w:p>
        </w:tc>
        <w:tc>
          <w:tcPr>
            <w:tcW w:w="571" w:type="pct"/>
          </w:tcPr>
          <w:p w14:paraId="40300E16" w14:textId="77777777" w:rsidR="0035240D" w:rsidRPr="0035240D" w:rsidRDefault="0035240D" w:rsidP="002458DA">
            <w:pPr>
              <w:spacing w:before="60" w:after="60"/>
              <w:jc w:val="center"/>
              <w:rPr>
                <w:sz w:val="20"/>
                <w:lang w:val="en-US"/>
              </w:rPr>
            </w:pPr>
            <w:r w:rsidRPr="0035240D">
              <w:rPr>
                <w:sz w:val="20"/>
                <w:lang w:val="en-US"/>
              </w:rPr>
              <w:t>0</w:t>
            </w:r>
          </w:p>
        </w:tc>
        <w:tc>
          <w:tcPr>
            <w:tcW w:w="1001" w:type="pct"/>
          </w:tcPr>
          <w:p w14:paraId="0E99274E" w14:textId="77777777" w:rsidR="0035240D" w:rsidRPr="0035240D" w:rsidRDefault="0035240D" w:rsidP="002458DA">
            <w:pPr>
              <w:spacing w:before="60" w:after="60"/>
              <w:jc w:val="center"/>
              <w:rPr>
                <w:sz w:val="20"/>
                <w:lang w:val="en-US"/>
              </w:rPr>
            </w:pPr>
            <w:r w:rsidRPr="0035240D">
              <w:rPr>
                <w:sz w:val="20"/>
                <w:lang w:val="en-US"/>
              </w:rPr>
              <w:t>1</w:t>
            </w:r>
          </w:p>
        </w:tc>
      </w:tr>
      <w:tr w:rsidR="0035240D" w:rsidRPr="0035240D" w14:paraId="06B1BBF4" w14:textId="77777777" w:rsidTr="00C23C37">
        <w:tc>
          <w:tcPr>
            <w:tcW w:w="1797" w:type="pct"/>
            <w:tcBorders>
              <w:bottom w:val="single" w:sz="4" w:space="0" w:color="auto"/>
            </w:tcBorders>
          </w:tcPr>
          <w:p w14:paraId="32DE7212" w14:textId="77777777" w:rsidR="0035240D" w:rsidRPr="0035240D" w:rsidRDefault="0035240D" w:rsidP="002458DA">
            <w:pPr>
              <w:spacing w:before="60" w:after="60"/>
              <w:rPr>
                <w:sz w:val="20"/>
                <w:lang w:val="en-US"/>
              </w:rPr>
            </w:pPr>
            <w:r w:rsidRPr="0035240D">
              <w:rPr>
                <w:sz w:val="20"/>
                <w:lang w:val="en-US"/>
              </w:rPr>
              <w:t>til_contill_r90</w:t>
            </w:r>
          </w:p>
        </w:tc>
        <w:tc>
          <w:tcPr>
            <w:tcW w:w="918" w:type="pct"/>
            <w:tcBorders>
              <w:bottom w:val="single" w:sz="4" w:space="0" w:color="auto"/>
            </w:tcBorders>
          </w:tcPr>
          <w:p w14:paraId="1ACAF734" w14:textId="77777777" w:rsidR="0035240D" w:rsidRPr="0035240D" w:rsidRDefault="0035240D" w:rsidP="002458DA">
            <w:pPr>
              <w:spacing w:before="60" w:after="60"/>
              <w:jc w:val="center"/>
              <w:rPr>
                <w:sz w:val="20"/>
                <w:lang w:val="en-US"/>
              </w:rPr>
            </w:pPr>
            <w:r w:rsidRPr="0035240D">
              <w:rPr>
                <w:sz w:val="20"/>
                <w:lang w:val="en-US"/>
              </w:rPr>
              <w:t>0.07</w:t>
            </w:r>
          </w:p>
        </w:tc>
        <w:tc>
          <w:tcPr>
            <w:tcW w:w="713" w:type="pct"/>
            <w:tcBorders>
              <w:bottom w:val="single" w:sz="4" w:space="0" w:color="auto"/>
            </w:tcBorders>
          </w:tcPr>
          <w:p w14:paraId="777A577C" w14:textId="37C7BA81" w:rsidR="0035240D" w:rsidRPr="0035240D" w:rsidRDefault="00A74F19" w:rsidP="002458DA">
            <w:pPr>
              <w:spacing w:before="60" w:after="60"/>
              <w:jc w:val="center"/>
              <w:rPr>
                <w:sz w:val="20"/>
                <w:lang w:val="en-US"/>
              </w:rPr>
            </w:pPr>
            <w:r>
              <w:rPr>
                <w:sz w:val="20"/>
                <w:lang w:val="en-US"/>
              </w:rPr>
              <w:t>-</w:t>
            </w:r>
          </w:p>
        </w:tc>
        <w:tc>
          <w:tcPr>
            <w:tcW w:w="571" w:type="pct"/>
            <w:tcBorders>
              <w:bottom w:val="single" w:sz="4" w:space="0" w:color="auto"/>
            </w:tcBorders>
          </w:tcPr>
          <w:p w14:paraId="2B7B28D5" w14:textId="77777777" w:rsidR="0035240D" w:rsidRPr="0035240D" w:rsidRDefault="0035240D" w:rsidP="002458DA">
            <w:pPr>
              <w:spacing w:before="60" w:after="60"/>
              <w:jc w:val="center"/>
              <w:rPr>
                <w:sz w:val="20"/>
                <w:lang w:val="en-US"/>
              </w:rPr>
            </w:pPr>
            <w:r w:rsidRPr="0035240D">
              <w:rPr>
                <w:sz w:val="20"/>
                <w:lang w:val="en-US"/>
              </w:rPr>
              <w:t>0</w:t>
            </w:r>
          </w:p>
        </w:tc>
        <w:tc>
          <w:tcPr>
            <w:tcW w:w="1001" w:type="pct"/>
            <w:tcBorders>
              <w:bottom w:val="single" w:sz="4" w:space="0" w:color="auto"/>
            </w:tcBorders>
          </w:tcPr>
          <w:p w14:paraId="2EDA45BA" w14:textId="77777777" w:rsidR="0035240D" w:rsidRPr="0035240D" w:rsidRDefault="0035240D" w:rsidP="002458DA">
            <w:pPr>
              <w:spacing w:before="60" w:after="60"/>
              <w:jc w:val="center"/>
              <w:rPr>
                <w:sz w:val="20"/>
                <w:lang w:val="en-US"/>
              </w:rPr>
            </w:pPr>
            <w:r w:rsidRPr="0035240D">
              <w:rPr>
                <w:sz w:val="20"/>
                <w:lang w:val="en-US"/>
              </w:rPr>
              <w:t>1</w:t>
            </w:r>
          </w:p>
        </w:tc>
      </w:tr>
    </w:tbl>
    <w:p w14:paraId="2C634C44" w14:textId="2D1CFC7E" w:rsidR="003E5FE1" w:rsidRPr="003E5FE1" w:rsidRDefault="003E5FE1" w:rsidP="003E5FE1">
      <w:pPr>
        <w:jc w:val="both"/>
        <w:rPr>
          <w:b/>
          <w:bCs/>
          <w:sz w:val="20"/>
          <w:lang w:val="en-US"/>
        </w:rPr>
      </w:pPr>
      <w:r w:rsidRPr="003E5FE1">
        <w:rPr>
          <w:sz w:val="20"/>
          <w:lang w:val="en-US"/>
        </w:rPr>
        <w:t xml:space="preserve">Note: </w:t>
      </w:r>
      <w:r w:rsidR="00396D17">
        <w:rPr>
          <w:sz w:val="20"/>
          <w:lang w:val="en-US"/>
        </w:rPr>
        <w:t xml:space="preserve">outputs from different climate models </w:t>
      </w:r>
      <w:r w:rsidR="0046375B">
        <w:rPr>
          <w:sz w:val="20"/>
          <w:lang w:val="en-US"/>
        </w:rPr>
        <w:t xml:space="preserve">based on </w:t>
      </w:r>
      <w:r w:rsidR="00095073" w:rsidRPr="00095073">
        <w:rPr>
          <w:sz w:val="20"/>
          <w:lang w:val="en-US"/>
        </w:rPr>
        <w:t>phase 6 of the Coupled Model Intercomparison Project (cmip6)</w:t>
      </w:r>
      <w:r w:rsidR="0046375B">
        <w:rPr>
          <w:sz w:val="20"/>
          <w:lang w:val="en-US"/>
        </w:rPr>
        <w:t xml:space="preserve"> </w:t>
      </w:r>
      <w:r w:rsidR="00095073" w:rsidRPr="00095073">
        <w:rPr>
          <w:sz w:val="20"/>
          <w:lang w:val="en-US"/>
        </w:rPr>
        <w:t xml:space="preserve">from the </w:t>
      </w:r>
      <w:proofErr w:type="spellStart"/>
      <w:r w:rsidR="00095073" w:rsidRPr="00095073">
        <w:rPr>
          <w:sz w:val="20"/>
          <w:lang w:val="en-US"/>
        </w:rPr>
        <w:t>Institut</w:t>
      </w:r>
      <w:proofErr w:type="spellEnd"/>
      <w:r w:rsidR="00095073" w:rsidRPr="00095073">
        <w:rPr>
          <w:sz w:val="20"/>
          <w:lang w:val="en-US"/>
        </w:rPr>
        <w:t xml:space="preserve"> Pierre-Simone Laplace (</w:t>
      </w:r>
      <w:proofErr w:type="spellStart"/>
      <w:r w:rsidR="00095073" w:rsidRPr="00095073">
        <w:rPr>
          <w:sz w:val="20"/>
          <w:lang w:val="en-US"/>
        </w:rPr>
        <w:t>ipsl</w:t>
      </w:r>
      <w:proofErr w:type="spellEnd"/>
      <w:r w:rsidR="00095073" w:rsidRPr="00095073">
        <w:rPr>
          <w:sz w:val="20"/>
          <w:lang w:val="en-US"/>
        </w:rPr>
        <w:t>) and Max Planck Institute for Meteorology (</w:t>
      </w:r>
      <w:proofErr w:type="spellStart"/>
      <w:r w:rsidR="00095073" w:rsidRPr="00095073">
        <w:rPr>
          <w:sz w:val="20"/>
          <w:lang w:val="en-US"/>
        </w:rPr>
        <w:t>mpi</w:t>
      </w:r>
      <w:proofErr w:type="spellEnd"/>
      <w:r w:rsidR="00095073" w:rsidRPr="00095073">
        <w:rPr>
          <w:sz w:val="20"/>
          <w:lang w:val="en-US"/>
        </w:rPr>
        <w:t xml:space="preserve">) </w:t>
      </w:r>
      <w:r w:rsidR="00DD0846">
        <w:rPr>
          <w:sz w:val="20"/>
          <w:lang w:val="en-US"/>
        </w:rPr>
        <w:t xml:space="preserve">are considered </w:t>
      </w:r>
      <w:r w:rsidR="00095073" w:rsidRPr="00095073">
        <w:rPr>
          <w:sz w:val="20"/>
          <w:lang w:val="en-US"/>
        </w:rPr>
        <w:t>under different Shared Socioeconomic Pathways (</w:t>
      </w:r>
      <w:proofErr w:type="spellStart"/>
      <w:r w:rsidR="00095073" w:rsidRPr="00095073">
        <w:rPr>
          <w:sz w:val="20"/>
          <w:lang w:val="en-US"/>
        </w:rPr>
        <w:t>ssp</w:t>
      </w:r>
      <w:proofErr w:type="spellEnd"/>
      <w:r w:rsidR="00095073" w:rsidRPr="00095073">
        <w:rPr>
          <w:sz w:val="20"/>
          <w:lang w:val="en-US"/>
        </w:rPr>
        <w:t>); ssp126 is a low-emission scenario; ssp585 is a very high emission scenario (O’Neill et al., 2014).</w:t>
      </w:r>
      <w:r w:rsidR="0036486F">
        <w:rPr>
          <w:sz w:val="20"/>
          <w:lang w:val="en-US"/>
        </w:rPr>
        <w:t xml:space="preserve"> </w:t>
      </w:r>
      <w:r w:rsidR="004E7545">
        <w:rPr>
          <w:sz w:val="20"/>
          <w:lang w:val="en-US"/>
        </w:rPr>
        <w:t>I</w:t>
      </w:r>
      <w:r w:rsidRPr="003E5FE1">
        <w:rPr>
          <w:sz w:val="20"/>
          <w:lang w:val="en-US"/>
        </w:rPr>
        <w:t xml:space="preserve">rrigation </w:t>
      </w:r>
      <w:r w:rsidR="004E7545">
        <w:rPr>
          <w:sz w:val="20"/>
          <w:lang w:val="en-US"/>
        </w:rPr>
        <w:t>is</w:t>
      </w:r>
      <w:r w:rsidRPr="003E5FE1">
        <w:rPr>
          <w:sz w:val="20"/>
          <w:lang w:val="en-US"/>
        </w:rPr>
        <w:t xml:space="preserve"> assumed only for N application rates </w:t>
      </w:r>
      <m:oMath>
        <m:r>
          <w:rPr>
            <w:rFonts w:ascii="Cambria Math" w:hAnsi="Cambria Math"/>
            <w:sz w:val="20"/>
            <w:lang w:val="en-US"/>
          </w:rPr>
          <m:t>≥</m:t>
        </m:r>
      </m:oMath>
      <w:r w:rsidRPr="003E5FE1">
        <w:rPr>
          <w:sz w:val="20"/>
          <w:lang w:val="en-US"/>
        </w:rPr>
        <w:t xml:space="preserve"> 180 kgN/ha</w:t>
      </w:r>
      <w:r>
        <w:rPr>
          <w:sz w:val="20"/>
          <w:lang w:val="en-US"/>
        </w:rPr>
        <w:t>;</w:t>
      </w:r>
      <w:r w:rsidRPr="003E5FE1">
        <w:rPr>
          <w:sz w:val="20"/>
          <w:lang w:val="en-US"/>
        </w:rPr>
        <w:t xml:space="preserve"> </w:t>
      </w:r>
      <w:r>
        <w:rPr>
          <w:sz w:val="20"/>
          <w:lang w:val="en-US"/>
        </w:rPr>
        <w:t>i</w:t>
      </w:r>
      <w:r w:rsidRPr="003E5FE1">
        <w:rPr>
          <w:sz w:val="20"/>
          <w:lang w:val="en-US"/>
        </w:rPr>
        <w:t>n the case of a monoculture cropping system (</w:t>
      </w:r>
      <w:proofErr w:type="spellStart"/>
      <w:r w:rsidRPr="003E5FE1">
        <w:rPr>
          <w:sz w:val="20"/>
          <w:lang w:val="en-US"/>
        </w:rPr>
        <w:t>rot_mono</w:t>
      </w:r>
      <w:proofErr w:type="spellEnd"/>
      <w:r w:rsidRPr="003E5FE1">
        <w:rPr>
          <w:sz w:val="20"/>
          <w:lang w:val="en-US"/>
        </w:rPr>
        <w:t>), conventional tillage with different percentages of crop residue are assumed (</w:t>
      </w:r>
      <w:proofErr w:type="spellStart"/>
      <w:r w:rsidRPr="003E5FE1">
        <w:rPr>
          <w:sz w:val="20"/>
          <w:lang w:val="en-US"/>
        </w:rPr>
        <w:t>til_contill_r</w:t>
      </w:r>
      <w:proofErr w:type="spellEnd"/>
      <w:r w:rsidRPr="003E5FE1">
        <w:rPr>
          <w:sz w:val="20"/>
          <w:lang w:val="en-US"/>
        </w:rPr>
        <w:t>) across 0, 30, 60, and 90 percent</w:t>
      </w:r>
      <w:r w:rsidR="008241B1">
        <w:rPr>
          <w:sz w:val="20"/>
          <w:lang w:val="en-US"/>
        </w:rPr>
        <w:t>;</w:t>
      </w:r>
      <w:r w:rsidRPr="003E5FE1">
        <w:rPr>
          <w:sz w:val="20"/>
          <w:lang w:val="en-US"/>
        </w:rPr>
        <w:t xml:space="preserve"> in the case of different crop rotations (rot_1-7), conventional tillage with business-as-usual crop residue (</w:t>
      </w:r>
      <w:proofErr w:type="spellStart"/>
      <w:r w:rsidRPr="003E5FE1">
        <w:rPr>
          <w:sz w:val="20"/>
          <w:lang w:val="en-US"/>
        </w:rPr>
        <w:t>til_bau</w:t>
      </w:r>
      <w:proofErr w:type="spellEnd"/>
      <w:r w:rsidRPr="003E5FE1">
        <w:rPr>
          <w:sz w:val="20"/>
          <w:lang w:val="en-US"/>
        </w:rPr>
        <w:t>) and minimum tillage with high crop residues (</w:t>
      </w:r>
      <w:proofErr w:type="spellStart"/>
      <w:r w:rsidRPr="003E5FE1">
        <w:rPr>
          <w:sz w:val="20"/>
          <w:lang w:val="en-US"/>
        </w:rPr>
        <w:t>til_min_cons</w:t>
      </w:r>
      <w:proofErr w:type="spellEnd"/>
      <w:r w:rsidRPr="003E5FE1">
        <w:rPr>
          <w:sz w:val="20"/>
          <w:lang w:val="en-US"/>
        </w:rPr>
        <w:t>) are considered</w:t>
      </w:r>
      <w:r w:rsidR="008241B1">
        <w:rPr>
          <w:sz w:val="20"/>
          <w:lang w:val="en-US"/>
        </w:rPr>
        <w:t>;</w:t>
      </w:r>
      <w:r w:rsidRPr="003E5FE1">
        <w:rPr>
          <w:sz w:val="20"/>
          <w:lang w:val="en-US"/>
        </w:rPr>
        <w:t xml:space="preserve"> yield levels are </w:t>
      </w:r>
      <w:r w:rsidR="00AD793B">
        <w:rPr>
          <w:sz w:val="20"/>
          <w:lang w:val="en-US"/>
        </w:rPr>
        <w:t xml:space="preserve">obtained converting </w:t>
      </w:r>
      <w:r w:rsidRPr="003E5FE1">
        <w:rPr>
          <w:sz w:val="20"/>
          <w:lang w:val="en-US"/>
        </w:rPr>
        <w:t xml:space="preserve">dry-matter yields </w:t>
      </w:r>
      <w:r w:rsidR="00A271CA">
        <w:rPr>
          <w:sz w:val="20"/>
          <w:lang w:val="en-US"/>
        </w:rPr>
        <w:t xml:space="preserve">considering a </w:t>
      </w:r>
      <w:r w:rsidRPr="003E5FE1">
        <w:rPr>
          <w:sz w:val="20"/>
          <w:lang w:val="en-US"/>
        </w:rPr>
        <w:t>water content of 12%</w:t>
      </w:r>
      <w:r w:rsidR="00A271CA">
        <w:rPr>
          <w:sz w:val="20"/>
          <w:lang w:val="en-US"/>
        </w:rPr>
        <w:t>;</w:t>
      </w:r>
      <w:r w:rsidRPr="003E5FE1">
        <w:rPr>
          <w:sz w:val="20"/>
          <w:lang w:val="en-US"/>
        </w:rPr>
        <w:t xml:space="preserve"> </w:t>
      </w:r>
      <w:r w:rsidR="00A271CA">
        <w:rPr>
          <w:sz w:val="20"/>
          <w:lang w:val="en-US"/>
        </w:rPr>
        <w:t>f</w:t>
      </w:r>
      <w:r w:rsidRPr="003E5FE1">
        <w:rPr>
          <w:sz w:val="20"/>
          <w:lang w:val="en-US"/>
        </w:rPr>
        <w:t xml:space="preserve">or more information about the EPIC-IIASA model specifications and calibration see </w:t>
      </w:r>
      <w:r w:rsidRPr="003E5FE1">
        <w:rPr>
          <w:sz w:val="20"/>
          <w:lang w:val="en-US"/>
        </w:rPr>
        <w:fldChar w:fldCharType="begin"/>
      </w:r>
      <w:r w:rsidR="000849C7">
        <w:rPr>
          <w:sz w:val="20"/>
          <w:lang w:val="en-US"/>
        </w:rPr>
        <w:instrText xml:space="preserve"> ADDIN ZOTERO_ITEM CSL_CITATION {"citationID":"tZgC2nzw","properties":{"formattedCitation":"(Balkovi\\uc0\\u269{} et al., 2013)","plainCitation":"(Balkovi</w:instrText>
      </w:r>
      <w:r w:rsidR="000849C7">
        <w:rPr>
          <w:rFonts w:hint="eastAsia"/>
          <w:sz w:val="20"/>
          <w:lang w:val="en-US"/>
        </w:rPr>
        <w:instrText>č</w:instrText>
      </w:r>
      <w:r w:rsidR="000849C7">
        <w:rPr>
          <w:sz w:val="20"/>
          <w:lang w:val="en-US"/>
        </w:rPr>
        <w:instrText xml:space="preserve"> et al., 2013)","dontUpdate":true,"noteIndex":0},"citationItems":[{"id":127152,"uris":["http://zotero.org/users/14812719/items/UHY96SPK"],"itemData":{"id":127152,"type":"article-journal","abstract":"Justifiable usage of large-scale crop model simulations requires transparent, comprehensive and spatially extensive evaluations of their performance and associated accuracy. Simulated crop yields of a Pan-European implementation of the Environmental Policy Integrated Climate (EPIC) crop model were satisfactorily evaluated with reported regional yield data from EUROSTAT for four major crops, including winter wheat, rainfed and irrigated maize, spring barley and winter rye. European-wide land use, elevation, soil and daily meteorological gridded data were integrated in GIS and coupled with EPIC. Default EPIC crop and biophysical process parameter values were used with some minor adjustments according to suggestions from scientific literature. The model performance was improved by spatial calculations of crop sowing densities, potential heat units, operation schedules, and nutrient application rates. EPIC performed reasonable in the simulation of regional crop yields, with long-term averages predicted better than inter-annual variability: linear regression R2 ranged from 0.58 (maize) to 0.91 (spring barley) and relative estimation errors were between ±30% for most of the European regions. The modelled and reported crop yields demonstrated similar responses to driving meteorological variables. However, EPIC performed better in dry compared to wet years. A yield sensitivity analysis of crop nutrient and irrigation management factors and cultivar specific characteristics for contrasting regions in Europe revealed a range in model response and attainable yields. We also show that modelled crop yield is strongly dependent on the chosen PET method. The simulated crop yield variability was lower compared to reported crop yields. This assessment should contribute to the availability of harmonised and transparently evaluated agricultural modelling tools in the EU as well as the establishment of modelling benchmarks as a requirement for sound and ongoing policy evaluations in the agricultural and environmental domains.","container-title":"Agricultural Systems","DOI":"10.1016/j.agsy.2013.05.008","ISSN":"0308-521X","journalAbbreviation":"Agricultural Systems","page":"61-75","source":"ScienceDirect","title":"Pan-European crop modelling with EPIC: Implementation, up-scaling and regional crop yield validation","title-short":"Pan-European crop modelling with EPIC","volume":"120","author":[{"family":"Balkovi</w:instrText>
      </w:r>
      <w:r w:rsidR="000849C7">
        <w:rPr>
          <w:rFonts w:hint="eastAsia"/>
          <w:sz w:val="20"/>
          <w:lang w:val="en-US"/>
        </w:rPr>
        <w:instrText>č</w:instrText>
      </w:r>
      <w:r w:rsidR="000849C7">
        <w:rPr>
          <w:sz w:val="20"/>
          <w:lang w:val="en-US"/>
        </w:rPr>
        <w:instrText xml:space="preserve">","given":"Juraj"},{"family":"Velde","given":"Marijn","non-dropping-particle":"van der"},{"family":"Schmid","given":"Erwin"},{"family":"Skalský","given":"Rastislav"},{"family":"Khabarov","given":"Nikolay"},{"family":"Obersteiner","given":"Michael"},{"family":"Stürmer","given":"Bernhard"},{"family":"Xiong","given":"Wei"}],"issued":{"date-parts":[["2013",9,1]]}}}],"schema":"https://github.com/citation-style-language/schema/raw/master/csl-citation.json"} </w:instrText>
      </w:r>
      <w:r w:rsidRPr="003E5FE1">
        <w:rPr>
          <w:sz w:val="20"/>
          <w:lang w:val="en-US"/>
        </w:rPr>
        <w:fldChar w:fldCharType="separate"/>
      </w:r>
      <w:proofErr w:type="spellStart"/>
      <w:r w:rsidRPr="003E5FE1">
        <w:rPr>
          <w:sz w:val="20"/>
          <w:lang w:val="en-GB"/>
        </w:rPr>
        <w:t>Balkovič</w:t>
      </w:r>
      <w:proofErr w:type="spellEnd"/>
      <w:r w:rsidRPr="003E5FE1">
        <w:rPr>
          <w:sz w:val="20"/>
          <w:lang w:val="en-GB"/>
        </w:rPr>
        <w:t xml:space="preserve"> et al. (2013)</w:t>
      </w:r>
      <w:r w:rsidRPr="003E5FE1">
        <w:rPr>
          <w:sz w:val="20"/>
          <w:lang w:val="en-US"/>
        </w:rPr>
        <w:fldChar w:fldCharType="end"/>
      </w:r>
      <w:r w:rsidRPr="003E5FE1">
        <w:rPr>
          <w:sz w:val="20"/>
          <w:lang w:val="en-US"/>
        </w:rPr>
        <w:t>.</w:t>
      </w:r>
    </w:p>
    <w:p w14:paraId="477576E5" w14:textId="18C282D5" w:rsidR="00BC6720" w:rsidRDefault="00BC6720">
      <w:pPr>
        <w:spacing w:after="160" w:line="259" w:lineRule="auto"/>
        <w:rPr>
          <w:b/>
          <w:bCs/>
          <w:lang w:val="en-GB"/>
        </w:rPr>
      </w:pPr>
    </w:p>
    <w:p w14:paraId="2626B197" w14:textId="77777777" w:rsidR="00181966" w:rsidRDefault="00181966">
      <w:pPr>
        <w:spacing w:after="160" w:line="259" w:lineRule="auto"/>
        <w:rPr>
          <w:b/>
          <w:bCs/>
          <w:lang w:val="en-GB"/>
        </w:rPr>
      </w:pPr>
    </w:p>
    <w:p w14:paraId="4BBF712B" w14:textId="77777777" w:rsidR="00181966" w:rsidRDefault="00181966">
      <w:pPr>
        <w:spacing w:after="160" w:line="259" w:lineRule="auto"/>
        <w:rPr>
          <w:b/>
          <w:bCs/>
          <w:lang w:val="en-GB"/>
        </w:rPr>
      </w:pPr>
    </w:p>
    <w:p w14:paraId="6D6CB39F" w14:textId="77777777" w:rsidR="00181966" w:rsidRDefault="00181966">
      <w:pPr>
        <w:spacing w:after="160" w:line="259" w:lineRule="auto"/>
        <w:rPr>
          <w:b/>
          <w:bCs/>
          <w:lang w:val="en-GB"/>
        </w:rPr>
      </w:pPr>
    </w:p>
    <w:p w14:paraId="394BD900" w14:textId="77777777" w:rsidR="00181966" w:rsidRPr="00181966" w:rsidRDefault="00181966" w:rsidP="00181966">
      <w:pPr>
        <w:spacing w:line="360" w:lineRule="auto"/>
        <w:jc w:val="both"/>
        <w:rPr>
          <w:lang w:val="en-US"/>
        </w:rPr>
      </w:pPr>
      <w:r>
        <w:rPr>
          <w:lang w:val="en-US"/>
        </w:rPr>
        <w:lastRenderedPageBreak/>
        <w:t xml:space="preserve">Different water and land management practices as well as different weather scenarios are included in the simulation. Irrigation is applied for N application rates </w:t>
      </w:r>
      <m:oMath>
        <m:r>
          <w:rPr>
            <w:rFonts w:ascii="Cambria Math" w:hAnsi="Cambria Math"/>
            <w:lang w:val="en-US"/>
          </w:rPr>
          <m:t>≥</m:t>
        </m:r>
      </m:oMath>
      <w:r>
        <w:rPr>
          <w:lang w:val="en-US"/>
        </w:rPr>
        <w:t xml:space="preserve"> 180 kg N/ha. In the case of monoculture, conventional tillage with different percentages of crop residues left in the field are assumed across 0, 30, 60, and 90 percent. </w:t>
      </w:r>
      <w:commentRangeStart w:id="439"/>
      <w:r>
        <w:rPr>
          <w:lang w:val="en-US"/>
        </w:rPr>
        <w:t>In the case of different crop rotations</w:t>
      </w:r>
      <w:commentRangeEnd w:id="439"/>
      <w:r>
        <w:rPr>
          <w:rStyle w:val="CommentReference"/>
          <w:sz w:val="24"/>
          <w:szCs w:val="20"/>
          <w:lang w:val="en-US"/>
        </w:rPr>
        <w:commentReference w:id="439"/>
      </w:r>
      <w:r>
        <w:rPr>
          <w:lang w:val="en-US"/>
        </w:rPr>
        <w:t xml:space="preserve">, conventional tillage with </w:t>
      </w:r>
      <w:r w:rsidRPr="00FA0851">
        <w:rPr>
          <w:lang w:val="en-US"/>
        </w:rPr>
        <w:t>business-as-usual crop residue</w:t>
      </w:r>
      <w:r>
        <w:rPr>
          <w:lang w:val="en-US"/>
        </w:rPr>
        <w:t xml:space="preserve"> and minimum tillage with high crop residues are considered.  Original dry-matter yield levels are converted to economic yield considering a moisture content of 12%. Yields for different N levels are generated for the period 1985-2020 based on historical weather. To increase the number of scenarios, we moreover consider simulated yields under future climate scenarios for different emission pathways. More specifically, we consider a low emission (</w:t>
      </w:r>
      <w:r w:rsidRPr="004E0871">
        <w:rPr>
          <w:lang w:val="en-US"/>
        </w:rPr>
        <w:t>ssp126</w:t>
      </w:r>
      <w:r>
        <w:rPr>
          <w:lang w:val="en-US"/>
        </w:rPr>
        <w:t>) and a very high emission scenario</w:t>
      </w:r>
      <w:commentRangeStart w:id="440"/>
      <w:r>
        <w:rPr>
          <w:lang w:val="en-US"/>
        </w:rPr>
        <w:t xml:space="preserve"> (ssp585</w:t>
      </w:r>
      <w:commentRangeEnd w:id="440"/>
      <w:r>
        <w:rPr>
          <w:rStyle w:val="CommentReference"/>
          <w:sz w:val="24"/>
          <w:szCs w:val="20"/>
          <w:lang w:val="en-US"/>
        </w:rPr>
        <w:commentReference w:id="440"/>
      </w:r>
      <w:r>
        <w:rPr>
          <w:lang w:val="en-US"/>
        </w:rPr>
        <w:t xml:space="preserve">) for the simulation of yields </w:t>
      </w:r>
      <w:commentRangeStart w:id="441"/>
      <w:r>
        <w:rPr>
          <w:lang w:val="en-US"/>
        </w:rPr>
        <w:t xml:space="preserve">only for N application rates of 180 </w:t>
      </w:r>
      <w:proofErr w:type="spellStart"/>
      <w:r>
        <w:rPr>
          <w:lang w:val="en-US"/>
        </w:rPr>
        <w:t>kgN</w:t>
      </w:r>
      <w:proofErr w:type="spellEnd"/>
      <w:r>
        <w:rPr>
          <w:lang w:val="en-US"/>
        </w:rPr>
        <w:t>/ha.</w:t>
      </w:r>
      <w:r>
        <w:rPr>
          <w:rStyle w:val="FootnoteReference"/>
          <w:lang w:val="en-US"/>
        </w:rPr>
        <w:footnoteReference w:id="13"/>
      </w:r>
      <w:r>
        <w:rPr>
          <w:lang w:val="en-US"/>
        </w:rPr>
        <w:t xml:space="preserve"> </w:t>
      </w:r>
      <w:commentRangeEnd w:id="441"/>
      <w:r>
        <w:rPr>
          <w:rStyle w:val="CommentReference"/>
          <w:sz w:val="24"/>
          <w:szCs w:val="20"/>
          <w:lang w:val="en-US"/>
        </w:rPr>
        <w:commentReference w:id="441"/>
      </w:r>
    </w:p>
    <w:p w14:paraId="25DA0DB0" w14:textId="77777777" w:rsidR="00181966" w:rsidRPr="00181966" w:rsidRDefault="00181966">
      <w:pPr>
        <w:spacing w:after="160" w:line="259" w:lineRule="auto"/>
        <w:rPr>
          <w:b/>
          <w:bCs/>
          <w:lang w:val="en-US"/>
        </w:rPr>
      </w:pPr>
    </w:p>
    <w:p w14:paraId="3EF32849" w14:textId="77777777" w:rsidR="00181966" w:rsidRDefault="00181966">
      <w:pPr>
        <w:spacing w:after="160" w:line="259" w:lineRule="auto"/>
        <w:rPr>
          <w:b/>
          <w:bCs/>
          <w:lang w:val="en-US"/>
        </w:rPr>
      </w:pPr>
      <w:r>
        <w:rPr>
          <w:b/>
          <w:bCs/>
          <w:lang w:val="en-US"/>
        </w:rPr>
        <w:br w:type="page"/>
      </w:r>
    </w:p>
    <w:p w14:paraId="0CD40142" w14:textId="58AB4E99" w:rsidR="00923760" w:rsidRDefault="00923760" w:rsidP="00B05193">
      <w:pPr>
        <w:rPr>
          <w:i/>
          <w:iCs/>
          <w:lang w:val="en-US"/>
        </w:rPr>
      </w:pPr>
      <w:r>
        <w:rPr>
          <w:b/>
          <w:bCs/>
          <w:lang w:val="en-US"/>
        </w:rPr>
        <w:lastRenderedPageBreak/>
        <w:t xml:space="preserve">Figure A1 </w:t>
      </w:r>
      <w:r>
        <w:rPr>
          <w:i/>
          <w:iCs/>
          <w:lang w:val="en-US"/>
        </w:rPr>
        <w:t>Outliers detection</w:t>
      </w:r>
      <w:r w:rsidR="00596FA7">
        <w:rPr>
          <w:i/>
          <w:iCs/>
          <w:lang w:val="en-US"/>
        </w:rPr>
        <w:t xml:space="preserve"> in price time series</w:t>
      </w:r>
    </w:p>
    <w:p w14:paraId="4F769D19" w14:textId="71D3E83B" w:rsidR="00596FA7" w:rsidRDefault="00D937D9" w:rsidP="00B05193">
      <w:pPr>
        <w:rPr>
          <w:i/>
          <w:iCs/>
          <w:lang w:val="en-US"/>
        </w:rPr>
      </w:pPr>
      <w:r w:rsidRPr="00D937D9">
        <w:rPr>
          <w:i/>
          <w:iCs/>
          <w:noProof/>
          <w:lang w:val="en-US"/>
        </w:rPr>
        <w:drawing>
          <wp:inline distT="0" distB="0" distL="0" distR="0" wp14:anchorId="69811C0A" wp14:editId="097DA644">
            <wp:extent cx="5943600" cy="37966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796665"/>
                    </a:xfrm>
                    <a:prstGeom prst="rect">
                      <a:avLst/>
                    </a:prstGeom>
                  </pic:spPr>
                </pic:pic>
              </a:graphicData>
            </a:graphic>
          </wp:inline>
        </w:drawing>
      </w:r>
    </w:p>
    <w:p w14:paraId="13C91118" w14:textId="77777777" w:rsidR="00596FA7" w:rsidRDefault="00596FA7" w:rsidP="00B05193">
      <w:pPr>
        <w:rPr>
          <w:lang w:val="en-US"/>
        </w:rPr>
      </w:pPr>
    </w:p>
    <w:p w14:paraId="39EA83C4" w14:textId="4D8BA13D" w:rsidR="00D937D9" w:rsidRPr="00D937D9" w:rsidRDefault="001A0DDB" w:rsidP="00B05193">
      <w:pPr>
        <w:rPr>
          <w:lang w:val="en-US"/>
        </w:rPr>
      </w:pPr>
      <w:r>
        <w:rPr>
          <w:lang w:val="en-US"/>
        </w:rPr>
        <w:t xml:space="preserve">We replaced the identified wheat outlier following the </w:t>
      </w:r>
      <w:r>
        <w:rPr>
          <w:lang w:val="en-US"/>
        </w:rPr>
        <w:fldChar w:fldCharType="begin"/>
      </w:r>
      <w:r w:rsidR="00C93915">
        <w:rPr>
          <w:lang w:val="en-US"/>
        </w:rPr>
        <w:instrText xml:space="preserve"> ADDIN ZOTERO_ITEM CSL_CITATION {"citationID":"GqQTmf5Y","properties":{"formattedCitation":"(Chen &amp; Liu, 1993)","plainCitation":"(Chen &amp; Liu, 1993)","dontUpdate":true,"noteIndex":0},"citationItems":[{"id":139040,"uris":["http://zotero.org/users/14812719/items/TLRPH3ED"],"itemData":{"id":139040,"type":"article-journal","abstract":"Time series data are often subject to uncontrolled or unexpected interventions, from which various types of outlying observations are produced. Outliers in time series, depending on their nature, may have a moderate to significant impact on the effectiveness of the Standard methodology for time series analysis with respect to model identification, estimation, and forecasting. In this article we use an iterative outlier detection and adjustment procedure to obtain joint estimates of model parameters and outlier effects. Four types of outliers are considered, and the issues of spurious and masking effects are discussed. The major differences between this procedure and those proposed in earlier literature include (a) the types and effects of outliers are obtained based on less contaminated estimates of model parameters, (b) the outlier effects are estimated simultaneously using multiple regression, and (c) the model parameters and the outlier effects are estimated jointly. The sampling behavior of the test statistics for cases of small to large sample sizes is investigated through a Simulation study. The performance of the procedure is examined over a representative set of outlier cases. We find that the proposed procedure performs well in terms of detecting outliers and obtaining unbiased Parameter estimates. An example is used to illustrate the application of the proposed procedure. It is demonstrated that this procedure performs effectively in avoiding spurious outliers and masking effects. The model parameter estimates obtained from the proposed procedure are typically very close to those estimated by the exact maximum likelihood method using an intervention model to incorporate the outliers.","container-title":"Journal of the American Statistical Association","DOI":"10.1080/01621459.1993.10594321","ISSN":"0162-1459","issue":"421","note":"publisher: Taylor &amp; Francis\n_eprint: https://doi.org/10.1080/01621459.1993.10594321","page":"284-297","source":"Taylor and Francis+NEJM","title":"Joint Estimation of Model Parameters and Outlier Effects in Time Series","volume":"88","author":[{"family":"Chen","given":"Chung"},{"family":"Liu","given":"Lon-Mu"}],"issued":{"date-parts":[["1993",3,1]]}}}],"schema":"https://github.com/citation-style-language/schema/raw/master/csl-citation.json"} </w:instrText>
      </w:r>
      <w:r>
        <w:rPr>
          <w:lang w:val="en-US"/>
        </w:rPr>
        <w:fldChar w:fldCharType="separate"/>
      </w:r>
      <w:r w:rsidRPr="001A0DDB">
        <w:rPr>
          <w:lang w:val="en-GB"/>
        </w:rPr>
        <w:t xml:space="preserve">Chen &amp; Liu </w:t>
      </w:r>
      <w:r>
        <w:rPr>
          <w:lang w:val="en-GB"/>
        </w:rPr>
        <w:t>(</w:t>
      </w:r>
      <w:r w:rsidRPr="001A0DDB">
        <w:rPr>
          <w:lang w:val="en-GB"/>
        </w:rPr>
        <w:t>1993)</w:t>
      </w:r>
      <w:r>
        <w:rPr>
          <w:lang w:val="en-US"/>
        </w:rPr>
        <w:fldChar w:fldCharType="end"/>
      </w:r>
      <w:r>
        <w:rPr>
          <w:lang w:val="en-US"/>
        </w:rPr>
        <w:t xml:space="preserve"> procedure. </w:t>
      </w:r>
      <w:r w:rsidR="004C4E2B">
        <w:rPr>
          <w:lang w:val="en-US"/>
        </w:rPr>
        <w:t xml:space="preserve">Detected outliers for the CAN time series </w:t>
      </w:r>
      <w:r w:rsidR="00F37A4E">
        <w:rPr>
          <w:lang w:val="en-US"/>
        </w:rPr>
        <w:t>occur</w:t>
      </w:r>
      <w:r w:rsidR="004C4E2B">
        <w:rPr>
          <w:lang w:val="en-US"/>
        </w:rPr>
        <w:t xml:space="preserve"> after </w:t>
      </w:r>
      <w:r w:rsidR="00F37A4E">
        <w:rPr>
          <w:lang w:val="en-US"/>
        </w:rPr>
        <w:t>price shocks and are thus not removed.</w:t>
      </w:r>
    </w:p>
    <w:p w14:paraId="7F553BC7" w14:textId="6A5DCFE5" w:rsidR="00052B83" w:rsidRDefault="00052B83">
      <w:pPr>
        <w:spacing w:after="160" w:line="259" w:lineRule="auto"/>
        <w:rPr>
          <w:b/>
          <w:bCs/>
          <w:lang w:val="en-US"/>
        </w:rPr>
      </w:pPr>
    </w:p>
    <w:p w14:paraId="63BC0AC0" w14:textId="77777777" w:rsidR="00052B83" w:rsidRDefault="00052B83">
      <w:pPr>
        <w:spacing w:after="160" w:line="259" w:lineRule="auto"/>
        <w:rPr>
          <w:b/>
          <w:bCs/>
          <w:lang w:val="en-US"/>
        </w:rPr>
      </w:pPr>
      <w:r>
        <w:rPr>
          <w:b/>
          <w:bCs/>
          <w:lang w:val="en-US"/>
        </w:rPr>
        <w:br w:type="page"/>
      </w:r>
    </w:p>
    <w:p w14:paraId="2CC21ED2" w14:textId="47BE1F1A" w:rsidR="00B05193" w:rsidRPr="00B90DAB" w:rsidRDefault="00B90DAB" w:rsidP="00B05193">
      <w:pPr>
        <w:rPr>
          <w:lang w:val="en-US"/>
        </w:rPr>
      </w:pPr>
      <w:r w:rsidRPr="00B90DAB">
        <w:rPr>
          <w:b/>
          <w:bCs/>
          <w:lang w:val="en-US"/>
        </w:rPr>
        <w:lastRenderedPageBreak/>
        <w:t>Table</w:t>
      </w:r>
      <w:r w:rsidR="008875C9">
        <w:rPr>
          <w:b/>
          <w:bCs/>
          <w:lang w:val="en-US"/>
        </w:rPr>
        <w:t xml:space="preserve"> </w:t>
      </w:r>
      <w:r w:rsidR="00A85BB9">
        <w:rPr>
          <w:b/>
          <w:bCs/>
          <w:lang w:val="en-US"/>
        </w:rPr>
        <w:t>A2</w:t>
      </w:r>
      <w:r w:rsidRPr="00B90DAB">
        <w:rPr>
          <w:b/>
          <w:bCs/>
          <w:lang w:val="en-US"/>
        </w:rPr>
        <w:t xml:space="preserve"> </w:t>
      </w:r>
      <w:r w:rsidRPr="00A85BB9">
        <w:rPr>
          <w:i/>
          <w:iCs/>
          <w:lang w:val="en-US"/>
        </w:rPr>
        <w:t>Summary statistics</w:t>
      </w:r>
      <w:r w:rsidR="002A737A" w:rsidRPr="00A85BB9">
        <w:rPr>
          <w:i/>
          <w:iCs/>
          <w:lang w:val="en-US"/>
        </w:rPr>
        <w:t xml:space="preserve"> for price data</w:t>
      </w:r>
      <w:r w:rsidR="00237901">
        <w:rPr>
          <w:lang w:val="en-US"/>
        </w:rPr>
        <w:t xml:space="preserve"> </w:t>
      </w:r>
      <w:r>
        <w:rPr>
          <w:lang w:val="en-US"/>
        </w:rPr>
        <w:t xml:space="preserve"> </w:t>
      </w:r>
    </w:p>
    <w:tbl>
      <w:tblPr>
        <w:tblStyle w:val="TableGrid"/>
        <w:tblW w:w="0" w:type="auto"/>
        <w:tblLook w:val="04A0" w:firstRow="1" w:lastRow="0" w:firstColumn="1" w:lastColumn="0" w:noHBand="0" w:noVBand="1"/>
      </w:tblPr>
      <w:tblGrid>
        <w:gridCol w:w="1872"/>
        <w:gridCol w:w="1872"/>
        <w:gridCol w:w="1872"/>
        <w:gridCol w:w="1872"/>
        <w:gridCol w:w="1872"/>
      </w:tblGrid>
      <w:tr w:rsidR="00F407C9" w:rsidRPr="00F407C9" w14:paraId="292C617C" w14:textId="77777777" w:rsidTr="003B1B19">
        <w:tc>
          <w:tcPr>
            <w:tcW w:w="1872" w:type="dxa"/>
            <w:tcBorders>
              <w:top w:val="single" w:sz="4" w:space="0" w:color="auto"/>
              <w:bottom w:val="single" w:sz="4" w:space="0" w:color="auto"/>
            </w:tcBorders>
          </w:tcPr>
          <w:p w14:paraId="0C05F747" w14:textId="77777777" w:rsidR="00F407C9" w:rsidRPr="003B1B19" w:rsidRDefault="00F407C9" w:rsidP="003B1B19">
            <w:pPr>
              <w:spacing w:after="0" w:line="276" w:lineRule="auto"/>
              <w:rPr>
                <w:b/>
                <w:bCs/>
                <w:sz w:val="20"/>
                <w:szCs w:val="16"/>
                <w:lang w:val="en-US"/>
              </w:rPr>
            </w:pPr>
            <w:r w:rsidRPr="003B1B19">
              <w:rPr>
                <w:b/>
                <w:bCs/>
                <w:sz w:val="20"/>
                <w:szCs w:val="16"/>
                <w:lang w:val="en-US"/>
              </w:rPr>
              <w:t>Statistic</w:t>
            </w:r>
          </w:p>
        </w:tc>
        <w:tc>
          <w:tcPr>
            <w:tcW w:w="1872" w:type="dxa"/>
            <w:tcBorders>
              <w:top w:val="single" w:sz="4" w:space="0" w:color="auto"/>
              <w:bottom w:val="single" w:sz="4" w:space="0" w:color="auto"/>
            </w:tcBorders>
          </w:tcPr>
          <w:p w14:paraId="5BEC0FB8" w14:textId="783790CE" w:rsidR="00F407C9" w:rsidRPr="003B1B19" w:rsidRDefault="00CE6E3D" w:rsidP="003B1B19">
            <w:pPr>
              <w:spacing w:after="0" w:line="276" w:lineRule="auto"/>
              <w:jc w:val="center"/>
              <w:rPr>
                <w:b/>
                <w:bCs/>
                <w:sz w:val="20"/>
                <w:szCs w:val="16"/>
                <w:lang w:val="en-US"/>
              </w:rPr>
            </w:pPr>
            <w:proofErr w:type="spellStart"/>
            <w:r>
              <w:rPr>
                <w:b/>
                <w:bCs/>
                <w:sz w:val="20"/>
                <w:szCs w:val="16"/>
                <w:lang w:val="en-US"/>
              </w:rPr>
              <w:t>l</w:t>
            </w:r>
            <w:r w:rsidR="00EE1348">
              <w:rPr>
                <w:b/>
                <w:bCs/>
                <w:sz w:val="20"/>
                <w:szCs w:val="16"/>
                <w:lang w:val="en-US"/>
              </w:rPr>
              <w:t>og</w:t>
            </w:r>
            <w:r>
              <w:rPr>
                <w:b/>
                <w:bCs/>
                <w:sz w:val="20"/>
                <w:szCs w:val="16"/>
                <w:lang w:val="en-US"/>
              </w:rPr>
              <w:t>_</w:t>
            </w:r>
            <w:r w:rsidR="00F407C9" w:rsidRPr="003B1B19">
              <w:rPr>
                <w:b/>
                <w:bCs/>
                <w:sz w:val="20"/>
                <w:szCs w:val="16"/>
                <w:lang w:val="en-US"/>
              </w:rPr>
              <w:t>CAN</w:t>
            </w:r>
            <w:proofErr w:type="spellEnd"/>
          </w:p>
        </w:tc>
        <w:tc>
          <w:tcPr>
            <w:tcW w:w="1872" w:type="dxa"/>
            <w:tcBorders>
              <w:top w:val="single" w:sz="4" w:space="0" w:color="auto"/>
              <w:bottom w:val="single" w:sz="4" w:space="0" w:color="auto"/>
            </w:tcBorders>
          </w:tcPr>
          <w:p w14:paraId="0A23F724" w14:textId="00F8A475" w:rsidR="00F407C9" w:rsidRPr="003B1B19" w:rsidRDefault="00CE6E3D" w:rsidP="003B1B19">
            <w:pPr>
              <w:spacing w:after="0" w:line="276" w:lineRule="auto"/>
              <w:jc w:val="center"/>
              <w:rPr>
                <w:b/>
                <w:bCs/>
                <w:sz w:val="20"/>
                <w:szCs w:val="16"/>
                <w:lang w:val="en-US"/>
              </w:rPr>
            </w:pPr>
            <w:proofErr w:type="spellStart"/>
            <w:r>
              <w:rPr>
                <w:b/>
                <w:bCs/>
                <w:sz w:val="20"/>
                <w:szCs w:val="16"/>
                <w:lang w:val="en-US"/>
              </w:rPr>
              <w:t>log_</w:t>
            </w:r>
            <w:r w:rsidR="00F407C9" w:rsidRPr="003B1B19">
              <w:rPr>
                <w:b/>
                <w:bCs/>
                <w:sz w:val="20"/>
                <w:szCs w:val="16"/>
                <w:lang w:val="en-US"/>
              </w:rPr>
              <w:t>Wheat</w:t>
            </w:r>
            <w:proofErr w:type="spellEnd"/>
          </w:p>
        </w:tc>
        <w:tc>
          <w:tcPr>
            <w:tcW w:w="1872" w:type="dxa"/>
            <w:tcBorders>
              <w:top w:val="single" w:sz="4" w:space="0" w:color="auto"/>
              <w:bottom w:val="single" w:sz="4" w:space="0" w:color="auto"/>
            </w:tcBorders>
          </w:tcPr>
          <w:p w14:paraId="20CCC5C5" w14:textId="56A910F5" w:rsidR="00F407C9" w:rsidRPr="003B1B19" w:rsidRDefault="00E7123F" w:rsidP="003B1B19">
            <w:pPr>
              <w:spacing w:after="0" w:line="276" w:lineRule="auto"/>
              <w:jc w:val="center"/>
              <w:rPr>
                <w:b/>
                <w:bCs/>
                <w:sz w:val="20"/>
                <w:szCs w:val="16"/>
                <w:lang w:val="en-US"/>
              </w:rPr>
            </w:pPr>
            <w:proofErr w:type="spellStart"/>
            <w:r>
              <w:rPr>
                <w:b/>
                <w:bCs/>
                <w:sz w:val="20"/>
                <w:szCs w:val="16"/>
                <w:lang w:val="en-US"/>
              </w:rPr>
              <w:t>dif_</w:t>
            </w:r>
            <w:r w:rsidR="00F407C9" w:rsidRPr="003B1B19">
              <w:rPr>
                <w:b/>
                <w:bCs/>
                <w:sz w:val="20"/>
                <w:szCs w:val="16"/>
                <w:lang w:val="en-US"/>
              </w:rPr>
              <w:t>CAN</w:t>
            </w:r>
            <w:proofErr w:type="spellEnd"/>
            <w:r w:rsidR="00237901">
              <w:rPr>
                <w:b/>
                <w:bCs/>
                <w:sz w:val="20"/>
                <w:szCs w:val="16"/>
                <w:lang w:val="en-US"/>
              </w:rPr>
              <w:t xml:space="preserve"> </w:t>
            </w:r>
          </w:p>
        </w:tc>
        <w:tc>
          <w:tcPr>
            <w:tcW w:w="1872" w:type="dxa"/>
            <w:tcBorders>
              <w:top w:val="single" w:sz="4" w:space="0" w:color="auto"/>
              <w:bottom w:val="single" w:sz="4" w:space="0" w:color="auto"/>
            </w:tcBorders>
          </w:tcPr>
          <w:p w14:paraId="6ACBD80D" w14:textId="0BDCCEBA" w:rsidR="00F407C9" w:rsidRPr="003B1B19" w:rsidRDefault="00E7123F" w:rsidP="003B1B19">
            <w:pPr>
              <w:spacing w:after="0" w:line="276" w:lineRule="auto"/>
              <w:jc w:val="center"/>
              <w:rPr>
                <w:b/>
                <w:bCs/>
                <w:sz w:val="20"/>
                <w:szCs w:val="16"/>
                <w:lang w:val="en-US"/>
              </w:rPr>
            </w:pPr>
            <w:proofErr w:type="spellStart"/>
            <w:r>
              <w:rPr>
                <w:b/>
                <w:bCs/>
                <w:sz w:val="20"/>
                <w:szCs w:val="16"/>
                <w:lang w:val="en-US"/>
              </w:rPr>
              <w:t>dif_</w:t>
            </w:r>
            <w:r w:rsidR="00F407C9" w:rsidRPr="003B1B19">
              <w:rPr>
                <w:b/>
                <w:bCs/>
                <w:sz w:val="20"/>
                <w:szCs w:val="16"/>
                <w:lang w:val="en-US"/>
              </w:rPr>
              <w:t>Wheat</w:t>
            </w:r>
            <w:proofErr w:type="spellEnd"/>
          </w:p>
        </w:tc>
      </w:tr>
      <w:tr w:rsidR="00F407C9" w:rsidRPr="00F407C9" w14:paraId="655AB8D5" w14:textId="77777777" w:rsidTr="003B1B19">
        <w:tc>
          <w:tcPr>
            <w:tcW w:w="1872" w:type="dxa"/>
            <w:tcBorders>
              <w:top w:val="single" w:sz="4" w:space="0" w:color="auto"/>
            </w:tcBorders>
          </w:tcPr>
          <w:p w14:paraId="26A4A824" w14:textId="77777777" w:rsidR="00F407C9" w:rsidRPr="003B1B19" w:rsidRDefault="00F407C9" w:rsidP="003B1B19">
            <w:pPr>
              <w:spacing w:after="0" w:line="276" w:lineRule="auto"/>
              <w:rPr>
                <w:sz w:val="20"/>
                <w:szCs w:val="16"/>
                <w:lang w:val="en-US"/>
              </w:rPr>
            </w:pPr>
            <w:r w:rsidRPr="003B1B19">
              <w:rPr>
                <w:sz w:val="20"/>
                <w:szCs w:val="16"/>
                <w:lang w:val="en-US"/>
              </w:rPr>
              <w:t>Mean</w:t>
            </w:r>
          </w:p>
        </w:tc>
        <w:tc>
          <w:tcPr>
            <w:tcW w:w="1872" w:type="dxa"/>
            <w:tcBorders>
              <w:top w:val="single" w:sz="4" w:space="0" w:color="auto"/>
            </w:tcBorders>
          </w:tcPr>
          <w:p w14:paraId="15D33B9B" w14:textId="77777777" w:rsidR="00F407C9" w:rsidRPr="003B1B19" w:rsidRDefault="00F407C9" w:rsidP="003B1B19">
            <w:pPr>
              <w:spacing w:after="0" w:line="276" w:lineRule="auto"/>
              <w:jc w:val="center"/>
              <w:rPr>
                <w:sz w:val="20"/>
                <w:szCs w:val="16"/>
                <w:lang w:val="en-US"/>
              </w:rPr>
            </w:pPr>
            <w:r w:rsidRPr="003B1B19">
              <w:rPr>
                <w:sz w:val="20"/>
                <w:szCs w:val="16"/>
                <w:lang w:val="en-US"/>
              </w:rPr>
              <w:t>3.06</w:t>
            </w:r>
          </w:p>
        </w:tc>
        <w:tc>
          <w:tcPr>
            <w:tcW w:w="1872" w:type="dxa"/>
            <w:tcBorders>
              <w:top w:val="single" w:sz="4" w:space="0" w:color="auto"/>
            </w:tcBorders>
          </w:tcPr>
          <w:p w14:paraId="63A26A92" w14:textId="77777777" w:rsidR="00F407C9" w:rsidRPr="003B1B19" w:rsidRDefault="00F407C9" w:rsidP="003B1B19">
            <w:pPr>
              <w:spacing w:after="0" w:line="276" w:lineRule="auto"/>
              <w:jc w:val="center"/>
              <w:rPr>
                <w:sz w:val="20"/>
                <w:szCs w:val="16"/>
                <w:lang w:val="en-US"/>
              </w:rPr>
            </w:pPr>
            <w:r w:rsidRPr="003B1B19">
              <w:rPr>
                <w:sz w:val="20"/>
                <w:szCs w:val="16"/>
                <w:lang w:val="en-US"/>
              </w:rPr>
              <w:t>1.82</w:t>
            </w:r>
          </w:p>
        </w:tc>
        <w:tc>
          <w:tcPr>
            <w:tcW w:w="1872" w:type="dxa"/>
            <w:tcBorders>
              <w:top w:val="single" w:sz="4" w:space="0" w:color="auto"/>
            </w:tcBorders>
          </w:tcPr>
          <w:p w14:paraId="68DF44E5" w14:textId="1EC19608" w:rsidR="00F407C9" w:rsidRPr="003B1B19" w:rsidRDefault="00F407C9" w:rsidP="003B1B19">
            <w:pPr>
              <w:spacing w:after="0" w:line="276" w:lineRule="auto"/>
              <w:jc w:val="center"/>
              <w:rPr>
                <w:sz w:val="20"/>
                <w:szCs w:val="16"/>
                <w:lang w:val="en-US"/>
              </w:rPr>
            </w:pPr>
            <w:r w:rsidRPr="003B1B19">
              <w:rPr>
                <w:sz w:val="20"/>
                <w:szCs w:val="16"/>
                <w:lang w:val="en-US"/>
              </w:rPr>
              <w:t>0</w:t>
            </w:r>
          </w:p>
        </w:tc>
        <w:tc>
          <w:tcPr>
            <w:tcW w:w="1872" w:type="dxa"/>
            <w:tcBorders>
              <w:top w:val="single" w:sz="4" w:space="0" w:color="auto"/>
            </w:tcBorders>
          </w:tcPr>
          <w:p w14:paraId="5862E792" w14:textId="77777777" w:rsidR="00F407C9" w:rsidRPr="003B1B19" w:rsidRDefault="00F407C9" w:rsidP="003B1B19">
            <w:pPr>
              <w:spacing w:after="0" w:line="276" w:lineRule="auto"/>
              <w:jc w:val="center"/>
              <w:rPr>
                <w:sz w:val="20"/>
                <w:szCs w:val="16"/>
                <w:lang w:val="en-US"/>
              </w:rPr>
            </w:pPr>
            <w:r w:rsidRPr="003B1B19">
              <w:rPr>
                <w:sz w:val="20"/>
                <w:szCs w:val="16"/>
                <w:lang w:val="en-US"/>
              </w:rPr>
              <w:t>0</w:t>
            </w:r>
          </w:p>
        </w:tc>
      </w:tr>
      <w:tr w:rsidR="00F407C9" w:rsidRPr="00F407C9" w14:paraId="44215C30" w14:textId="77777777" w:rsidTr="00F407C9">
        <w:tc>
          <w:tcPr>
            <w:tcW w:w="1872" w:type="dxa"/>
          </w:tcPr>
          <w:p w14:paraId="6471B9B0" w14:textId="77777777" w:rsidR="00F407C9" w:rsidRPr="003B1B19" w:rsidRDefault="00F407C9" w:rsidP="003B1B19">
            <w:pPr>
              <w:spacing w:after="0" w:line="276" w:lineRule="auto"/>
              <w:rPr>
                <w:sz w:val="20"/>
                <w:szCs w:val="16"/>
                <w:lang w:val="en-US"/>
              </w:rPr>
            </w:pPr>
            <w:r w:rsidRPr="003B1B19">
              <w:rPr>
                <w:sz w:val="20"/>
                <w:szCs w:val="16"/>
                <w:lang w:val="en-US"/>
              </w:rPr>
              <w:t>SD</w:t>
            </w:r>
          </w:p>
        </w:tc>
        <w:tc>
          <w:tcPr>
            <w:tcW w:w="1872" w:type="dxa"/>
          </w:tcPr>
          <w:p w14:paraId="79ED8DDE" w14:textId="77777777" w:rsidR="00F407C9" w:rsidRPr="003B1B19" w:rsidRDefault="00F407C9" w:rsidP="003B1B19">
            <w:pPr>
              <w:spacing w:after="0" w:line="276" w:lineRule="auto"/>
              <w:jc w:val="center"/>
              <w:rPr>
                <w:sz w:val="20"/>
                <w:szCs w:val="16"/>
                <w:lang w:val="en-US"/>
              </w:rPr>
            </w:pPr>
            <w:r w:rsidRPr="003B1B19">
              <w:rPr>
                <w:sz w:val="20"/>
                <w:szCs w:val="16"/>
                <w:lang w:val="en-US"/>
              </w:rPr>
              <w:t>1.44</w:t>
            </w:r>
          </w:p>
        </w:tc>
        <w:tc>
          <w:tcPr>
            <w:tcW w:w="1872" w:type="dxa"/>
          </w:tcPr>
          <w:p w14:paraId="2968844C" w14:textId="77777777" w:rsidR="00F407C9" w:rsidRPr="003B1B19" w:rsidRDefault="00F407C9" w:rsidP="003B1B19">
            <w:pPr>
              <w:spacing w:after="0" w:line="276" w:lineRule="auto"/>
              <w:jc w:val="center"/>
              <w:rPr>
                <w:sz w:val="20"/>
                <w:szCs w:val="16"/>
                <w:lang w:val="en-US"/>
              </w:rPr>
            </w:pPr>
            <w:r w:rsidRPr="003B1B19">
              <w:rPr>
                <w:sz w:val="20"/>
                <w:szCs w:val="16"/>
                <w:lang w:val="en-US"/>
              </w:rPr>
              <w:t>0.51</w:t>
            </w:r>
          </w:p>
        </w:tc>
        <w:tc>
          <w:tcPr>
            <w:tcW w:w="1872" w:type="dxa"/>
          </w:tcPr>
          <w:p w14:paraId="29A81AD2" w14:textId="77777777" w:rsidR="00F407C9" w:rsidRPr="003B1B19" w:rsidRDefault="00F407C9" w:rsidP="003B1B19">
            <w:pPr>
              <w:spacing w:after="0" w:line="276" w:lineRule="auto"/>
              <w:jc w:val="center"/>
              <w:rPr>
                <w:sz w:val="20"/>
                <w:szCs w:val="16"/>
                <w:lang w:val="en-US"/>
              </w:rPr>
            </w:pPr>
            <w:r w:rsidRPr="003B1B19">
              <w:rPr>
                <w:sz w:val="20"/>
                <w:szCs w:val="16"/>
                <w:lang w:val="en-US"/>
              </w:rPr>
              <w:t>0.23</w:t>
            </w:r>
          </w:p>
        </w:tc>
        <w:tc>
          <w:tcPr>
            <w:tcW w:w="1872" w:type="dxa"/>
          </w:tcPr>
          <w:p w14:paraId="3119C182" w14:textId="77777777" w:rsidR="00F407C9" w:rsidRPr="003B1B19" w:rsidRDefault="00F407C9" w:rsidP="003B1B19">
            <w:pPr>
              <w:spacing w:after="0" w:line="276" w:lineRule="auto"/>
              <w:jc w:val="center"/>
              <w:rPr>
                <w:sz w:val="20"/>
                <w:szCs w:val="16"/>
                <w:lang w:val="en-US"/>
              </w:rPr>
            </w:pPr>
            <w:r w:rsidRPr="003B1B19">
              <w:rPr>
                <w:sz w:val="20"/>
                <w:szCs w:val="16"/>
                <w:lang w:val="en-US"/>
              </w:rPr>
              <w:t>0.12</w:t>
            </w:r>
          </w:p>
        </w:tc>
      </w:tr>
      <w:tr w:rsidR="00F407C9" w:rsidRPr="00F407C9" w14:paraId="6AEECECD" w14:textId="77777777" w:rsidTr="00F407C9">
        <w:tc>
          <w:tcPr>
            <w:tcW w:w="1872" w:type="dxa"/>
          </w:tcPr>
          <w:p w14:paraId="4EDA6D9C" w14:textId="77777777" w:rsidR="00F407C9" w:rsidRPr="003B1B19" w:rsidRDefault="00F407C9" w:rsidP="003B1B19">
            <w:pPr>
              <w:spacing w:after="0" w:line="276" w:lineRule="auto"/>
              <w:rPr>
                <w:sz w:val="20"/>
                <w:szCs w:val="16"/>
                <w:lang w:val="en-US"/>
              </w:rPr>
            </w:pPr>
            <w:r w:rsidRPr="003B1B19">
              <w:rPr>
                <w:sz w:val="20"/>
                <w:szCs w:val="16"/>
                <w:lang w:val="en-US"/>
              </w:rPr>
              <w:t>Min</w:t>
            </w:r>
          </w:p>
        </w:tc>
        <w:tc>
          <w:tcPr>
            <w:tcW w:w="1872" w:type="dxa"/>
          </w:tcPr>
          <w:p w14:paraId="2CABE126" w14:textId="77777777" w:rsidR="00F407C9" w:rsidRPr="003B1B19" w:rsidRDefault="00F407C9" w:rsidP="003B1B19">
            <w:pPr>
              <w:spacing w:after="0" w:line="276" w:lineRule="auto"/>
              <w:jc w:val="center"/>
              <w:rPr>
                <w:sz w:val="20"/>
                <w:szCs w:val="16"/>
                <w:lang w:val="en-US"/>
              </w:rPr>
            </w:pPr>
            <w:r w:rsidRPr="003B1B19">
              <w:rPr>
                <w:sz w:val="20"/>
                <w:szCs w:val="16"/>
                <w:lang w:val="en-US"/>
              </w:rPr>
              <w:t>1.62</w:t>
            </w:r>
          </w:p>
        </w:tc>
        <w:tc>
          <w:tcPr>
            <w:tcW w:w="1872" w:type="dxa"/>
          </w:tcPr>
          <w:p w14:paraId="58E942B9" w14:textId="77777777" w:rsidR="00F407C9" w:rsidRPr="003B1B19" w:rsidRDefault="00F407C9" w:rsidP="003B1B19">
            <w:pPr>
              <w:spacing w:after="0" w:line="276" w:lineRule="auto"/>
              <w:jc w:val="center"/>
              <w:rPr>
                <w:sz w:val="20"/>
                <w:szCs w:val="16"/>
                <w:lang w:val="en-US"/>
              </w:rPr>
            </w:pPr>
            <w:r w:rsidRPr="003B1B19">
              <w:rPr>
                <w:sz w:val="20"/>
                <w:szCs w:val="16"/>
                <w:lang w:val="en-US"/>
              </w:rPr>
              <w:t>0.94</w:t>
            </w:r>
          </w:p>
        </w:tc>
        <w:tc>
          <w:tcPr>
            <w:tcW w:w="1872" w:type="dxa"/>
          </w:tcPr>
          <w:p w14:paraId="07B19DD5" w14:textId="77777777" w:rsidR="00F407C9" w:rsidRPr="003B1B19" w:rsidRDefault="00F407C9" w:rsidP="003B1B19">
            <w:pPr>
              <w:spacing w:after="0" w:line="276" w:lineRule="auto"/>
              <w:jc w:val="center"/>
              <w:rPr>
                <w:sz w:val="20"/>
                <w:szCs w:val="16"/>
                <w:lang w:val="en-US"/>
              </w:rPr>
            </w:pPr>
            <w:r w:rsidRPr="003B1B19">
              <w:rPr>
                <w:sz w:val="20"/>
                <w:szCs w:val="16"/>
                <w:lang w:val="en-US"/>
              </w:rPr>
              <w:t>-0.92</w:t>
            </w:r>
          </w:p>
        </w:tc>
        <w:tc>
          <w:tcPr>
            <w:tcW w:w="1872" w:type="dxa"/>
          </w:tcPr>
          <w:p w14:paraId="4400BA10" w14:textId="77777777" w:rsidR="00F407C9" w:rsidRPr="003B1B19" w:rsidRDefault="00F407C9" w:rsidP="003B1B19">
            <w:pPr>
              <w:spacing w:after="0" w:line="276" w:lineRule="auto"/>
              <w:jc w:val="center"/>
              <w:rPr>
                <w:sz w:val="20"/>
                <w:szCs w:val="16"/>
                <w:lang w:val="en-US"/>
              </w:rPr>
            </w:pPr>
            <w:r w:rsidRPr="003B1B19">
              <w:rPr>
                <w:sz w:val="20"/>
                <w:szCs w:val="16"/>
                <w:lang w:val="en-US"/>
              </w:rPr>
              <w:t>-1.04</w:t>
            </w:r>
          </w:p>
        </w:tc>
      </w:tr>
      <w:tr w:rsidR="00F407C9" w:rsidRPr="00F407C9" w14:paraId="3EB87F77" w14:textId="77777777" w:rsidTr="00F407C9">
        <w:tc>
          <w:tcPr>
            <w:tcW w:w="1872" w:type="dxa"/>
          </w:tcPr>
          <w:p w14:paraId="66808A41" w14:textId="77777777" w:rsidR="00F407C9" w:rsidRPr="003B1B19" w:rsidRDefault="00F407C9" w:rsidP="003B1B19">
            <w:pPr>
              <w:spacing w:after="0" w:line="276" w:lineRule="auto"/>
              <w:rPr>
                <w:sz w:val="20"/>
                <w:szCs w:val="16"/>
                <w:lang w:val="en-US"/>
              </w:rPr>
            </w:pPr>
            <w:r w:rsidRPr="003B1B19">
              <w:rPr>
                <w:sz w:val="20"/>
                <w:szCs w:val="16"/>
                <w:lang w:val="en-US"/>
              </w:rPr>
              <w:t>Max</w:t>
            </w:r>
          </w:p>
        </w:tc>
        <w:tc>
          <w:tcPr>
            <w:tcW w:w="1872" w:type="dxa"/>
          </w:tcPr>
          <w:p w14:paraId="6C44BC26" w14:textId="77777777" w:rsidR="00F407C9" w:rsidRPr="003B1B19" w:rsidRDefault="00F407C9" w:rsidP="003B1B19">
            <w:pPr>
              <w:spacing w:after="0" w:line="276" w:lineRule="auto"/>
              <w:jc w:val="center"/>
              <w:rPr>
                <w:sz w:val="20"/>
                <w:szCs w:val="16"/>
                <w:lang w:val="en-US"/>
              </w:rPr>
            </w:pPr>
            <w:r w:rsidRPr="003B1B19">
              <w:rPr>
                <w:sz w:val="20"/>
                <w:szCs w:val="16"/>
                <w:lang w:val="en-US"/>
              </w:rPr>
              <w:t>9.29</w:t>
            </w:r>
          </w:p>
        </w:tc>
        <w:tc>
          <w:tcPr>
            <w:tcW w:w="1872" w:type="dxa"/>
          </w:tcPr>
          <w:p w14:paraId="23F2E429" w14:textId="77777777" w:rsidR="00F407C9" w:rsidRPr="003B1B19" w:rsidRDefault="00F407C9" w:rsidP="003B1B19">
            <w:pPr>
              <w:spacing w:after="0" w:line="276" w:lineRule="auto"/>
              <w:jc w:val="center"/>
              <w:rPr>
                <w:sz w:val="20"/>
                <w:szCs w:val="16"/>
                <w:lang w:val="en-US"/>
              </w:rPr>
            </w:pPr>
            <w:r w:rsidRPr="003B1B19">
              <w:rPr>
                <w:sz w:val="20"/>
                <w:szCs w:val="16"/>
                <w:lang w:val="en-US"/>
              </w:rPr>
              <w:t>3.8</w:t>
            </w:r>
          </w:p>
        </w:tc>
        <w:tc>
          <w:tcPr>
            <w:tcW w:w="1872" w:type="dxa"/>
          </w:tcPr>
          <w:p w14:paraId="3827B12B" w14:textId="77777777" w:rsidR="00F407C9" w:rsidRPr="003B1B19" w:rsidRDefault="00F407C9" w:rsidP="003B1B19">
            <w:pPr>
              <w:spacing w:after="0" w:line="276" w:lineRule="auto"/>
              <w:jc w:val="center"/>
              <w:rPr>
                <w:sz w:val="20"/>
                <w:szCs w:val="16"/>
                <w:lang w:val="en-US"/>
              </w:rPr>
            </w:pPr>
            <w:r w:rsidRPr="003B1B19">
              <w:rPr>
                <w:sz w:val="20"/>
                <w:szCs w:val="16"/>
                <w:lang w:val="en-US"/>
              </w:rPr>
              <w:t>3.03</w:t>
            </w:r>
          </w:p>
        </w:tc>
        <w:tc>
          <w:tcPr>
            <w:tcW w:w="1872" w:type="dxa"/>
          </w:tcPr>
          <w:p w14:paraId="65C481E8" w14:textId="77777777" w:rsidR="00F407C9" w:rsidRPr="003B1B19" w:rsidRDefault="00F407C9" w:rsidP="003B1B19">
            <w:pPr>
              <w:spacing w:after="0" w:line="276" w:lineRule="auto"/>
              <w:jc w:val="center"/>
              <w:rPr>
                <w:sz w:val="20"/>
                <w:szCs w:val="16"/>
                <w:lang w:val="en-US"/>
              </w:rPr>
            </w:pPr>
            <w:r w:rsidRPr="003B1B19">
              <w:rPr>
                <w:sz w:val="20"/>
                <w:szCs w:val="16"/>
                <w:lang w:val="en-US"/>
              </w:rPr>
              <w:t>1.08</w:t>
            </w:r>
          </w:p>
        </w:tc>
      </w:tr>
      <w:tr w:rsidR="00F407C9" w:rsidRPr="00F407C9" w14:paraId="3DAEC73B" w14:textId="77777777" w:rsidTr="00F407C9">
        <w:tc>
          <w:tcPr>
            <w:tcW w:w="1872" w:type="dxa"/>
          </w:tcPr>
          <w:p w14:paraId="46FEDE6F" w14:textId="77777777" w:rsidR="00F407C9" w:rsidRPr="003B1B19" w:rsidRDefault="00F407C9" w:rsidP="003B1B19">
            <w:pPr>
              <w:spacing w:after="0" w:line="276" w:lineRule="auto"/>
              <w:rPr>
                <w:sz w:val="20"/>
                <w:szCs w:val="16"/>
                <w:lang w:val="en-US"/>
              </w:rPr>
            </w:pPr>
            <w:r w:rsidRPr="003B1B19">
              <w:rPr>
                <w:sz w:val="20"/>
                <w:szCs w:val="16"/>
                <w:lang w:val="en-US"/>
              </w:rPr>
              <w:t>Skew</w:t>
            </w:r>
          </w:p>
        </w:tc>
        <w:tc>
          <w:tcPr>
            <w:tcW w:w="1872" w:type="dxa"/>
          </w:tcPr>
          <w:p w14:paraId="3AA818DF" w14:textId="77777777" w:rsidR="00F407C9" w:rsidRPr="003B1B19" w:rsidRDefault="00F407C9" w:rsidP="003B1B19">
            <w:pPr>
              <w:spacing w:after="0" w:line="276" w:lineRule="auto"/>
              <w:jc w:val="center"/>
              <w:rPr>
                <w:sz w:val="20"/>
                <w:szCs w:val="16"/>
                <w:lang w:val="en-US"/>
              </w:rPr>
            </w:pPr>
            <w:r w:rsidRPr="003B1B19">
              <w:rPr>
                <w:sz w:val="20"/>
                <w:szCs w:val="16"/>
                <w:lang w:val="en-US"/>
              </w:rPr>
              <w:t>2.52</w:t>
            </w:r>
          </w:p>
        </w:tc>
        <w:tc>
          <w:tcPr>
            <w:tcW w:w="1872" w:type="dxa"/>
          </w:tcPr>
          <w:p w14:paraId="5DCF06F7" w14:textId="77777777" w:rsidR="00F407C9" w:rsidRPr="003B1B19" w:rsidRDefault="00F407C9" w:rsidP="003B1B19">
            <w:pPr>
              <w:spacing w:after="0" w:line="276" w:lineRule="auto"/>
              <w:jc w:val="center"/>
              <w:rPr>
                <w:sz w:val="20"/>
                <w:szCs w:val="16"/>
                <w:lang w:val="en-US"/>
              </w:rPr>
            </w:pPr>
            <w:r w:rsidRPr="003B1B19">
              <w:rPr>
                <w:sz w:val="20"/>
                <w:szCs w:val="16"/>
                <w:lang w:val="en-US"/>
              </w:rPr>
              <w:t>1.25</w:t>
            </w:r>
          </w:p>
        </w:tc>
        <w:tc>
          <w:tcPr>
            <w:tcW w:w="1872" w:type="dxa"/>
          </w:tcPr>
          <w:p w14:paraId="6A4B1768" w14:textId="77777777" w:rsidR="00F407C9" w:rsidRPr="003B1B19" w:rsidRDefault="00F407C9" w:rsidP="003B1B19">
            <w:pPr>
              <w:spacing w:after="0" w:line="276" w:lineRule="auto"/>
              <w:jc w:val="center"/>
              <w:rPr>
                <w:sz w:val="20"/>
                <w:szCs w:val="16"/>
                <w:lang w:val="en-US"/>
              </w:rPr>
            </w:pPr>
            <w:r w:rsidRPr="003B1B19">
              <w:rPr>
                <w:sz w:val="20"/>
                <w:szCs w:val="16"/>
                <w:lang w:val="en-US"/>
              </w:rPr>
              <w:t>6.75</w:t>
            </w:r>
          </w:p>
        </w:tc>
        <w:tc>
          <w:tcPr>
            <w:tcW w:w="1872" w:type="dxa"/>
          </w:tcPr>
          <w:p w14:paraId="5DCDDD47" w14:textId="77777777" w:rsidR="00F407C9" w:rsidRPr="003B1B19" w:rsidRDefault="00F407C9" w:rsidP="003B1B19">
            <w:pPr>
              <w:spacing w:after="0" w:line="276" w:lineRule="auto"/>
              <w:jc w:val="center"/>
              <w:rPr>
                <w:sz w:val="20"/>
                <w:szCs w:val="16"/>
                <w:lang w:val="en-US"/>
              </w:rPr>
            </w:pPr>
            <w:r w:rsidRPr="003B1B19">
              <w:rPr>
                <w:sz w:val="20"/>
                <w:szCs w:val="16"/>
                <w:lang w:val="en-US"/>
              </w:rPr>
              <w:t>1.15</w:t>
            </w:r>
          </w:p>
        </w:tc>
      </w:tr>
      <w:tr w:rsidR="00F407C9" w:rsidRPr="00F407C9" w14:paraId="59645F81" w14:textId="77777777" w:rsidTr="00F407C9">
        <w:tc>
          <w:tcPr>
            <w:tcW w:w="1872" w:type="dxa"/>
          </w:tcPr>
          <w:p w14:paraId="751E057C" w14:textId="77777777" w:rsidR="00F407C9" w:rsidRPr="003B1B19" w:rsidRDefault="00F407C9" w:rsidP="003B1B19">
            <w:pPr>
              <w:spacing w:after="0" w:line="276" w:lineRule="auto"/>
              <w:rPr>
                <w:sz w:val="20"/>
                <w:szCs w:val="16"/>
                <w:lang w:val="en-US"/>
              </w:rPr>
            </w:pPr>
            <w:r w:rsidRPr="003B1B19">
              <w:rPr>
                <w:sz w:val="20"/>
                <w:szCs w:val="16"/>
                <w:lang w:val="en-US"/>
              </w:rPr>
              <w:t>Kurtosis</w:t>
            </w:r>
          </w:p>
        </w:tc>
        <w:tc>
          <w:tcPr>
            <w:tcW w:w="1872" w:type="dxa"/>
          </w:tcPr>
          <w:p w14:paraId="1BC56B32" w14:textId="77777777" w:rsidR="00F407C9" w:rsidRPr="003B1B19" w:rsidRDefault="00F407C9" w:rsidP="003B1B19">
            <w:pPr>
              <w:spacing w:after="0" w:line="276" w:lineRule="auto"/>
              <w:jc w:val="center"/>
              <w:rPr>
                <w:sz w:val="20"/>
                <w:szCs w:val="16"/>
                <w:lang w:val="en-US"/>
              </w:rPr>
            </w:pPr>
            <w:r w:rsidRPr="003B1B19">
              <w:rPr>
                <w:sz w:val="20"/>
                <w:szCs w:val="16"/>
                <w:lang w:val="en-US"/>
              </w:rPr>
              <w:t>9.3</w:t>
            </w:r>
          </w:p>
        </w:tc>
        <w:tc>
          <w:tcPr>
            <w:tcW w:w="1872" w:type="dxa"/>
          </w:tcPr>
          <w:p w14:paraId="7FAE2E75" w14:textId="77777777" w:rsidR="00F407C9" w:rsidRPr="003B1B19" w:rsidRDefault="00F407C9" w:rsidP="003B1B19">
            <w:pPr>
              <w:spacing w:after="0" w:line="276" w:lineRule="auto"/>
              <w:jc w:val="center"/>
              <w:rPr>
                <w:sz w:val="20"/>
                <w:szCs w:val="16"/>
                <w:lang w:val="en-US"/>
              </w:rPr>
            </w:pPr>
            <w:r w:rsidRPr="003B1B19">
              <w:rPr>
                <w:sz w:val="20"/>
                <w:szCs w:val="16"/>
                <w:lang w:val="en-US"/>
              </w:rPr>
              <w:t>5.51</w:t>
            </w:r>
          </w:p>
        </w:tc>
        <w:tc>
          <w:tcPr>
            <w:tcW w:w="1872" w:type="dxa"/>
          </w:tcPr>
          <w:p w14:paraId="583941C7" w14:textId="77777777" w:rsidR="00F407C9" w:rsidRPr="003B1B19" w:rsidRDefault="00F407C9" w:rsidP="003B1B19">
            <w:pPr>
              <w:spacing w:after="0" w:line="276" w:lineRule="auto"/>
              <w:jc w:val="center"/>
              <w:rPr>
                <w:sz w:val="20"/>
                <w:szCs w:val="16"/>
                <w:lang w:val="en-US"/>
              </w:rPr>
            </w:pPr>
            <w:r w:rsidRPr="003B1B19">
              <w:rPr>
                <w:sz w:val="20"/>
                <w:szCs w:val="16"/>
                <w:lang w:val="en-US"/>
              </w:rPr>
              <w:t>89.6</w:t>
            </w:r>
          </w:p>
        </w:tc>
        <w:tc>
          <w:tcPr>
            <w:tcW w:w="1872" w:type="dxa"/>
          </w:tcPr>
          <w:p w14:paraId="279D5220" w14:textId="77777777" w:rsidR="00F407C9" w:rsidRPr="003B1B19" w:rsidRDefault="00F407C9" w:rsidP="003B1B19">
            <w:pPr>
              <w:spacing w:after="0" w:line="276" w:lineRule="auto"/>
              <w:jc w:val="center"/>
              <w:rPr>
                <w:sz w:val="20"/>
                <w:szCs w:val="16"/>
                <w:lang w:val="en-US"/>
              </w:rPr>
            </w:pPr>
            <w:r w:rsidRPr="003B1B19">
              <w:rPr>
                <w:sz w:val="20"/>
                <w:szCs w:val="16"/>
                <w:lang w:val="en-US"/>
              </w:rPr>
              <w:t>44.23</w:t>
            </w:r>
          </w:p>
        </w:tc>
      </w:tr>
      <w:tr w:rsidR="00F407C9" w:rsidRPr="00F407C9" w14:paraId="55C1B9F7" w14:textId="77777777" w:rsidTr="00F407C9">
        <w:tc>
          <w:tcPr>
            <w:tcW w:w="1872" w:type="dxa"/>
          </w:tcPr>
          <w:p w14:paraId="7AB0B572" w14:textId="77777777" w:rsidR="00F407C9" w:rsidRPr="003B1B19" w:rsidRDefault="00F407C9" w:rsidP="003B1B19">
            <w:pPr>
              <w:spacing w:after="0" w:line="276" w:lineRule="auto"/>
              <w:rPr>
                <w:sz w:val="20"/>
                <w:szCs w:val="16"/>
                <w:lang w:val="en-US"/>
              </w:rPr>
            </w:pPr>
            <w:r w:rsidRPr="003B1B19">
              <w:rPr>
                <w:sz w:val="20"/>
                <w:szCs w:val="16"/>
                <w:lang w:val="en-US"/>
              </w:rPr>
              <w:t>ADF test</w:t>
            </w:r>
          </w:p>
        </w:tc>
        <w:tc>
          <w:tcPr>
            <w:tcW w:w="1872" w:type="dxa"/>
          </w:tcPr>
          <w:p w14:paraId="682DD198" w14:textId="77777777" w:rsidR="00F407C9" w:rsidRPr="003B1B19" w:rsidRDefault="00F407C9" w:rsidP="003B1B19">
            <w:pPr>
              <w:spacing w:after="0" w:line="276" w:lineRule="auto"/>
              <w:jc w:val="center"/>
              <w:rPr>
                <w:sz w:val="20"/>
                <w:szCs w:val="16"/>
                <w:lang w:val="en-US"/>
              </w:rPr>
            </w:pPr>
            <w:r w:rsidRPr="003B1B19">
              <w:rPr>
                <w:sz w:val="20"/>
                <w:szCs w:val="16"/>
                <w:lang w:val="en-US"/>
              </w:rPr>
              <w:t>-2.47</w:t>
            </w:r>
          </w:p>
        </w:tc>
        <w:tc>
          <w:tcPr>
            <w:tcW w:w="1872" w:type="dxa"/>
          </w:tcPr>
          <w:p w14:paraId="40CEA5BC" w14:textId="77777777" w:rsidR="00F407C9" w:rsidRPr="003B1B19" w:rsidRDefault="00F407C9" w:rsidP="003B1B19">
            <w:pPr>
              <w:spacing w:after="0" w:line="276" w:lineRule="auto"/>
              <w:jc w:val="center"/>
              <w:rPr>
                <w:sz w:val="20"/>
                <w:szCs w:val="16"/>
                <w:lang w:val="en-US"/>
              </w:rPr>
            </w:pPr>
            <w:r w:rsidRPr="003B1B19">
              <w:rPr>
                <w:sz w:val="20"/>
                <w:szCs w:val="16"/>
                <w:lang w:val="en-US"/>
              </w:rPr>
              <w:t>-2.73</w:t>
            </w:r>
          </w:p>
        </w:tc>
        <w:tc>
          <w:tcPr>
            <w:tcW w:w="1872" w:type="dxa"/>
          </w:tcPr>
          <w:p w14:paraId="52B8FE41" w14:textId="723AF5A7" w:rsidR="00F407C9" w:rsidRPr="003B1B19" w:rsidRDefault="00F407C9" w:rsidP="003B1B19">
            <w:pPr>
              <w:spacing w:after="0" w:line="276" w:lineRule="auto"/>
              <w:jc w:val="center"/>
              <w:rPr>
                <w:sz w:val="20"/>
                <w:szCs w:val="16"/>
                <w:lang w:val="en-US"/>
              </w:rPr>
            </w:pPr>
            <w:r w:rsidRPr="003B1B19">
              <w:rPr>
                <w:sz w:val="20"/>
                <w:szCs w:val="16"/>
                <w:lang w:val="en-US"/>
              </w:rPr>
              <w:t>-8.47</w:t>
            </w:r>
            <w:r w:rsidR="00A5321B">
              <w:rPr>
                <w:sz w:val="20"/>
                <w:szCs w:val="16"/>
                <w:lang w:val="en-US"/>
              </w:rPr>
              <w:t>*</w:t>
            </w:r>
          </w:p>
        </w:tc>
        <w:tc>
          <w:tcPr>
            <w:tcW w:w="1872" w:type="dxa"/>
          </w:tcPr>
          <w:p w14:paraId="1DFEDF1A" w14:textId="5AEF0133" w:rsidR="00F407C9" w:rsidRPr="003B1B19" w:rsidRDefault="00F407C9" w:rsidP="003B1B19">
            <w:pPr>
              <w:spacing w:after="0" w:line="276" w:lineRule="auto"/>
              <w:jc w:val="center"/>
              <w:rPr>
                <w:sz w:val="20"/>
                <w:szCs w:val="16"/>
                <w:lang w:val="en-US"/>
              </w:rPr>
            </w:pPr>
            <w:r w:rsidRPr="003B1B19">
              <w:rPr>
                <w:sz w:val="20"/>
                <w:szCs w:val="16"/>
                <w:lang w:val="en-US"/>
              </w:rPr>
              <w:t>-9.05</w:t>
            </w:r>
            <w:r w:rsidR="00A5321B">
              <w:rPr>
                <w:sz w:val="20"/>
                <w:szCs w:val="16"/>
                <w:lang w:val="en-US"/>
              </w:rPr>
              <w:t>*</w:t>
            </w:r>
          </w:p>
        </w:tc>
      </w:tr>
      <w:tr w:rsidR="00F407C9" w:rsidRPr="00F407C9" w14:paraId="3788173C" w14:textId="77777777" w:rsidTr="003B1B19">
        <w:tc>
          <w:tcPr>
            <w:tcW w:w="1872" w:type="dxa"/>
          </w:tcPr>
          <w:p w14:paraId="04082A8D" w14:textId="77777777" w:rsidR="00F407C9" w:rsidRPr="003B1B19" w:rsidRDefault="00F407C9" w:rsidP="003B1B19">
            <w:pPr>
              <w:spacing w:after="0" w:line="276" w:lineRule="auto"/>
              <w:rPr>
                <w:sz w:val="20"/>
                <w:szCs w:val="16"/>
                <w:lang w:val="en-US"/>
              </w:rPr>
            </w:pPr>
            <w:r w:rsidRPr="003B1B19">
              <w:rPr>
                <w:sz w:val="20"/>
                <w:szCs w:val="16"/>
                <w:lang w:val="en-US"/>
              </w:rPr>
              <w:t>KPSS test</w:t>
            </w:r>
          </w:p>
        </w:tc>
        <w:tc>
          <w:tcPr>
            <w:tcW w:w="1872" w:type="dxa"/>
          </w:tcPr>
          <w:p w14:paraId="48551354" w14:textId="667A4256" w:rsidR="00F407C9" w:rsidRPr="003B1B19" w:rsidRDefault="00F407C9" w:rsidP="003B1B19">
            <w:pPr>
              <w:spacing w:after="0" w:line="276" w:lineRule="auto"/>
              <w:jc w:val="center"/>
              <w:rPr>
                <w:sz w:val="20"/>
                <w:szCs w:val="16"/>
                <w:lang w:val="en-US"/>
              </w:rPr>
            </w:pPr>
            <w:r w:rsidRPr="003B1B19">
              <w:rPr>
                <w:sz w:val="20"/>
                <w:szCs w:val="16"/>
                <w:lang w:val="en-US"/>
              </w:rPr>
              <w:t>1.45</w:t>
            </w:r>
            <w:r w:rsidR="005D7319">
              <w:rPr>
                <w:sz w:val="20"/>
                <w:szCs w:val="16"/>
                <w:lang w:val="en-US"/>
              </w:rPr>
              <w:t>*</w:t>
            </w:r>
          </w:p>
        </w:tc>
        <w:tc>
          <w:tcPr>
            <w:tcW w:w="1872" w:type="dxa"/>
          </w:tcPr>
          <w:p w14:paraId="02D34886" w14:textId="7B4FCC0F" w:rsidR="00F407C9" w:rsidRPr="003B1B19" w:rsidRDefault="00F407C9" w:rsidP="003B1B19">
            <w:pPr>
              <w:spacing w:after="0" w:line="276" w:lineRule="auto"/>
              <w:jc w:val="center"/>
              <w:rPr>
                <w:sz w:val="20"/>
                <w:szCs w:val="16"/>
                <w:lang w:val="en-US"/>
              </w:rPr>
            </w:pPr>
            <w:r w:rsidRPr="003B1B19">
              <w:rPr>
                <w:sz w:val="20"/>
                <w:szCs w:val="16"/>
                <w:lang w:val="en-US"/>
              </w:rPr>
              <w:t>1.42</w:t>
            </w:r>
            <w:r w:rsidR="005D7319">
              <w:rPr>
                <w:sz w:val="20"/>
                <w:szCs w:val="16"/>
                <w:lang w:val="en-US"/>
              </w:rPr>
              <w:t>*</w:t>
            </w:r>
          </w:p>
        </w:tc>
        <w:tc>
          <w:tcPr>
            <w:tcW w:w="1872" w:type="dxa"/>
          </w:tcPr>
          <w:p w14:paraId="7E91E955" w14:textId="77777777" w:rsidR="00F407C9" w:rsidRPr="003B1B19" w:rsidRDefault="00F407C9" w:rsidP="003B1B19">
            <w:pPr>
              <w:spacing w:after="0" w:line="276" w:lineRule="auto"/>
              <w:jc w:val="center"/>
              <w:rPr>
                <w:sz w:val="20"/>
                <w:szCs w:val="16"/>
                <w:lang w:val="en-US"/>
              </w:rPr>
            </w:pPr>
            <w:r w:rsidRPr="003B1B19">
              <w:rPr>
                <w:sz w:val="20"/>
                <w:szCs w:val="16"/>
                <w:lang w:val="en-US"/>
              </w:rPr>
              <w:t>0.07</w:t>
            </w:r>
          </w:p>
        </w:tc>
        <w:tc>
          <w:tcPr>
            <w:tcW w:w="1872" w:type="dxa"/>
          </w:tcPr>
          <w:p w14:paraId="3EB16BF9" w14:textId="77777777" w:rsidR="00F407C9" w:rsidRPr="003B1B19" w:rsidRDefault="00F407C9" w:rsidP="003B1B19">
            <w:pPr>
              <w:spacing w:after="0" w:line="276" w:lineRule="auto"/>
              <w:jc w:val="center"/>
              <w:rPr>
                <w:sz w:val="20"/>
                <w:szCs w:val="16"/>
                <w:lang w:val="en-US"/>
              </w:rPr>
            </w:pPr>
            <w:r w:rsidRPr="003B1B19">
              <w:rPr>
                <w:sz w:val="20"/>
                <w:szCs w:val="16"/>
                <w:lang w:val="en-US"/>
              </w:rPr>
              <w:t>0.08</w:t>
            </w:r>
          </w:p>
        </w:tc>
      </w:tr>
      <w:tr w:rsidR="00F407C9" w:rsidRPr="00F407C9" w14:paraId="74859DAC" w14:textId="77777777" w:rsidTr="003B1B19">
        <w:tc>
          <w:tcPr>
            <w:tcW w:w="1872" w:type="dxa"/>
            <w:tcBorders>
              <w:bottom w:val="single" w:sz="4" w:space="0" w:color="auto"/>
            </w:tcBorders>
          </w:tcPr>
          <w:p w14:paraId="7AF02239" w14:textId="77777777" w:rsidR="00F407C9" w:rsidRPr="003B1B19" w:rsidRDefault="00F407C9" w:rsidP="003B1B19">
            <w:pPr>
              <w:spacing w:after="0" w:line="276" w:lineRule="auto"/>
              <w:rPr>
                <w:sz w:val="20"/>
                <w:szCs w:val="16"/>
                <w:lang w:val="en-US"/>
              </w:rPr>
            </w:pPr>
            <w:r w:rsidRPr="003B1B19">
              <w:rPr>
                <w:sz w:val="20"/>
                <w:szCs w:val="16"/>
                <w:lang w:val="en-US"/>
              </w:rPr>
              <w:t>PP test</w:t>
            </w:r>
          </w:p>
        </w:tc>
        <w:tc>
          <w:tcPr>
            <w:tcW w:w="1872" w:type="dxa"/>
            <w:tcBorders>
              <w:bottom w:val="single" w:sz="4" w:space="0" w:color="auto"/>
            </w:tcBorders>
          </w:tcPr>
          <w:p w14:paraId="695DE535" w14:textId="20449EE6" w:rsidR="00F407C9" w:rsidRPr="003B1B19" w:rsidRDefault="00F407C9" w:rsidP="003B1B19">
            <w:pPr>
              <w:spacing w:after="0" w:line="276" w:lineRule="auto"/>
              <w:jc w:val="center"/>
              <w:rPr>
                <w:sz w:val="20"/>
                <w:szCs w:val="16"/>
                <w:lang w:val="en-US"/>
              </w:rPr>
            </w:pPr>
            <w:r w:rsidRPr="003B1B19">
              <w:rPr>
                <w:sz w:val="20"/>
                <w:szCs w:val="16"/>
                <w:lang w:val="en-US"/>
              </w:rPr>
              <w:t>-11.19</w:t>
            </w:r>
          </w:p>
        </w:tc>
        <w:tc>
          <w:tcPr>
            <w:tcW w:w="1872" w:type="dxa"/>
            <w:tcBorders>
              <w:bottom w:val="single" w:sz="4" w:space="0" w:color="auto"/>
            </w:tcBorders>
          </w:tcPr>
          <w:p w14:paraId="522F0FE0" w14:textId="77777777" w:rsidR="00F407C9" w:rsidRPr="003B1B19" w:rsidRDefault="00F407C9" w:rsidP="003B1B19">
            <w:pPr>
              <w:spacing w:after="0" w:line="276" w:lineRule="auto"/>
              <w:jc w:val="center"/>
              <w:rPr>
                <w:sz w:val="20"/>
                <w:szCs w:val="16"/>
                <w:lang w:val="en-US"/>
              </w:rPr>
            </w:pPr>
            <w:r w:rsidRPr="003B1B19">
              <w:rPr>
                <w:sz w:val="20"/>
                <w:szCs w:val="16"/>
                <w:lang w:val="en-US"/>
              </w:rPr>
              <w:t>-12.8</w:t>
            </w:r>
          </w:p>
        </w:tc>
        <w:tc>
          <w:tcPr>
            <w:tcW w:w="1872" w:type="dxa"/>
            <w:tcBorders>
              <w:bottom w:val="single" w:sz="4" w:space="0" w:color="auto"/>
            </w:tcBorders>
          </w:tcPr>
          <w:p w14:paraId="7280D43F" w14:textId="0390AF88" w:rsidR="00F407C9" w:rsidRPr="003B1B19" w:rsidRDefault="00F407C9" w:rsidP="003B1B19">
            <w:pPr>
              <w:spacing w:after="0" w:line="276" w:lineRule="auto"/>
              <w:jc w:val="center"/>
              <w:rPr>
                <w:sz w:val="20"/>
                <w:szCs w:val="16"/>
                <w:lang w:val="en-US"/>
              </w:rPr>
            </w:pPr>
            <w:r w:rsidRPr="003B1B19">
              <w:rPr>
                <w:sz w:val="20"/>
                <w:szCs w:val="16"/>
                <w:lang w:val="en-US"/>
              </w:rPr>
              <w:t>-295.74</w:t>
            </w:r>
            <w:r w:rsidR="005D7319">
              <w:rPr>
                <w:sz w:val="20"/>
                <w:szCs w:val="16"/>
                <w:lang w:val="en-US"/>
              </w:rPr>
              <w:t>*</w:t>
            </w:r>
          </w:p>
        </w:tc>
        <w:tc>
          <w:tcPr>
            <w:tcW w:w="1872" w:type="dxa"/>
            <w:tcBorders>
              <w:bottom w:val="single" w:sz="4" w:space="0" w:color="auto"/>
            </w:tcBorders>
          </w:tcPr>
          <w:p w14:paraId="535B66DA" w14:textId="60AA9CF1" w:rsidR="00F407C9" w:rsidRPr="003B1B19" w:rsidRDefault="00F407C9" w:rsidP="003B1B19">
            <w:pPr>
              <w:spacing w:after="0" w:line="276" w:lineRule="auto"/>
              <w:jc w:val="center"/>
              <w:rPr>
                <w:sz w:val="20"/>
                <w:szCs w:val="16"/>
                <w:lang w:val="en-US"/>
              </w:rPr>
            </w:pPr>
            <w:r w:rsidRPr="003B1B19">
              <w:rPr>
                <w:sz w:val="20"/>
                <w:szCs w:val="16"/>
                <w:lang w:val="en-US"/>
              </w:rPr>
              <w:t>-474.91</w:t>
            </w:r>
            <w:r w:rsidR="005D7319">
              <w:rPr>
                <w:sz w:val="20"/>
                <w:szCs w:val="16"/>
                <w:lang w:val="en-US"/>
              </w:rPr>
              <w:t>*</w:t>
            </w:r>
          </w:p>
        </w:tc>
      </w:tr>
    </w:tbl>
    <w:p w14:paraId="7FA93E53" w14:textId="0B9CB7B9" w:rsidR="009B1183" w:rsidRDefault="00735978" w:rsidP="00F407C9">
      <w:pPr>
        <w:rPr>
          <w:ins w:id="442" w:author="Spada, Riccardo" w:date="2026-04-24T12:19:00Z"/>
          <w:sz w:val="20"/>
          <w:szCs w:val="16"/>
          <w:lang w:val="en-US"/>
        </w:rPr>
      </w:pPr>
      <w:r w:rsidRPr="00972066">
        <w:rPr>
          <w:sz w:val="20"/>
          <w:szCs w:val="16"/>
          <w:lang w:val="en-US"/>
        </w:rPr>
        <w:t>Note</w:t>
      </w:r>
      <w:r w:rsidR="00972066">
        <w:rPr>
          <w:sz w:val="20"/>
          <w:szCs w:val="16"/>
          <w:lang w:val="en-US"/>
        </w:rPr>
        <w:t xml:space="preserve">: statistics rounded to the second decimal </w:t>
      </w:r>
      <w:r w:rsidR="00DD1CFD">
        <w:rPr>
          <w:sz w:val="20"/>
          <w:szCs w:val="16"/>
          <w:lang w:val="en-US"/>
        </w:rPr>
        <w:t>of Calcium Ammonium Nitrate (CAN) and wheat prices</w:t>
      </w:r>
      <w:del w:id="443" w:author="Spada, Riccardo" w:date="2026-04-24T10:14:00Z">
        <w:r w:rsidR="00DD1CFD" w:rsidDel="00FE3369">
          <w:rPr>
            <w:sz w:val="20"/>
            <w:szCs w:val="16"/>
            <w:lang w:val="en-US"/>
          </w:rPr>
          <w:delText xml:space="preserve"> (Eur</w:delText>
        </w:r>
        <w:r w:rsidR="00362C09" w:rsidDel="00FE3369">
          <w:rPr>
            <w:sz w:val="20"/>
            <w:szCs w:val="16"/>
            <w:lang w:val="en-US"/>
          </w:rPr>
          <w:delText>/kg)</w:delText>
        </w:r>
      </w:del>
      <w:r w:rsidR="004C43FD">
        <w:rPr>
          <w:sz w:val="20"/>
          <w:szCs w:val="16"/>
          <w:lang w:val="en-US"/>
        </w:rPr>
        <w:t xml:space="preserve">; * </w:t>
      </w:r>
      <w:r w:rsidR="0096439C">
        <w:rPr>
          <w:sz w:val="20"/>
          <w:szCs w:val="16"/>
          <w:lang w:val="en-US"/>
        </w:rPr>
        <w:t>indicates the rejection of the null hypothesis</w:t>
      </w:r>
      <w:r w:rsidR="00A34307">
        <w:rPr>
          <w:sz w:val="20"/>
          <w:szCs w:val="16"/>
          <w:lang w:val="en-US"/>
        </w:rPr>
        <w:t xml:space="preserve"> at the 5% level for the Augmented Di</w:t>
      </w:r>
      <w:r w:rsidR="002B468C">
        <w:rPr>
          <w:sz w:val="20"/>
          <w:szCs w:val="16"/>
          <w:lang w:val="en-US"/>
        </w:rPr>
        <w:t>ckey-Fuller (ADF) test, the Kwiatk</w:t>
      </w:r>
      <w:r w:rsidR="00831997">
        <w:rPr>
          <w:sz w:val="20"/>
          <w:szCs w:val="16"/>
          <w:lang w:val="en-US"/>
        </w:rPr>
        <w:t>owski-Phillips-Schmidt-Shin</w:t>
      </w:r>
      <w:r w:rsidR="00DA64CF">
        <w:rPr>
          <w:sz w:val="20"/>
          <w:szCs w:val="16"/>
          <w:lang w:val="en-US"/>
        </w:rPr>
        <w:t xml:space="preserve"> (KPSS), and the Phillips-Perron (PP) test.</w:t>
      </w:r>
      <w:r w:rsidR="00A34307">
        <w:rPr>
          <w:sz w:val="20"/>
          <w:szCs w:val="16"/>
          <w:lang w:val="en-US"/>
        </w:rPr>
        <w:t xml:space="preserve"> </w:t>
      </w:r>
    </w:p>
    <w:p w14:paraId="1640F912" w14:textId="77777777" w:rsidR="009B1183" w:rsidRDefault="009B1183">
      <w:pPr>
        <w:spacing w:after="160" w:line="259" w:lineRule="auto"/>
        <w:rPr>
          <w:ins w:id="444" w:author="Spada, Riccardo" w:date="2026-04-24T12:19:00Z"/>
          <w:sz w:val="20"/>
          <w:szCs w:val="16"/>
          <w:lang w:val="en-US"/>
        </w:rPr>
      </w:pPr>
      <w:ins w:id="445" w:author="Spada, Riccardo" w:date="2026-04-24T12:19:00Z">
        <w:r>
          <w:rPr>
            <w:sz w:val="20"/>
            <w:szCs w:val="16"/>
            <w:lang w:val="en-US"/>
          </w:rPr>
          <w:br w:type="page"/>
        </w:r>
      </w:ins>
    </w:p>
    <w:p w14:paraId="7285A1CA" w14:textId="5CFF8C7E" w:rsidR="00F407C9" w:rsidRDefault="00AE547A" w:rsidP="00F407C9">
      <w:pPr>
        <w:rPr>
          <w:ins w:id="446" w:author="Spada, Riccardo" w:date="2026-04-24T12:19:00Z"/>
          <w:sz w:val="20"/>
          <w:szCs w:val="16"/>
          <w:lang w:val="en-US"/>
        </w:rPr>
      </w:pPr>
      <w:ins w:id="447" w:author="Spada, Riccardo" w:date="2026-04-24T12:19:00Z">
        <w:r>
          <w:rPr>
            <w:sz w:val="20"/>
            <w:szCs w:val="16"/>
            <w:lang w:val="en-US"/>
          </w:rPr>
          <w:lastRenderedPageBreak/>
          <w:t>VAR model selection</w:t>
        </w:r>
      </w:ins>
    </w:p>
    <w:p w14:paraId="66E31730" w14:textId="77777777" w:rsidR="00AE547A" w:rsidRDefault="00AE547A" w:rsidP="00F407C9">
      <w:pPr>
        <w:rPr>
          <w:sz w:val="20"/>
          <w:szCs w:val="16"/>
          <w:lang w:val="en-US"/>
        </w:rPr>
      </w:pPr>
    </w:p>
    <w:p w14:paraId="002D4D01" w14:textId="77777777" w:rsidR="003564E8" w:rsidRDefault="003564E8" w:rsidP="00F407C9">
      <w:pPr>
        <w:rPr>
          <w:sz w:val="20"/>
          <w:szCs w:val="16"/>
          <w:lang w:val="en-US"/>
        </w:rPr>
      </w:pPr>
    </w:p>
    <w:p w14:paraId="5CDD71C8" w14:textId="3662EA70" w:rsidR="003564E8" w:rsidRDefault="003564E8">
      <w:pPr>
        <w:spacing w:after="160" w:line="259" w:lineRule="auto"/>
        <w:rPr>
          <w:sz w:val="20"/>
          <w:szCs w:val="16"/>
          <w:lang w:val="en-US"/>
        </w:rPr>
      </w:pPr>
      <w:r>
        <w:rPr>
          <w:sz w:val="20"/>
          <w:szCs w:val="16"/>
          <w:lang w:val="en-US"/>
        </w:rPr>
        <w:br w:type="page"/>
      </w:r>
    </w:p>
    <w:p w14:paraId="7FD52268" w14:textId="381CD002" w:rsidR="002D4A12" w:rsidRDefault="002D4A12" w:rsidP="00F407C9">
      <w:pPr>
        <w:rPr>
          <w:sz w:val="20"/>
          <w:szCs w:val="16"/>
          <w:lang w:val="en-US"/>
        </w:rPr>
      </w:pPr>
    </w:p>
    <w:p w14:paraId="401B5273" w14:textId="6C41DAE6" w:rsidR="00000CEB" w:rsidRDefault="0024230B" w:rsidP="00F407C9">
      <w:pPr>
        <w:rPr>
          <w:sz w:val="20"/>
          <w:szCs w:val="16"/>
          <w:lang w:val="en-US"/>
        </w:rPr>
      </w:pPr>
      <w:r w:rsidRPr="0024230B">
        <w:rPr>
          <w:noProof/>
          <w:sz w:val="20"/>
          <w:szCs w:val="16"/>
          <w:lang w:val="en-US"/>
        </w:rPr>
        <w:drawing>
          <wp:inline distT="0" distB="0" distL="0" distR="0" wp14:anchorId="35779D3F" wp14:editId="62A67575">
            <wp:extent cx="5943600" cy="3870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870325"/>
                    </a:xfrm>
                    <a:prstGeom prst="rect">
                      <a:avLst/>
                    </a:prstGeom>
                  </pic:spPr>
                </pic:pic>
              </a:graphicData>
            </a:graphic>
          </wp:inline>
        </w:drawing>
      </w:r>
    </w:p>
    <w:p w14:paraId="44C3DFC0" w14:textId="490DA150" w:rsidR="003356C2" w:rsidRPr="005D6171" w:rsidRDefault="00A372CB" w:rsidP="006A75C9">
      <w:pPr>
        <w:spacing w:after="160" w:line="259" w:lineRule="auto"/>
        <w:rPr>
          <w:i/>
          <w:iCs/>
          <w:szCs w:val="24"/>
          <w:lang w:val="en-US"/>
        </w:rPr>
      </w:pPr>
      <w:r w:rsidRPr="006A75C9">
        <w:rPr>
          <w:b/>
          <w:bCs/>
          <w:szCs w:val="24"/>
          <w:lang w:val="en-US"/>
        </w:rPr>
        <w:t xml:space="preserve">Figure A1. </w:t>
      </w:r>
      <w:r w:rsidR="005D6171">
        <w:rPr>
          <w:i/>
          <w:iCs/>
          <w:szCs w:val="24"/>
          <w:lang w:val="en-US"/>
        </w:rPr>
        <w:t>Density distributions of simulated and deflated CAN and wheat prices</w:t>
      </w:r>
    </w:p>
    <w:p w14:paraId="7573E557" w14:textId="0175F31E" w:rsidR="002D7EBC" w:rsidRDefault="002D7EBC" w:rsidP="00F407C9">
      <w:pPr>
        <w:rPr>
          <w:sz w:val="20"/>
          <w:szCs w:val="16"/>
          <w:lang w:val="en-US"/>
        </w:rPr>
      </w:pPr>
    </w:p>
    <w:p w14:paraId="7CB5BB4C" w14:textId="37B07E75" w:rsidR="003564E8" w:rsidRDefault="003564E8" w:rsidP="00F407C9">
      <w:pPr>
        <w:rPr>
          <w:sz w:val="20"/>
          <w:szCs w:val="16"/>
          <w:lang w:val="en-US"/>
        </w:rPr>
      </w:pPr>
    </w:p>
    <w:p w14:paraId="687B8813" w14:textId="315A1937" w:rsidR="002D4A12" w:rsidRDefault="002D4A12" w:rsidP="00F407C9">
      <w:pPr>
        <w:rPr>
          <w:sz w:val="20"/>
          <w:szCs w:val="16"/>
          <w:lang w:val="en-US"/>
        </w:rPr>
      </w:pPr>
    </w:p>
    <w:p w14:paraId="7CEA306F" w14:textId="4419E6F5" w:rsidR="003564E8" w:rsidRDefault="003564E8" w:rsidP="00F407C9">
      <w:pPr>
        <w:rPr>
          <w:sz w:val="20"/>
          <w:szCs w:val="16"/>
          <w:lang w:val="en-US"/>
        </w:rPr>
      </w:pPr>
    </w:p>
    <w:p w14:paraId="66EFF6E5" w14:textId="6FF73903" w:rsidR="001E5DAA" w:rsidRDefault="001E5DAA">
      <w:pPr>
        <w:spacing w:after="160" w:line="259" w:lineRule="auto"/>
        <w:rPr>
          <w:sz w:val="20"/>
          <w:szCs w:val="16"/>
          <w:lang w:val="en-US"/>
        </w:rPr>
      </w:pPr>
      <w:r>
        <w:rPr>
          <w:sz w:val="20"/>
          <w:szCs w:val="16"/>
          <w:lang w:val="en-US"/>
        </w:rPr>
        <w:br w:type="page"/>
      </w:r>
    </w:p>
    <w:p w14:paraId="7A531B2D" w14:textId="170DF23A" w:rsidR="00000CEB" w:rsidRPr="00090204" w:rsidRDefault="009762AF" w:rsidP="00090204">
      <w:pPr>
        <w:spacing w:after="160" w:line="259" w:lineRule="auto"/>
        <w:rPr>
          <w:i/>
          <w:iCs/>
          <w:szCs w:val="24"/>
          <w:lang w:val="en-US"/>
        </w:rPr>
      </w:pPr>
      <w:r w:rsidRPr="006A75C9">
        <w:rPr>
          <w:b/>
          <w:bCs/>
          <w:szCs w:val="24"/>
          <w:lang w:val="en-US"/>
        </w:rPr>
        <w:lastRenderedPageBreak/>
        <w:t>Table A3</w:t>
      </w:r>
      <w:r>
        <w:rPr>
          <w:i/>
          <w:iCs/>
          <w:szCs w:val="24"/>
          <w:lang w:val="en-US"/>
        </w:rPr>
        <w:t xml:space="preserve">. </w:t>
      </w:r>
      <w:r w:rsidR="00090204">
        <w:rPr>
          <w:i/>
          <w:iCs/>
          <w:szCs w:val="24"/>
          <w:lang w:val="en-US"/>
        </w:rPr>
        <w:t xml:space="preserve">Summary statistics </w:t>
      </w:r>
      <w:r w:rsidR="00540BEE">
        <w:rPr>
          <w:i/>
          <w:iCs/>
          <w:szCs w:val="24"/>
          <w:lang w:val="en-US"/>
        </w:rPr>
        <w:t>of simulated CAN prices, costs, and profits</w:t>
      </w:r>
      <w:r w:rsidR="00090204">
        <w:rPr>
          <w:i/>
          <w:iCs/>
          <w:szCs w:val="24"/>
          <w:lang w:val="en-US"/>
        </w:rPr>
        <w:t xml:space="preserve"> </w:t>
      </w:r>
    </w:p>
    <w:tbl>
      <w:tblPr>
        <w:tblStyle w:val="TableGrid"/>
        <w:tblW w:w="5000" w:type="pct"/>
        <w:tblBorders>
          <w:top w:val="single" w:sz="4" w:space="0" w:color="auto"/>
          <w:bottom w:val="single" w:sz="4" w:space="0" w:color="auto"/>
        </w:tblBorders>
        <w:tblLook w:val="04A0" w:firstRow="1" w:lastRow="0" w:firstColumn="1" w:lastColumn="0" w:noHBand="0" w:noVBand="1"/>
      </w:tblPr>
      <w:tblGrid>
        <w:gridCol w:w="1545"/>
        <w:gridCol w:w="1691"/>
        <w:gridCol w:w="948"/>
        <w:gridCol w:w="916"/>
        <w:gridCol w:w="1151"/>
        <w:gridCol w:w="1344"/>
        <w:gridCol w:w="891"/>
        <w:gridCol w:w="874"/>
      </w:tblGrid>
      <w:tr w:rsidR="00FB68F8" w:rsidRPr="00E4686E" w14:paraId="0F691C32" w14:textId="77777777" w:rsidTr="009472C3">
        <w:tc>
          <w:tcPr>
            <w:tcW w:w="825" w:type="pct"/>
            <w:tcBorders>
              <w:top w:val="single" w:sz="4" w:space="0" w:color="auto"/>
              <w:bottom w:val="single" w:sz="4" w:space="0" w:color="auto"/>
            </w:tcBorders>
          </w:tcPr>
          <w:p w14:paraId="41D80FB2" w14:textId="77777777" w:rsidR="00FB68F8" w:rsidRPr="00723B05" w:rsidRDefault="00FB68F8" w:rsidP="00747089">
            <w:pPr>
              <w:spacing w:before="60" w:after="60"/>
              <w:rPr>
                <w:sz w:val="20"/>
                <w:lang w:val="en-US"/>
              </w:rPr>
            </w:pPr>
          </w:p>
        </w:tc>
        <w:tc>
          <w:tcPr>
            <w:tcW w:w="903" w:type="pct"/>
            <w:tcBorders>
              <w:top w:val="single" w:sz="4" w:space="0" w:color="auto"/>
              <w:bottom w:val="single" w:sz="4" w:space="0" w:color="auto"/>
            </w:tcBorders>
          </w:tcPr>
          <w:p w14:paraId="18DEFC6E" w14:textId="77777777" w:rsidR="00FB68F8" w:rsidRPr="00E4686E" w:rsidRDefault="00FB68F8" w:rsidP="00747089">
            <w:pPr>
              <w:spacing w:before="60" w:after="60"/>
              <w:jc w:val="center"/>
              <w:rPr>
                <w:b/>
                <w:bCs/>
                <w:sz w:val="20"/>
                <w:lang w:val="en-US"/>
              </w:rPr>
            </w:pPr>
          </w:p>
        </w:tc>
        <w:tc>
          <w:tcPr>
            <w:tcW w:w="506" w:type="pct"/>
            <w:tcBorders>
              <w:top w:val="single" w:sz="4" w:space="0" w:color="auto"/>
              <w:bottom w:val="single" w:sz="4" w:space="0" w:color="auto"/>
            </w:tcBorders>
          </w:tcPr>
          <w:p w14:paraId="3D86B67E" w14:textId="77777777" w:rsidR="00FB68F8" w:rsidRPr="00E4686E" w:rsidRDefault="00FB68F8" w:rsidP="00747089">
            <w:pPr>
              <w:spacing w:before="60" w:after="60"/>
              <w:jc w:val="center"/>
              <w:rPr>
                <w:b/>
                <w:bCs/>
                <w:sz w:val="20"/>
                <w:lang w:val="en-US"/>
              </w:rPr>
            </w:pPr>
            <w:r w:rsidRPr="00E4686E">
              <w:rPr>
                <w:b/>
                <w:bCs/>
                <w:sz w:val="20"/>
                <w:lang w:val="en-US"/>
              </w:rPr>
              <w:t>strike</w:t>
            </w:r>
          </w:p>
        </w:tc>
        <w:tc>
          <w:tcPr>
            <w:tcW w:w="489" w:type="pct"/>
            <w:tcBorders>
              <w:top w:val="single" w:sz="4" w:space="0" w:color="auto"/>
              <w:bottom w:val="single" w:sz="4" w:space="0" w:color="auto"/>
            </w:tcBorders>
          </w:tcPr>
          <w:p w14:paraId="7413D1E4" w14:textId="77777777" w:rsidR="00FB68F8" w:rsidRPr="00E4686E" w:rsidRDefault="00FB68F8" w:rsidP="00747089">
            <w:pPr>
              <w:spacing w:before="60" w:after="60"/>
              <w:jc w:val="center"/>
              <w:rPr>
                <w:b/>
                <w:bCs/>
                <w:sz w:val="20"/>
                <w:lang w:val="en-US"/>
              </w:rPr>
            </w:pPr>
            <w:r w:rsidRPr="00E4686E">
              <w:rPr>
                <w:b/>
                <w:bCs/>
                <w:sz w:val="20"/>
                <w:lang w:val="en-US"/>
              </w:rPr>
              <w:t>mean</w:t>
            </w:r>
          </w:p>
        </w:tc>
        <w:tc>
          <w:tcPr>
            <w:tcW w:w="615" w:type="pct"/>
            <w:tcBorders>
              <w:top w:val="single" w:sz="4" w:space="0" w:color="auto"/>
              <w:bottom w:val="single" w:sz="4" w:space="0" w:color="auto"/>
            </w:tcBorders>
          </w:tcPr>
          <w:p w14:paraId="37681B07" w14:textId="77777777" w:rsidR="00FB68F8" w:rsidRPr="00E4686E" w:rsidRDefault="00FB68F8" w:rsidP="00747089">
            <w:pPr>
              <w:spacing w:before="60" w:after="60"/>
              <w:jc w:val="center"/>
              <w:rPr>
                <w:b/>
                <w:bCs/>
                <w:sz w:val="20"/>
                <w:lang w:val="en-US"/>
              </w:rPr>
            </w:pPr>
            <w:r w:rsidRPr="00E4686E">
              <w:rPr>
                <w:b/>
                <w:bCs/>
                <w:sz w:val="20"/>
                <w:lang w:val="en-US"/>
              </w:rPr>
              <w:t>median</w:t>
            </w:r>
          </w:p>
        </w:tc>
        <w:tc>
          <w:tcPr>
            <w:tcW w:w="718" w:type="pct"/>
            <w:tcBorders>
              <w:top w:val="single" w:sz="4" w:space="0" w:color="auto"/>
              <w:bottom w:val="single" w:sz="4" w:space="0" w:color="auto"/>
            </w:tcBorders>
          </w:tcPr>
          <w:p w14:paraId="2FE1B77B" w14:textId="77777777" w:rsidR="00FB68F8" w:rsidRPr="00E4686E" w:rsidRDefault="00FB68F8" w:rsidP="00747089">
            <w:pPr>
              <w:spacing w:before="60" w:after="60"/>
              <w:jc w:val="center"/>
              <w:rPr>
                <w:b/>
                <w:bCs/>
                <w:sz w:val="20"/>
                <w:lang w:val="en-US"/>
              </w:rPr>
            </w:pPr>
            <w:proofErr w:type="spellStart"/>
            <w:r w:rsidRPr="00E4686E">
              <w:rPr>
                <w:b/>
                <w:bCs/>
                <w:sz w:val="20"/>
                <w:lang w:val="en-US"/>
              </w:rPr>
              <w:t>sd</w:t>
            </w:r>
            <w:proofErr w:type="spellEnd"/>
          </w:p>
        </w:tc>
        <w:tc>
          <w:tcPr>
            <w:tcW w:w="476" w:type="pct"/>
            <w:tcBorders>
              <w:top w:val="single" w:sz="4" w:space="0" w:color="auto"/>
              <w:bottom w:val="single" w:sz="4" w:space="0" w:color="auto"/>
            </w:tcBorders>
          </w:tcPr>
          <w:p w14:paraId="0148BEA8" w14:textId="77777777" w:rsidR="00FB68F8" w:rsidRPr="00E4686E" w:rsidRDefault="00FB68F8" w:rsidP="00747089">
            <w:pPr>
              <w:spacing w:before="60" w:after="60"/>
              <w:jc w:val="center"/>
              <w:rPr>
                <w:b/>
                <w:bCs/>
                <w:sz w:val="20"/>
                <w:lang w:val="en-US"/>
              </w:rPr>
            </w:pPr>
            <w:r w:rsidRPr="00E4686E">
              <w:rPr>
                <w:b/>
                <w:bCs/>
                <w:sz w:val="20"/>
                <w:lang w:val="en-US"/>
              </w:rPr>
              <w:t>min</w:t>
            </w:r>
          </w:p>
        </w:tc>
        <w:tc>
          <w:tcPr>
            <w:tcW w:w="467" w:type="pct"/>
            <w:tcBorders>
              <w:top w:val="single" w:sz="4" w:space="0" w:color="auto"/>
              <w:bottom w:val="single" w:sz="4" w:space="0" w:color="auto"/>
            </w:tcBorders>
          </w:tcPr>
          <w:p w14:paraId="5EC6E5C2" w14:textId="6BAA73A5" w:rsidR="00FB68F8" w:rsidRPr="00E4686E" w:rsidRDefault="001B7AAD" w:rsidP="00747089">
            <w:pPr>
              <w:spacing w:before="60" w:after="60"/>
              <w:jc w:val="center"/>
              <w:rPr>
                <w:b/>
                <w:bCs/>
                <w:sz w:val="20"/>
                <w:lang w:val="en-US"/>
              </w:rPr>
            </w:pPr>
            <w:r w:rsidRPr="00E4686E">
              <w:rPr>
                <w:b/>
                <w:bCs/>
                <w:sz w:val="20"/>
                <w:lang w:val="en-US"/>
              </w:rPr>
              <w:t>M</w:t>
            </w:r>
            <w:r w:rsidR="00FB68F8" w:rsidRPr="00E4686E">
              <w:rPr>
                <w:b/>
                <w:bCs/>
                <w:sz w:val="20"/>
                <w:lang w:val="en-US"/>
              </w:rPr>
              <w:t>ax</w:t>
            </w:r>
          </w:p>
        </w:tc>
      </w:tr>
      <w:tr w:rsidR="000E16CE" w:rsidRPr="00F0366B" w14:paraId="65A640BC" w14:textId="77777777" w:rsidTr="009472C3">
        <w:tc>
          <w:tcPr>
            <w:tcW w:w="825" w:type="pct"/>
            <w:tcBorders>
              <w:top w:val="single" w:sz="4" w:space="0" w:color="auto"/>
            </w:tcBorders>
          </w:tcPr>
          <w:p w14:paraId="4E6B6B80" w14:textId="231C2EE2" w:rsidR="000E16CE" w:rsidRPr="00723B05" w:rsidRDefault="000E16CE" w:rsidP="000E16CE">
            <w:pPr>
              <w:spacing w:before="60" w:after="60"/>
              <w:rPr>
                <w:sz w:val="20"/>
                <w:lang w:val="en-US"/>
              </w:rPr>
            </w:pPr>
            <w:r w:rsidRPr="00723B05">
              <w:rPr>
                <w:sz w:val="20"/>
                <w:lang w:val="en-US"/>
              </w:rPr>
              <w:t>CAN price paid</w:t>
            </w:r>
          </w:p>
        </w:tc>
        <w:tc>
          <w:tcPr>
            <w:tcW w:w="903" w:type="pct"/>
            <w:tcBorders>
              <w:top w:val="single" w:sz="4" w:space="0" w:color="auto"/>
            </w:tcBorders>
          </w:tcPr>
          <w:p w14:paraId="0A07F654" w14:textId="77777777" w:rsidR="000E16CE" w:rsidRDefault="000E16CE" w:rsidP="000E16CE">
            <w:pPr>
              <w:spacing w:before="60" w:after="60"/>
              <w:rPr>
                <w:sz w:val="20"/>
                <w:lang w:val="en-US"/>
              </w:rPr>
            </w:pPr>
            <w:r>
              <w:rPr>
                <w:sz w:val="20"/>
                <w:lang w:val="en-US"/>
              </w:rPr>
              <w:t>No contract</w:t>
            </w:r>
          </w:p>
        </w:tc>
        <w:tc>
          <w:tcPr>
            <w:tcW w:w="506" w:type="pct"/>
            <w:tcBorders>
              <w:top w:val="single" w:sz="4" w:space="0" w:color="auto"/>
            </w:tcBorders>
          </w:tcPr>
          <w:p w14:paraId="6E81AC69" w14:textId="25C5DEEF" w:rsidR="000E16CE" w:rsidRPr="00F0366B" w:rsidRDefault="000E16CE" w:rsidP="000E16CE">
            <w:pPr>
              <w:spacing w:before="60" w:after="60"/>
              <w:jc w:val="center"/>
              <w:rPr>
                <w:sz w:val="20"/>
                <w:lang w:val="en-US"/>
              </w:rPr>
            </w:pPr>
            <w:r>
              <w:rPr>
                <w:sz w:val="20"/>
                <w:lang w:val="en-US"/>
              </w:rPr>
              <w:t>-</w:t>
            </w:r>
          </w:p>
        </w:tc>
        <w:tc>
          <w:tcPr>
            <w:tcW w:w="489" w:type="pct"/>
            <w:tcBorders>
              <w:top w:val="single" w:sz="4" w:space="0" w:color="auto"/>
            </w:tcBorders>
          </w:tcPr>
          <w:p w14:paraId="7FC02550" w14:textId="40505820" w:rsidR="000E16CE" w:rsidRPr="00F0366B" w:rsidRDefault="000E16CE" w:rsidP="000E16CE">
            <w:pPr>
              <w:spacing w:before="60" w:after="60"/>
              <w:jc w:val="center"/>
              <w:rPr>
                <w:sz w:val="20"/>
                <w:lang w:val="en-US"/>
              </w:rPr>
            </w:pPr>
            <w:r w:rsidRPr="000E16CE">
              <w:rPr>
                <w:sz w:val="20"/>
                <w:szCs w:val="16"/>
                <w:lang w:val="en-US"/>
              </w:rPr>
              <w:t>0.356</w:t>
            </w:r>
          </w:p>
        </w:tc>
        <w:tc>
          <w:tcPr>
            <w:tcW w:w="615" w:type="pct"/>
            <w:tcBorders>
              <w:top w:val="single" w:sz="4" w:space="0" w:color="auto"/>
            </w:tcBorders>
          </w:tcPr>
          <w:p w14:paraId="096460EE" w14:textId="08F59A2E" w:rsidR="000E16CE" w:rsidRPr="00F0366B" w:rsidRDefault="000E16CE" w:rsidP="000E16CE">
            <w:pPr>
              <w:spacing w:before="60" w:after="60"/>
              <w:jc w:val="center"/>
              <w:rPr>
                <w:sz w:val="20"/>
                <w:lang w:val="en-US"/>
              </w:rPr>
            </w:pPr>
            <w:r w:rsidRPr="000E16CE">
              <w:rPr>
                <w:sz w:val="20"/>
                <w:szCs w:val="16"/>
                <w:lang w:val="en-US"/>
              </w:rPr>
              <w:t>0.355</w:t>
            </w:r>
          </w:p>
        </w:tc>
        <w:tc>
          <w:tcPr>
            <w:tcW w:w="718" w:type="pct"/>
            <w:tcBorders>
              <w:top w:val="single" w:sz="4" w:space="0" w:color="auto"/>
            </w:tcBorders>
          </w:tcPr>
          <w:p w14:paraId="6AE74F78" w14:textId="1AF3E8FE" w:rsidR="000E16CE" w:rsidRPr="00F0366B" w:rsidRDefault="000E16CE" w:rsidP="000E16CE">
            <w:pPr>
              <w:spacing w:before="60" w:after="60"/>
              <w:jc w:val="center"/>
              <w:rPr>
                <w:sz w:val="20"/>
                <w:lang w:val="en-US"/>
              </w:rPr>
            </w:pPr>
            <w:r w:rsidRPr="000E16CE">
              <w:rPr>
                <w:sz w:val="20"/>
                <w:szCs w:val="16"/>
                <w:lang w:val="en-US"/>
              </w:rPr>
              <w:t>0.028</w:t>
            </w:r>
          </w:p>
        </w:tc>
        <w:tc>
          <w:tcPr>
            <w:tcW w:w="476" w:type="pct"/>
            <w:tcBorders>
              <w:top w:val="single" w:sz="4" w:space="0" w:color="auto"/>
            </w:tcBorders>
          </w:tcPr>
          <w:p w14:paraId="46E09399" w14:textId="5A8C0874" w:rsidR="000E16CE" w:rsidRPr="00F0366B" w:rsidRDefault="000E16CE" w:rsidP="000E16CE">
            <w:pPr>
              <w:spacing w:before="60" w:after="60"/>
              <w:jc w:val="center"/>
              <w:rPr>
                <w:sz w:val="20"/>
                <w:lang w:val="en-US"/>
              </w:rPr>
            </w:pPr>
            <w:r w:rsidRPr="000E16CE">
              <w:rPr>
                <w:sz w:val="20"/>
                <w:szCs w:val="16"/>
                <w:lang w:val="en-US"/>
              </w:rPr>
              <w:t>0.279</w:t>
            </w:r>
          </w:p>
        </w:tc>
        <w:tc>
          <w:tcPr>
            <w:tcW w:w="467" w:type="pct"/>
            <w:tcBorders>
              <w:top w:val="single" w:sz="4" w:space="0" w:color="auto"/>
            </w:tcBorders>
          </w:tcPr>
          <w:p w14:paraId="308B28BA" w14:textId="66034C3F" w:rsidR="000E16CE" w:rsidRPr="00F0366B" w:rsidRDefault="000E16CE" w:rsidP="000E16CE">
            <w:pPr>
              <w:spacing w:before="60" w:after="60"/>
              <w:jc w:val="center"/>
              <w:rPr>
                <w:sz w:val="20"/>
                <w:lang w:val="en-US"/>
              </w:rPr>
            </w:pPr>
            <w:r w:rsidRPr="000E16CE">
              <w:rPr>
                <w:sz w:val="20"/>
                <w:szCs w:val="16"/>
                <w:lang w:val="en-US"/>
              </w:rPr>
              <w:t>0.523</w:t>
            </w:r>
          </w:p>
        </w:tc>
      </w:tr>
      <w:tr w:rsidR="000E16CE" w:rsidRPr="00F0366B" w14:paraId="1439829D" w14:textId="77777777" w:rsidTr="009472C3">
        <w:tc>
          <w:tcPr>
            <w:tcW w:w="825" w:type="pct"/>
          </w:tcPr>
          <w:p w14:paraId="360E4BFB" w14:textId="77777777" w:rsidR="000E16CE" w:rsidRPr="00723B05" w:rsidRDefault="000E16CE" w:rsidP="000E16CE">
            <w:pPr>
              <w:spacing w:before="60" w:after="60"/>
              <w:rPr>
                <w:sz w:val="20"/>
                <w:lang w:val="en-US"/>
              </w:rPr>
            </w:pPr>
          </w:p>
        </w:tc>
        <w:tc>
          <w:tcPr>
            <w:tcW w:w="903" w:type="pct"/>
            <w:tcBorders>
              <w:bottom w:val="nil"/>
            </w:tcBorders>
          </w:tcPr>
          <w:p w14:paraId="5D85B44C" w14:textId="77777777" w:rsidR="000E16CE" w:rsidRDefault="000E16CE" w:rsidP="000E16CE">
            <w:pPr>
              <w:spacing w:before="60" w:after="60"/>
              <w:rPr>
                <w:sz w:val="20"/>
                <w:lang w:val="en-US"/>
              </w:rPr>
            </w:pPr>
            <w:r>
              <w:rPr>
                <w:sz w:val="20"/>
                <w:lang w:val="en-US"/>
              </w:rPr>
              <w:t>Forward contract</w:t>
            </w:r>
          </w:p>
        </w:tc>
        <w:tc>
          <w:tcPr>
            <w:tcW w:w="506" w:type="pct"/>
            <w:tcBorders>
              <w:bottom w:val="nil"/>
            </w:tcBorders>
          </w:tcPr>
          <w:p w14:paraId="6D62B8D3" w14:textId="2C631064" w:rsidR="000E16CE" w:rsidRPr="00F0366B" w:rsidRDefault="000E16CE" w:rsidP="000E16CE">
            <w:pPr>
              <w:spacing w:before="60" w:after="60"/>
              <w:jc w:val="center"/>
              <w:rPr>
                <w:sz w:val="20"/>
                <w:lang w:val="en-US"/>
              </w:rPr>
            </w:pPr>
            <w:r>
              <w:rPr>
                <w:sz w:val="20"/>
                <w:lang w:val="en-US"/>
              </w:rPr>
              <w:t>-</w:t>
            </w:r>
          </w:p>
        </w:tc>
        <w:tc>
          <w:tcPr>
            <w:tcW w:w="489" w:type="pct"/>
            <w:tcBorders>
              <w:bottom w:val="nil"/>
            </w:tcBorders>
          </w:tcPr>
          <w:p w14:paraId="7F596219" w14:textId="714457D9" w:rsidR="000E16CE" w:rsidRPr="00F0366B" w:rsidRDefault="000E16CE" w:rsidP="000E16CE">
            <w:pPr>
              <w:spacing w:before="60" w:after="60"/>
              <w:jc w:val="center"/>
              <w:rPr>
                <w:sz w:val="20"/>
                <w:lang w:val="en-US"/>
              </w:rPr>
            </w:pPr>
            <w:r w:rsidRPr="000E16CE">
              <w:rPr>
                <w:sz w:val="20"/>
                <w:szCs w:val="16"/>
                <w:lang w:val="en-US"/>
              </w:rPr>
              <w:t>0.359</w:t>
            </w:r>
          </w:p>
        </w:tc>
        <w:tc>
          <w:tcPr>
            <w:tcW w:w="615" w:type="pct"/>
            <w:tcBorders>
              <w:bottom w:val="nil"/>
            </w:tcBorders>
          </w:tcPr>
          <w:p w14:paraId="23154535" w14:textId="09179109" w:rsidR="000E16CE" w:rsidRPr="00F0366B" w:rsidRDefault="000E16CE" w:rsidP="000E16CE">
            <w:pPr>
              <w:spacing w:before="60" w:after="60"/>
              <w:jc w:val="center"/>
              <w:rPr>
                <w:sz w:val="20"/>
                <w:lang w:val="en-US"/>
              </w:rPr>
            </w:pPr>
            <w:r w:rsidRPr="000E16CE">
              <w:rPr>
                <w:sz w:val="20"/>
                <w:szCs w:val="16"/>
                <w:lang w:val="en-US"/>
              </w:rPr>
              <w:t>0.359</w:t>
            </w:r>
          </w:p>
        </w:tc>
        <w:tc>
          <w:tcPr>
            <w:tcW w:w="718" w:type="pct"/>
            <w:tcBorders>
              <w:bottom w:val="nil"/>
            </w:tcBorders>
          </w:tcPr>
          <w:p w14:paraId="020CB9EE" w14:textId="3D3ACA54" w:rsidR="000E16CE" w:rsidRPr="00F0366B" w:rsidRDefault="000E16CE" w:rsidP="000E16CE">
            <w:pPr>
              <w:spacing w:before="60" w:after="60"/>
              <w:jc w:val="center"/>
              <w:rPr>
                <w:sz w:val="20"/>
                <w:lang w:val="en-US"/>
              </w:rPr>
            </w:pPr>
            <w:r w:rsidRPr="000E16CE">
              <w:rPr>
                <w:sz w:val="20"/>
                <w:szCs w:val="16"/>
                <w:lang w:val="en-US"/>
              </w:rPr>
              <w:t>0</w:t>
            </w:r>
          </w:p>
        </w:tc>
        <w:tc>
          <w:tcPr>
            <w:tcW w:w="476" w:type="pct"/>
            <w:tcBorders>
              <w:bottom w:val="nil"/>
            </w:tcBorders>
          </w:tcPr>
          <w:p w14:paraId="3D45915D" w14:textId="6793BDA3" w:rsidR="000E16CE" w:rsidRPr="00F0366B" w:rsidRDefault="000E16CE" w:rsidP="000E16CE">
            <w:pPr>
              <w:spacing w:before="60" w:after="60"/>
              <w:jc w:val="center"/>
              <w:rPr>
                <w:sz w:val="20"/>
                <w:lang w:val="en-US"/>
              </w:rPr>
            </w:pPr>
            <w:r w:rsidRPr="000E16CE">
              <w:rPr>
                <w:sz w:val="20"/>
                <w:szCs w:val="16"/>
                <w:lang w:val="en-US"/>
              </w:rPr>
              <w:t>0.359</w:t>
            </w:r>
          </w:p>
        </w:tc>
        <w:tc>
          <w:tcPr>
            <w:tcW w:w="467" w:type="pct"/>
            <w:tcBorders>
              <w:bottom w:val="nil"/>
            </w:tcBorders>
          </w:tcPr>
          <w:p w14:paraId="30E67594" w14:textId="6C7A8EEA" w:rsidR="000E16CE" w:rsidRPr="00F0366B" w:rsidRDefault="000E16CE" w:rsidP="000E16CE">
            <w:pPr>
              <w:spacing w:before="60" w:after="60"/>
              <w:jc w:val="center"/>
              <w:rPr>
                <w:sz w:val="20"/>
                <w:lang w:val="en-US"/>
              </w:rPr>
            </w:pPr>
            <w:r w:rsidRPr="000E16CE">
              <w:rPr>
                <w:sz w:val="20"/>
                <w:szCs w:val="16"/>
                <w:lang w:val="en-US"/>
              </w:rPr>
              <w:t>0.359</w:t>
            </w:r>
          </w:p>
        </w:tc>
      </w:tr>
      <w:tr w:rsidR="000E16CE" w:rsidRPr="00F0366B" w14:paraId="482418CE" w14:textId="77777777" w:rsidTr="009472C3">
        <w:tc>
          <w:tcPr>
            <w:tcW w:w="825" w:type="pct"/>
          </w:tcPr>
          <w:p w14:paraId="7D547E53" w14:textId="77777777" w:rsidR="000E16CE" w:rsidRPr="00723B05" w:rsidRDefault="000E16CE" w:rsidP="000E16CE">
            <w:pPr>
              <w:spacing w:before="60" w:after="60"/>
              <w:rPr>
                <w:sz w:val="20"/>
                <w:lang w:val="en-US"/>
              </w:rPr>
            </w:pPr>
          </w:p>
        </w:tc>
        <w:tc>
          <w:tcPr>
            <w:tcW w:w="903" w:type="pct"/>
            <w:tcBorders>
              <w:top w:val="nil"/>
              <w:bottom w:val="nil"/>
            </w:tcBorders>
          </w:tcPr>
          <w:p w14:paraId="2D7F2652" w14:textId="77777777" w:rsidR="000E16CE" w:rsidRPr="00F0366B" w:rsidRDefault="000E16CE" w:rsidP="000E16CE">
            <w:pPr>
              <w:spacing w:before="60" w:after="60"/>
              <w:rPr>
                <w:sz w:val="20"/>
                <w:lang w:val="en-US"/>
              </w:rPr>
            </w:pPr>
            <w:r>
              <w:rPr>
                <w:sz w:val="20"/>
                <w:lang w:val="en-US"/>
              </w:rPr>
              <w:t>Adjusted contract</w:t>
            </w:r>
          </w:p>
        </w:tc>
        <w:tc>
          <w:tcPr>
            <w:tcW w:w="506" w:type="pct"/>
            <w:tcBorders>
              <w:top w:val="nil"/>
              <w:bottom w:val="nil"/>
            </w:tcBorders>
          </w:tcPr>
          <w:p w14:paraId="01EDEE7C" w14:textId="34AB109D" w:rsidR="000E16CE" w:rsidRPr="00F0366B" w:rsidRDefault="000E16CE" w:rsidP="000E16CE">
            <w:pPr>
              <w:spacing w:before="60" w:after="60"/>
              <w:jc w:val="center"/>
              <w:rPr>
                <w:sz w:val="20"/>
                <w:lang w:val="en-US"/>
              </w:rPr>
            </w:pPr>
            <w:r w:rsidRPr="000E16CE">
              <w:rPr>
                <w:sz w:val="20"/>
                <w:szCs w:val="16"/>
                <w:lang w:val="en-US"/>
              </w:rPr>
              <w:t>0.355</w:t>
            </w:r>
          </w:p>
        </w:tc>
        <w:tc>
          <w:tcPr>
            <w:tcW w:w="489" w:type="pct"/>
            <w:tcBorders>
              <w:top w:val="nil"/>
              <w:bottom w:val="nil"/>
            </w:tcBorders>
          </w:tcPr>
          <w:p w14:paraId="1FE2C498" w14:textId="6FF9133F" w:rsidR="000E16CE" w:rsidRPr="00F0366B" w:rsidRDefault="000E16CE" w:rsidP="000E16CE">
            <w:pPr>
              <w:spacing w:before="60" w:after="60"/>
              <w:jc w:val="center"/>
              <w:rPr>
                <w:sz w:val="20"/>
                <w:lang w:val="en-US"/>
              </w:rPr>
            </w:pPr>
            <w:r w:rsidRPr="000E16CE">
              <w:rPr>
                <w:sz w:val="20"/>
                <w:szCs w:val="16"/>
                <w:lang w:val="en-US"/>
              </w:rPr>
              <w:t>0.345</w:t>
            </w:r>
          </w:p>
        </w:tc>
        <w:tc>
          <w:tcPr>
            <w:tcW w:w="615" w:type="pct"/>
            <w:tcBorders>
              <w:top w:val="nil"/>
              <w:bottom w:val="nil"/>
            </w:tcBorders>
          </w:tcPr>
          <w:p w14:paraId="599CC1E1" w14:textId="40102D7D" w:rsidR="000E16CE" w:rsidRPr="00F0366B" w:rsidRDefault="000E16CE" w:rsidP="000E16CE">
            <w:pPr>
              <w:spacing w:before="60" w:after="60"/>
              <w:jc w:val="center"/>
              <w:rPr>
                <w:sz w:val="20"/>
                <w:lang w:val="en-US"/>
              </w:rPr>
            </w:pPr>
            <w:r w:rsidRPr="000E16CE">
              <w:rPr>
                <w:sz w:val="20"/>
                <w:szCs w:val="16"/>
                <w:lang w:val="en-US"/>
              </w:rPr>
              <w:t>0.355</w:t>
            </w:r>
          </w:p>
        </w:tc>
        <w:tc>
          <w:tcPr>
            <w:tcW w:w="718" w:type="pct"/>
            <w:tcBorders>
              <w:top w:val="nil"/>
              <w:bottom w:val="nil"/>
            </w:tcBorders>
          </w:tcPr>
          <w:p w14:paraId="6DC6AA3B" w14:textId="73ABA0AC" w:rsidR="000E16CE" w:rsidRPr="00F0366B" w:rsidRDefault="000E16CE" w:rsidP="000E16CE">
            <w:pPr>
              <w:spacing w:before="60" w:after="60"/>
              <w:jc w:val="center"/>
              <w:rPr>
                <w:sz w:val="20"/>
                <w:lang w:val="en-US"/>
              </w:rPr>
            </w:pPr>
            <w:r w:rsidRPr="000E16CE">
              <w:rPr>
                <w:sz w:val="20"/>
                <w:szCs w:val="16"/>
                <w:lang w:val="en-US"/>
              </w:rPr>
              <w:t>0.015</w:t>
            </w:r>
          </w:p>
        </w:tc>
        <w:tc>
          <w:tcPr>
            <w:tcW w:w="476" w:type="pct"/>
            <w:tcBorders>
              <w:top w:val="nil"/>
              <w:bottom w:val="nil"/>
            </w:tcBorders>
          </w:tcPr>
          <w:p w14:paraId="797D7CEF" w14:textId="20A71DEE" w:rsidR="000E16CE" w:rsidRPr="00F0366B" w:rsidRDefault="000E16CE" w:rsidP="000E16CE">
            <w:pPr>
              <w:spacing w:before="60" w:after="60"/>
              <w:jc w:val="center"/>
              <w:rPr>
                <w:sz w:val="20"/>
                <w:lang w:val="en-US"/>
              </w:rPr>
            </w:pPr>
            <w:r w:rsidRPr="000E16CE">
              <w:rPr>
                <w:sz w:val="20"/>
                <w:szCs w:val="16"/>
                <w:lang w:val="en-US"/>
              </w:rPr>
              <w:t>0.279</w:t>
            </w:r>
          </w:p>
        </w:tc>
        <w:tc>
          <w:tcPr>
            <w:tcW w:w="467" w:type="pct"/>
            <w:tcBorders>
              <w:top w:val="nil"/>
              <w:bottom w:val="nil"/>
            </w:tcBorders>
          </w:tcPr>
          <w:p w14:paraId="5E2EE56B" w14:textId="53964FAC" w:rsidR="000E16CE" w:rsidRPr="00F0366B" w:rsidRDefault="000E16CE" w:rsidP="000E16CE">
            <w:pPr>
              <w:spacing w:before="60" w:after="60"/>
              <w:jc w:val="center"/>
              <w:rPr>
                <w:sz w:val="20"/>
                <w:lang w:val="en-US"/>
              </w:rPr>
            </w:pPr>
            <w:r w:rsidRPr="000E16CE">
              <w:rPr>
                <w:sz w:val="20"/>
                <w:szCs w:val="16"/>
                <w:lang w:val="en-US"/>
              </w:rPr>
              <w:t>0.355</w:t>
            </w:r>
          </w:p>
        </w:tc>
      </w:tr>
      <w:tr w:rsidR="000E16CE" w:rsidRPr="00F0366B" w14:paraId="6F6D9EA1" w14:textId="77777777" w:rsidTr="009472C3">
        <w:tc>
          <w:tcPr>
            <w:tcW w:w="825" w:type="pct"/>
          </w:tcPr>
          <w:p w14:paraId="2BD875FF" w14:textId="77777777" w:rsidR="000E16CE" w:rsidRPr="00723B05" w:rsidRDefault="000E16CE" w:rsidP="000E16CE">
            <w:pPr>
              <w:spacing w:before="60" w:after="60"/>
              <w:rPr>
                <w:sz w:val="20"/>
                <w:lang w:val="en-US"/>
              </w:rPr>
            </w:pPr>
          </w:p>
        </w:tc>
        <w:tc>
          <w:tcPr>
            <w:tcW w:w="903" w:type="pct"/>
            <w:tcBorders>
              <w:top w:val="nil"/>
              <w:bottom w:val="nil"/>
            </w:tcBorders>
          </w:tcPr>
          <w:p w14:paraId="2A338557" w14:textId="77777777" w:rsidR="000E16CE" w:rsidRPr="00F0366B" w:rsidRDefault="000E16CE" w:rsidP="000E16CE">
            <w:pPr>
              <w:spacing w:before="60" w:after="60"/>
              <w:rPr>
                <w:sz w:val="20"/>
                <w:lang w:val="en-US"/>
              </w:rPr>
            </w:pPr>
          </w:p>
        </w:tc>
        <w:tc>
          <w:tcPr>
            <w:tcW w:w="506" w:type="pct"/>
            <w:tcBorders>
              <w:top w:val="nil"/>
              <w:bottom w:val="nil"/>
            </w:tcBorders>
          </w:tcPr>
          <w:p w14:paraId="158F1BF2" w14:textId="40BF2BBA" w:rsidR="000E16CE" w:rsidRPr="00F0366B" w:rsidRDefault="000E16CE" w:rsidP="000E16CE">
            <w:pPr>
              <w:spacing w:before="60" w:after="60"/>
              <w:jc w:val="center"/>
              <w:rPr>
                <w:sz w:val="20"/>
                <w:lang w:val="en-US"/>
              </w:rPr>
            </w:pPr>
            <w:r w:rsidRPr="000E16CE">
              <w:rPr>
                <w:sz w:val="20"/>
                <w:szCs w:val="16"/>
                <w:lang w:val="en-US"/>
              </w:rPr>
              <w:t>0.361</w:t>
            </w:r>
          </w:p>
        </w:tc>
        <w:tc>
          <w:tcPr>
            <w:tcW w:w="489" w:type="pct"/>
            <w:tcBorders>
              <w:top w:val="nil"/>
              <w:bottom w:val="nil"/>
            </w:tcBorders>
          </w:tcPr>
          <w:p w14:paraId="2E2FD560" w14:textId="112A31D9" w:rsidR="000E16CE" w:rsidRPr="00F0366B" w:rsidRDefault="000E16CE" w:rsidP="000E16CE">
            <w:pPr>
              <w:spacing w:before="60" w:after="60"/>
              <w:jc w:val="center"/>
              <w:rPr>
                <w:sz w:val="20"/>
                <w:lang w:val="en-US"/>
              </w:rPr>
            </w:pPr>
            <w:r w:rsidRPr="000E16CE">
              <w:rPr>
                <w:sz w:val="20"/>
                <w:szCs w:val="16"/>
                <w:lang w:val="en-US"/>
              </w:rPr>
              <w:t>0.348</w:t>
            </w:r>
          </w:p>
        </w:tc>
        <w:tc>
          <w:tcPr>
            <w:tcW w:w="615" w:type="pct"/>
            <w:tcBorders>
              <w:top w:val="nil"/>
              <w:bottom w:val="nil"/>
            </w:tcBorders>
          </w:tcPr>
          <w:p w14:paraId="7C19A222" w14:textId="6003E64B" w:rsidR="000E16CE" w:rsidRPr="00F0366B" w:rsidRDefault="000E16CE" w:rsidP="000E16CE">
            <w:pPr>
              <w:spacing w:before="60" w:after="60"/>
              <w:jc w:val="center"/>
              <w:rPr>
                <w:sz w:val="20"/>
                <w:lang w:val="en-US"/>
              </w:rPr>
            </w:pPr>
            <w:r w:rsidRPr="000E16CE">
              <w:rPr>
                <w:sz w:val="20"/>
                <w:szCs w:val="16"/>
                <w:lang w:val="en-US"/>
              </w:rPr>
              <w:t>0.355</w:t>
            </w:r>
          </w:p>
        </w:tc>
        <w:tc>
          <w:tcPr>
            <w:tcW w:w="718" w:type="pct"/>
            <w:tcBorders>
              <w:top w:val="nil"/>
              <w:bottom w:val="nil"/>
            </w:tcBorders>
          </w:tcPr>
          <w:p w14:paraId="7E6DDF85" w14:textId="67441A17" w:rsidR="000E16CE" w:rsidRPr="00F0366B" w:rsidRDefault="000E16CE" w:rsidP="000E16CE">
            <w:pPr>
              <w:spacing w:before="60" w:after="60"/>
              <w:jc w:val="center"/>
              <w:rPr>
                <w:sz w:val="20"/>
                <w:lang w:val="en-US"/>
              </w:rPr>
            </w:pPr>
            <w:r w:rsidRPr="000E16CE">
              <w:rPr>
                <w:sz w:val="20"/>
                <w:szCs w:val="16"/>
                <w:lang w:val="en-US"/>
              </w:rPr>
              <w:t>0.017</w:t>
            </w:r>
          </w:p>
        </w:tc>
        <w:tc>
          <w:tcPr>
            <w:tcW w:w="476" w:type="pct"/>
            <w:tcBorders>
              <w:top w:val="nil"/>
              <w:bottom w:val="nil"/>
            </w:tcBorders>
          </w:tcPr>
          <w:p w14:paraId="5824E42E" w14:textId="201CF15E" w:rsidR="000E16CE" w:rsidRPr="00F0366B" w:rsidRDefault="000E16CE" w:rsidP="000E16CE">
            <w:pPr>
              <w:spacing w:before="60" w:after="60"/>
              <w:jc w:val="center"/>
              <w:rPr>
                <w:sz w:val="20"/>
                <w:lang w:val="en-US"/>
              </w:rPr>
            </w:pPr>
            <w:r w:rsidRPr="000E16CE">
              <w:rPr>
                <w:sz w:val="20"/>
                <w:szCs w:val="16"/>
                <w:lang w:val="en-US"/>
              </w:rPr>
              <w:t>0.279</w:t>
            </w:r>
          </w:p>
        </w:tc>
        <w:tc>
          <w:tcPr>
            <w:tcW w:w="467" w:type="pct"/>
            <w:tcBorders>
              <w:top w:val="nil"/>
              <w:bottom w:val="nil"/>
            </w:tcBorders>
          </w:tcPr>
          <w:p w14:paraId="1A52A416" w14:textId="555B5BC1" w:rsidR="000E16CE" w:rsidRPr="00F0366B" w:rsidRDefault="000E16CE" w:rsidP="000E16CE">
            <w:pPr>
              <w:spacing w:before="60" w:after="60"/>
              <w:jc w:val="center"/>
              <w:rPr>
                <w:sz w:val="20"/>
                <w:lang w:val="en-US"/>
              </w:rPr>
            </w:pPr>
            <w:r w:rsidRPr="000E16CE">
              <w:rPr>
                <w:sz w:val="20"/>
                <w:szCs w:val="16"/>
                <w:lang w:val="en-US"/>
              </w:rPr>
              <w:t>0.361</w:t>
            </w:r>
          </w:p>
        </w:tc>
      </w:tr>
      <w:tr w:rsidR="000E16CE" w:rsidRPr="00F0366B" w14:paraId="785A05C4" w14:textId="77777777" w:rsidTr="009472C3">
        <w:tc>
          <w:tcPr>
            <w:tcW w:w="825" w:type="pct"/>
          </w:tcPr>
          <w:p w14:paraId="5B6B80FF" w14:textId="77777777" w:rsidR="000E16CE" w:rsidRPr="00723B05" w:rsidRDefault="000E16CE" w:rsidP="000E16CE">
            <w:pPr>
              <w:spacing w:before="60" w:after="60"/>
              <w:rPr>
                <w:sz w:val="20"/>
                <w:lang w:val="en-US"/>
              </w:rPr>
            </w:pPr>
          </w:p>
        </w:tc>
        <w:tc>
          <w:tcPr>
            <w:tcW w:w="903" w:type="pct"/>
            <w:tcBorders>
              <w:top w:val="nil"/>
              <w:bottom w:val="nil"/>
            </w:tcBorders>
          </w:tcPr>
          <w:p w14:paraId="46408FE0" w14:textId="77777777" w:rsidR="000E16CE" w:rsidRPr="00F0366B" w:rsidRDefault="000E16CE" w:rsidP="000E16CE">
            <w:pPr>
              <w:spacing w:before="60" w:after="60"/>
              <w:rPr>
                <w:sz w:val="20"/>
                <w:lang w:val="en-US"/>
              </w:rPr>
            </w:pPr>
          </w:p>
        </w:tc>
        <w:tc>
          <w:tcPr>
            <w:tcW w:w="506" w:type="pct"/>
            <w:tcBorders>
              <w:top w:val="nil"/>
              <w:bottom w:val="nil"/>
            </w:tcBorders>
          </w:tcPr>
          <w:p w14:paraId="35DC6B07" w14:textId="0CCF74EA" w:rsidR="000E16CE" w:rsidRPr="00F0366B" w:rsidRDefault="000E16CE" w:rsidP="000E16CE">
            <w:pPr>
              <w:spacing w:before="60" w:after="60"/>
              <w:jc w:val="center"/>
              <w:rPr>
                <w:sz w:val="20"/>
                <w:lang w:val="en-US"/>
              </w:rPr>
            </w:pPr>
            <w:r w:rsidRPr="000E16CE">
              <w:rPr>
                <w:sz w:val="20"/>
                <w:szCs w:val="16"/>
                <w:lang w:val="en-US"/>
              </w:rPr>
              <w:t>0.368</w:t>
            </w:r>
          </w:p>
        </w:tc>
        <w:tc>
          <w:tcPr>
            <w:tcW w:w="489" w:type="pct"/>
            <w:tcBorders>
              <w:top w:val="nil"/>
              <w:bottom w:val="nil"/>
            </w:tcBorders>
          </w:tcPr>
          <w:p w14:paraId="6402BF89" w14:textId="55D2B1D2" w:rsidR="000E16CE" w:rsidRPr="00F0366B" w:rsidRDefault="000E16CE" w:rsidP="000E16CE">
            <w:pPr>
              <w:spacing w:before="60" w:after="60"/>
              <w:jc w:val="center"/>
              <w:rPr>
                <w:sz w:val="20"/>
                <w:lang w:val="en-US"/>
              </w:rPr>
            </w:pPr>
            <w:r w:rsidRPr="000E16CE">
              <w:rPr>
                <w:sz w:val="20"/>
                <w:szCs w:val="16"/>
                <w:lang w:val="en-US"/>
              </w:rPr>
              <w:t>0.35</w:t>
            </w:r>
          </w:p>
        </w:tc>
        <w:tc>
          <w:tcPr>
            <w:tcW w:w="615" w:type="pct"/>
            <w:tcBorders>
              <w:top w:val="nil"/>
              <w:bottom w:val="nil"/>
            </w:tcBorders>
          </w:tcPr>
          <w:p w14:paraId="587ADC5C" w14:textId="0FB32129" w:rsidR="000E16CE" w:rsidRPr="00F0366B" w:rsidRDefault="000E16CE" w:rsidP="000E16CE">
            <w:pPr>
              <w:spacing w:before="60" w:after="60"/>
              <w:jc w:val="center"/>
              <w:rPr>
                <w:sz w:val="20"/>
                <w:lang w:val="en-US"/>
              </w:rPr>
            </w:pPr>
            <w:r w:rsidRPr="000E16CE">
              <w:rPr>
                <w:sz w:val="20"/>
                <w:szCs w:val="16"/>
                <w:lang w:val="en-US"/>
              </w:rPr>
              <w:t>0.355</w:t>
            </w:r>
          </w:p>
        </w:tc>
        <w:tc>
          <w:tcPr>
            <w:tcW w:w="718" w:type="pct"/>
            <w:tcBorders>
              <w:top w:val="nil"/>
              <w:bottom w:val="nil"/>
            </w:tcBorders>
          </w:tcPr>
          <w:p w14:paraId="7C649D58" w14:textId="6E13FA0B" w:rsidR="000E16CE" w:rsidRPr="00F0366B" w:rsidRDefault="000E16CE" w:rsidP="000E16CE">
            <w:pPr>
              <w:spacing w:before="60" w:after="60"/>
              <w:jc w:val="center"/>
              <w:rPr>
                <w:sz w:val="20"/>
                <w:lang w:val="en-US"/>
              </w:rPr>
            </w:pPr>
            <w:r w:rsidRPr="000E16CE">
              <w:rPr>
                <w:sz w:val="20"/>
                <w:szCs w:val="16"/>
                <w:lang w:val="en-US"/>
              </w:rPr>
              <w:t>0.019</w:t>
            </w:r>
          </w:p>
        </w:tc>
        <w:tc>
          <w:tcPr>
            <w:tcW w:w="476" w:type="pct"/>
            <w:tcBorders>
              <w:top w:val="nil"/>
              <w:bottom w:val="nil"/>
            </w:tcBorders>
          </w:tcPr>
          <w:p w14:paraId="3AF536B3" w14:textId="4F5D4D7F" w:rsidR="000E16CE" w:rsidRPr="00F0366B" w:rsidRDefault="000E16CE" w:rsidP="000E16CE">
            <w:pPr>
              <w:spacing w:before="60" w:after="60"/>
              <w:jc w:val="center"/>
              <w:rPr>
                <w:sz w:val="20"/>
                <w:lang w:val="en-US"/>
              </w:rPr>
            </w:pPr>
            <w:r w:rsidRPr="000E16CE">
              <w:rPr>
                <w:sz w:val="20"/>
                <w:szCs w:val="16"/>
                <w:lang w:val="en-US"/>
              </w:rPr>
              <w:t>0.279</w:t>
            </w:r>
          </w:p>
        </w:tc>
        <w:tc>
          <w:tcPr>
            <w:tcW w:w="467" w:type="pct"/>
            <w:tcBorders>
              <w:top w:val="nil"/>
              <w:bottom w:val="nil"/>
            </w:tcBorders>
          </w:tcPr>
          <w:p w14:paraId="6C404312" w14:textId="594CB7B4" w:rsidR="000E16CE" w:rsidRPr="00F0366B" w:rsidRDefault="000E16CE" w:rsidP="000E16CE">
            <w:pPr>
              <w:spacing w:before="60" w:after="60"/>
              <w:jc w:val="center"/>
              <w:rPr>
                <w:sz w:val="20"/>
                <w:lang w:val="en-US"/>
              </w:rPr>
            </w:pPr>
            <w:r w:rsidRPr="000E16CE">
              <w:rPr>
                <w:sz w:val="20"/>
                <w:szCs w:val="16"/>
                <w:lang w:val="en-US"/>
              </w:rPr>
              <w:t>0.368</w:t>
            </w:r>
          </w:p>
        </w:tc>
      </w:tr>
      <w:tr w:rsidR="000E16CE" w:rsidRPr="00F0366B" w14:paraId="0F9C8F96" w14:textId="77777777" w:rsidTr="009472C3">
        <w:tc>
          <w:tcPr>
            <w:tcW w:w="825" w:type="pct"/>
          </w:tcPr>
          <w:p w14:paraId="309C36B3" w14:textId="77777777" w:rsidR="000E16CE" w:rsidRPr="00723B05" w:rsidRDefault="000E16CE" w:rsidP="000E16CE">
            <w:pPr>
              <w:spacing w:before="60" w:after="60"/>
              <w:rPr>
                <w:sz w:val="20"/>
                <w:lang w:val="en-US"/>
              </w:rPr>
            </w:pPr>
          </w:p>
        </w:tc>
        <w:tc>
          <w:tcPr>
            <w:tcW w:w="903" w:type="pct"/>
            <w:tcBorders>
              <w:top w:val="nil"/>
              <w:bottom w:val="nil"/>
            </w:tcBorders>
          </w:tcPr>
          <w:p w14:paraId="73EB4CA9" w14:textId="77777777" w:rsidR="000E16CE" w:rsidRPr="00F0366B" w:rsidRDefault="000E16CE" w:rsidP="000E16CE">
            <w:pPr>
              <w:spacing w:before="60" w:after="60"/>
              <w:rPr>
                <w:sz w:val="20"/>
                <w:lang w:val="en-US"/>
              </w:rPr>
            </w:pPr>
          </w:p>
        </w:tc>
        <w:tc>
          <w:tcPr>
            <w:tcW w:w="506" w:type="pct"/>
            <w:tcBorders>
              <w:top w:val="nil"/>
              <w:bottom w:val="nil"/>
            </w:tcBorders>
          </w:tcPr>
          <w:p w14:paraId="24E8F538" w14:textId="2BBD1907" w:rsidR="000E16CE" w:rsidRPr="00F0366B" w:rsidRDefault="000E16CE" w:rsidP="000E16CE">
            <w:pPr>
              <w:spacing w:before="60" w:after="60"/>
              <w:jc w:val="center"/>
              <w:rPr>
                <w:sz w:val="20"/>
                <w:lang w:val="en-US"/>
              </w:rPr>
            </w:pPr>
            <w:r w:rsidRPr="000E16CE">
              <w:rPr>
                <w:sz w:val="20"/>
                <w:szCs w:val="16"/>
                <w:lang w:val="en-US"/>
              </w:rPr>
              <w:t>0.376</w:t>
            </w:r>
          </w:p>
        </w:tc>
        <w:tc>
          <w:tcPr>
            <w:tcW w:w="489" w:type="pct"/>
            <w:tcBorders>
              <w:top w:val="nil"/>
              <w:bottom w:val="nil"/>
            </w:tcBorders>
          </w:tcPr>
          <w:p w14:paraId="181428B5" w14:textId="18E37428" w:rsidR="000E16CE" w:rsidRPr="00F0366B" w:rsidRDefault="000E16CE" w:rsidP="000E16CE">
            <w:pPr>
              <w:spacing w:before="60" w:after="60"/>
              <w:jc w:val="center"/>
              <w:rPr>
                <w:sz w:val="20"/>
                <w:lang w:val="en-US"/>
              </w:rPr>
            </w:pPr>
            <w:r w:rsidRPr="000E16CE">
              <w:rPr>
                <w:sz w:val="20"/>
                <w:szCs w:val="16"/>
                <w:lang w:val="en-US"/>
              </w:rPr>
              <w:t>0.352</w:t>
            </w:r>
          </w:p>
        </w:tc>
        <w:tc>
          <w:tcPr>
            <w:tcW w:w="615" w:type="pct"/>
            <w:tcBorders>
              <w:top w:val="nil"/>
              <w:bottom w:val="nil"/>
            </w:tcBorders>
          </w:tcPr>
          <w:p w14:paraId="586A668B" w14:textId="3BB44E6F" w:rsidR="000E16CE" w:rsidRPr="00F0366B" w:rsidRDefault="000E16CE" w:rsidP="000E16CE">
            <w:pPr>
              <w:spacing w:before="60" w:after="60"/>
              <w:jc w:val="center"/>
              <w:rPr>
                <w:sz w:val="20"/>
                <w:lang w:val="en-US"/>
              </w:rPr>
            </w:pPr>
            <w:r w:rsidRPr="000E16CE">
              <w:rPr>
                <w:sz w:val="20"/>
                <w:szCs w:val="16"/>
                <w:lang w:val="en-US"/>
              </w:rPr>
              <w:t>0.355</w:t>
            </w:r>
          </w:p>
        </w:tc>
        <w:tc>
          <w:tcPr>
            <w:tcW w:w="718" w:type="pct"/>
            <w:tcBorders>
              <w:top w:val="nil"/>
              <w:bottom w:val="nil"/>
            </w:tcBorders>
          </w:tcPr>
          <w:p w14:paraId="04ECC495" w14:textId="01D1CF8B" w:rsidR="000E16CE" w:rsidRPr="00F0366B" w:rsidRDefault="000E16CE" w:rsidP="000E16CE">
            <w:pPr>
              <w:spacing w:before="60" w:after="60"/>
              <w:jc w:val="center"/>
              <w:rPr>
                <w:sz w:val="20"/>
                <w:lang w:val="en-US"/>
              </w:rPr>
            </w:pPr>
            <w:r w:rsidRPr="000E16CE">
              <w:rPr>
                <w:sz w:val="20"/>
                <w:szCs w:val="16"/>
                <w:lang w:val="en-US"/>
              </w:rPr>
              <w:t>0.021</w:t>
            </w:r>
          </w:p>
        </w:tc>
        <w:tc>
          <w:tcPr>
            <w:tcW w:w="476" w:type="pct"/>
            <w:tcBorders>
              <w:top w:val="nil"/>
              <w:bottom w:val="nil"/>
            </w:tcBorders>
          </w:tcPr>
          <w:p w14:paraId="0A3E32B1" w14:textId="335AC6C1" w:rsidR="000E16CE" w:rsidRPr="00F0366B" w:rsidRDefault="000E16CE" w:rsidP="000E16CE">
            <w:pPr>
              <w:spacing w:before="60" w:after="60"/>
              <w:jc w:val="center"/>
              <w:rPr>
                <w:sz w:val="20"/>
                <w:lang w:val="en-US"/>
              </w:rPr>
            </w:pPr>
            <w:r w:rsidRPr="000E16CE">
              <w:rPr>
                <w:sz w:val="20"/>
                <w:szCs w:val="16"/>
                <w:lang w:val="en-US"/>
              </w:rPr>
              <w:t>0.279</w:t>
            </w:r>
          </w:p>
        </w:tc>
        <w:tc>
          <w:tcPr>
            <w:tcW w:w="467" w:type="pct"/>
            <w:tcBorders>
              <w:top w:val="nil"/>
              <w:bottom w:val="nil"/>
            </w:tcBorders>
          </w:tcPr>
          <w:p w14:paraId="0F2B6A60" w14:textId="3D62C590" w:rsidR="000E16CE" w:rsidRPr="00F0366B" w:rsidRDefault="000E16CE" w:rsidP="000E16CE">
            <w:pPr>
              <w:spacing w:before="60" w:after="60"/>
              <w:jc w:val="center"/>
              <w:rPr>
                <w:sz w:val="20"/>
                <w:lang w:val="en-US"/>
              </w:rPr>
            </w:pPr>
            <w:r w:rsidRPr="000E16CE">
              <w:rPr>
                <w:sz w:val="20"/>
                <w:szCs w:val="16"/>
                <w:lang w:val="en-US"/>
              </w:rPr>
              <w:t>0.376</w:t>
            </w:r>
          </w:p>
        </w:tc>
      </w:tr>
      <w:tr w:rsidR="000E16CE" w:rsidRPr="00F0366B" w14:paraId="5D2C332D" w14:textId="77777777" w:rsidTr="009472C3">
        <w:tc>
          <w:tcPr>
            <w:tcW w:w="825" w:type="pct"/>
            <w:tcBorders>
              <w:bottom w:val="single" w:sz="4" w:space="0" w:color="auto"/>
            </w:tcBorders>
          </w:tcPr>
          <w:p w14:paraId="043D3581" w14:textId="77777777" w:rsidR="000E16CE" w:rsidRPr="00723B05" w:rsidRDefault="000E16CE" w:rsidP="000E16CE">
            <w:pPr>
              <w:spacing w:before="60" w:after="60"/>
              <w:rPr>
                <w:sz w:val="20"/>
                <w:lang w:val="en-US"/>
              </w:rPr>
            </w:pPr>
          </w:p>
        </w:tc>
        <w:tc>
          <w:tcPr>
            <w:tcW w:w="903" w:type="pct"/>
            <w:tcBorders>
              <w:top w:val="nil"/>
              <w:bottom w:val="single" w:sz="4" w:space="0" w:color="auto"/>
            </w:tcBorders>
          </w:tcPr>
          <w:p w14:paraId="3B3A3855" w14:textId="77777777" w:rsidR="000E16CE" w:rsidRPr="00F0366B" w:rsidRDefault="000E16CE" w:rsidP="000E16CE">
            <w:pPr>
              <w:spacing w:before="60" w:after="60"/>
              <w:rPr>
                <w:sz w:val="20"/>
                <w:lang w:val="en-US"/>
              </w:rPr>
            </w:pPr>
          </w:p>
        </w:tc>
        <w:tc>
          <w:tcPr>
            <w:tcW w:w="506" w:type="pct"/>
            <w:tcBorders>
              <w:top w:val="nil"/>
              <w:bottom w:val="single" w:sz="4" w:space="0" w:color="auto"/>
            </w:tcBorders>
          </w:tcPr>
          <w:p w14:paraId="438FDDA2" w14:textId="2B2B753F" w:rsidR="000E16CE" w:rsidRPr="00F0366B" w:rsidRDefault="000E16CE" w:rsidP="000E16CE">
            <w:pPr>
              <w:spacing w:before="60" w:after="60"/>
              <w:jc w:val="center"/>
              <w:rPr>
                <w:sz w:val="20"/>
                <w:lang w:val="en-US"/>
              </w:rPr>
            </w:pPr>
            <w:r w:rsidRPr="000E16CE">
              <w:rPr>
                <w:sz w:val="20"/>
                <w:szCs w:val="16"/>
                <w:lang w:val="en-US"/>
              </w:rPr>
              <w:t>0.388</w:t>
            </w:r>
          </w:p>
        </w:tc>
        <w:tc>
          <w:tcPr>
            <w:tcW w:w="489" w:type="pct"/>
            <w:tcBorders>
              <w:top w:val="nil"/>
              <w:bottom w:val="single" w:sz="4" w:space="0" w:color="auto"/>
            </w:tcBorders>
          </w:tcPr>
          <w:p w14:paraId="01367802" w14:textId="06925230" w:rsidR="000E16CE" w:rsidRPr="00F0366B" w:rsidRDefault="000E16CE" w:rsidP="000E16CE">
            <w:pPr>
              <w:spacing w:before="60" w:after="60"/>
              <w:jc w:val="center"/>
              <w:rPr>
                <w:sz w:val="20"/>
                <w:lang w:val="en-US"/>
              </w:rPr>
            </w:pPr>
            <w:r w:rsidRPr="000E16CE">
              <w:rPr>
                <w:sz w:val="20"/>
                <w:szCs w:val="16"/>
                <w:lang w:val="en-US"/>
              </w:rPr>
              <w:t>0.354</w:t>
            </w:r>
          </w:p>
        </w:tc>
        <w:tc>
          <w:tcPr>
            <w:tcW w:w="615" w:type="pct"/>
            <w:tcBorders>
              <w:top w:val="nil"/>
              <w:bottom w:val="single" w:sz="4" w:space="0" w:color="auto"/>
            </w:tcBorders>
          </w:tcPr>
          <w:p w14:paraId="21A68446" w14:textId="4060D331" w:rsidR="000E16CE" w:rsidRPr="00F0366B" w:rsidRDefault="000E16CE" w:rsidP="000E16CE">
            <w:pPr>
              <w:spacing w:before="60" w:after="60"/>
              <w:jc w:val="center"/>
              <w:rPr>
                <w:sz w:val="20"/>
                <w:lang w:val="en-US"/>
              </w:rPr>
            </w:pPr>
            <w:r w:rsidRPr="000E16CE">
              <w:rPr>
                <w:sz w:val="20"/>
                <w:szCs w:val="16"/>
                <w:lang w:val="en-US"/>
              </w:rPr>
              <w:t>0.355</w:t>
            </w:r>
          </w:p>
        </w:tc>
        <w:tc>
          <w:tcPr>
            <w:tcW w:w="718" w:type="pct"/>
            <w:tcBorders>
              <w:top w:val="nil"/>
              <w:bottom w:val="single" w:sz="4" w:space="0" w:color="auto"/>
            </w:tcBorders>
          </w:tcPr>
          <w:p w14:paraId="0C2D36F8" w14:textId="659C3C9A" w:rsidR="000E16CE" w:rsidRPr="00F0366B" w:rsidRDefault="000E16CE" w:rsidP="000E16CE">
            <w:pPr>
              <w:spacing w:before="60" w:after="60"/>
              <w:jc w:val="center"/>
              <w:rPr>
                <w:sz w:val="20"/>
                <w:lang w:val="en-US"/>
              </w:rPr>
            </w:pPr>
            <w:r w:rsidRPr="000E16CE">
              <w:rPr>
                <w:sz w:val="20"/>
                <w:szCs w:val="16"/>
                <w:lang w:val="en-US"/>
              </w:rPr>
              <w:t>0.023</w:t>
            </w:r>
          </w:p>
        </w:tc>
        <w:tc>
          <w:tcPr>
            <w:tcW w:w="476" w:type="pct"/>
            <w:tcBorders>
              <w:top w:val="nil"/>
              <w:bottom w:val="single" w:sz="4" w:space="0" w:color="auto"/>
            </w:tcBorders>
          </w:tcPr>
          <w:p w14:paraId="3DA2764A" w14:textId="32F527D1" w:rsidR="000E16CE" w:rsidRPr="00F0366B" w:rsidRDefault="000E16CE" w:rsidP="000E16CE">
            <w:pPr>
              <w:spacing w:before="60" w:after="60"/>
              <w:jc w:val="center"/>
              <w:rPr>
                <w:sz w:val="20"/>
                <w:lang w:val="en-US"/>
              </w:rPr>
            </w:pPr>
            <w:r w:rsidRPr="000E16CE">
              <w:rPr>
                <w:sz w:val="20"/>
                <w:szCs w:val="16"/>
                <w:lang w:val="en-US"/>
              </w:rPr>
              <w:t>0.279</w:t>
            </w:r>
          </w:p>
        </w:tc>
        <w:tc>
          <w:tcPr>
            <w:tcW w:w="467" w:type="pct"/>
            <w:tcBorders>
              <w:top w:val="nil"/>
              <w:bottom w:val="single" w:sz="4" w:space="0" w:color="auto"/>
            </w:tcBorders>
          </w:tcPr>
          <w:p w14:paraId="1CA0BAD5" w14:textId="22DE435E" w:rsidR="000E16CE" w:rsidRPr="00F0366B" w:rsidRDefault="000E16CE" w:rsidP="000E16CE">
            <w:pPr>
              <w:spacing w:before="60" w:after="60"/>
              <w:jc w:val="center"/>
              <w:rPr>
                <w:sz w:val="20"/>
                <w:lang w:val="en-US"/>
              </w:rPr>
            </w:pPr>
            <w:r w:rsidRPr="000E16CE">
              <w:rPr>
                <w:sz w:val="20"/>
                <w:szCs w:val="16"/>
                <w:lang w:val="en-US"/>
              </w:rPr>
              <w:t>0.388</w:t>
            </w:r>
          </w:p>
        </w:tc>
      </w:tr>
      <w:tr w:rsidR="001B7AAD" w:rsidRPr="00793798" w14:paraId="1D860FB3" w14:textId="77777777" w:rsidTr="009472C3">
        <w:tblPrEx>
          <w:tblBorders>
            <w:top w:val="none" w:sz="0" w:space="0" w:color="auto"/>
            <w:bottom w:val="none" w:sz="0" w:space="0" w:color="auto"/>
          </w:tblBorders>
        </w:tblPrEx>
        <w:tc>
          <w:tcPr>
            <w:tcW w:w="825" w:type="pct"/>
            <w:tcBorders>
              <w:top w:val="single" w:sz="4" w:space="0" w:color="auto"/>
            </w:tcBorders>
          </w:tcPr>
          <w:p w14:paraId="1C899ED2" w14:textId="2EDBB6C4" w:rsidR="001B7AAD" w:rsidRPr="00723B05" w:rsidRDefault="001B7AAD" w:rsidP="001B7AAD">
            <w:pPr>
              <w:spacing w:before="60" w:after="60"/>
              <w:rPr>
                <w:sz w:val="20"/>
                <w:lang w:val="en-US"/>
              </w:rPr>
            </w:pPr>
            <w:r w:rsidRPr="00723B05">
              <w:rPr>
                <w:sz w:val="20"/>
                <w:lang w:val="en-US"/>
              </w:rPr>
              <w:t>Cost</w:t>
            </w:r>
            <w:r>
              <w:rPr>
                <w:sz w:val="20"/>
                <w:lang w:val="en-US"/>
              </w:rPr>
              <w:t>s</w:t>
            </w:r>
          </w:p>
        </w:tc>
        <w:tc>
          <w:tcPr>
            <w:tcW w:w="903" w:type="pct"/>
            <w:tcBorders>
              <w:top w:val="single" w:sz="4" w:space="0" w:color="auto"/>
            </w:tcBorders>
          </w:tcPr>
          <w:p w14:paraId="669EAE89" w14:textId="77777777" w:rsidR="001B7AAD" w:rsidRDefault="001B7AAD" w:rsidP="001B7AAD">
            <w:pPr>
              <w:spacing w:before="60" w:after="60"/>
              <w:rPr>
                <w:sz w:val="20"/>
                <w:lang w:val="en-US"/>
              </w:rPr>
            </w:pPr>
            <w:r>
              <w:rPr>
                <w:sz w:val="20"/>
                <w:lang w:val="en-US"/>
              </w:rPr>
              <w:t xml:space="preserve">No contract </w:t>
            </w:r>
          </w:p>
        </w:tc>
        <w:tc>
          <w:tcPr>
            <w:tcW w:w="506" w:type="pct"/>
            <w:tcBorders>
              <w:top w:val="single" w:sz="4" w:space="0" w:color="auto"/>
            </w:tcBorders>
          </w:tcPr>
          <w:p w14:paraId="709AAC36" w14:textId="74F302F0" w:rsidR="001B7AAD" w:rsidRDefault="001B7AAD" w:rsidP="001B7AAD">
            <w:pPr>
              <w:spacing w:before="60" w:after="60"/>
              <w:jc w:val="center"/>
              <w:rPr>
                <w:sz w:val="20"/>
                <w:lang w:val="en-US"/>
              </w:rPr>
            </w:pPr>
            <w:r>
              <w:rPr>
                <w:sz w:val="20"/>
                <w:lang w:val="en-US"/>
              </w:rPr>
              <w:t>-</w:t>
            </w:r>
          </w:p>
        </w:tc>
        <w:tc>
          <w:tcPr>
            <w:tcW w:w="489" w:type="pct"/>
            <w:tcBorders>
              <w:top w:val="single" w:sz="4" w:space="0" w:color="auto"/>
            </w:tcBorders>
          </w:tcPr>
          <w:p w14:paraId="78CD89C7" w14:textId="76DF3D37" w:rsidR="001B7AAD" w:rsidRPr="00793798" w:rsidRDefault="001B7AAD" w:rsidP="001B7AAD">
            <w:pPr>
              <w:spacing w:before="60" w:after="60"/>
              <w:jc w:val="center"/>
              <w:rPr>
                <w:sz w:val="20"/>
                <w:lang w:val="en-US"/>
              </w:rPr>
            </w:pPr>
            <w:r w:rsidRPr="00A46D3D">
              <w:rPr>
                <w:sz w:val="20"/>
                <w:szCs w:val="16"/>
                <w:lang w:val="en-US"/>
              </w:rPr>
              <w:t>263.6</w:t>
            </w:r>
            <w:r>
              <w:rPr>
                <w:sz w:val="20"/>
                <w:szCs w:val="16"/>
                <w:lang w:val="en-US"/>
              </w:rPr>
              <w:t>5</w:t>
            </w:r>
          </w:p>
        </w:tc>
        <w:tc>
          <w:tcPr>
            <w:tcW w:w="615" w:type="pct"/>
            <w:tcBorders>
              <w:top w:val="single" w:sz="4" w:space="0" w:color="auto"/>
            </w:tcBorders>
          </w:tcPr>
          <w:p w14:paraId="002B825F" w14:textId="3E9A8710" w:rsidR="001B7AAD" w:rsidRPr="00793798" w:rsidRDefault="001B7AAD" w:rsidP="001B7AAD">
            <w:pPr>
              <w:spacing w:before="60" w:after="60"/>
              <w:jc w:val="center"/>
              <w:rPr>
                <w:sz w:val="20"/>
                <w:lang w:val="en-US"/>
              </w:rPr>
            </w:pPr>
            <w:r w:rsidRPr="00A46D3D">
              <w:rPr>
                <w:sz w:val="20"/>
                <w:szCs w:val="16"/>
                <w:lang w:val="en-US"/>
              </w:rPr>
              <w:t>262.82</w:t>
            </w:r>
          </w:p>
        </w:tc>
        <w:tc>
          <w:tcPr>
            <w:tcW w:w="718" w:type="pct"/>
            <w:tcBorders>
              <w:top w:val="single" w:sz="4" w:space="0" w:color="auto"/>
            </w:tcBorders>
          </w:tcPr>
          <w:p w14:paraId="2035195B" w14:textId="2A6D2A4E" w:rsidR="001B7AAD" w:rsidRPr="00793798" w:rsidRDefault="001B7AAD" w:rsidP="001B7AAD">
            <w:pPr>
              <w:spacing w:before="60" w:after="60"/>
              <w:jc w:val="center"/>
              <w:rPr>
                <w:sz w:val="20"/>
                <w:lang w:val="en-US"/>
              </w:rPr>
            </w:pPr>
            <w:r w:rsidRPr="00A46D3D">
              <w:rPr>
                <w:sz w:val="20"/>
                <w:szCs w:val="16"/>
                <w:lang w:val="en-US"/>
              </w:rPr>
              <w:t>20.4</w:t>
            </w:r>
            <w:r>
              <w:rPr>
                <w:sz w:val="20"/>
                <w:szCs w:val="16"/>
                <w:lang w:val="en-US"/>
              </w:rPr>
              <w:t>7</w:t>
            </w:r>
          </w:p>
        </w:tc>
        <w:tc>
          <w:tcPr>
            <w:tcW w:w="476" w:type="pct"/>
            <w:tcBorders>
              <w:top w:val="single" w:sz="4" w:space="0" w:color="auto"/>
            </w:tcBorders>
          </w:tcPr>
          <w:p w14:paraId="301A7D4C" w14:textId="53490201" w:rsidR="001B7AAD" w:rsidRPr="00793798" w:rsidRDefault="001B7AAD" w:rsidP="001B7AAD">
            <w:pPr>
              <w:spacing w:before="60" w:after="60"/>
              <w:jc w:val="center"/>
              <w:rPr>
                <w:sz w:val="20"/>
                <w:lang w:val="en-US"/>
              </w:rPr>
            </w:pPr>
            <w:r w:rsidRPr="00A46D3D">
              <w:rPr>
                <w:sz w:val="20"/>
                <w:szCs w:val="16"/>
                <w:lang w:val="en-US"/>
              </w:rPr>
              <w:t>206.5</w:t>
            </w:r>
            <w:r>
              <w:rPr>
                <w:sz w:val="20"/>
                <w:szCs w:val="16"/>
                <w:lang w:val="en-US"/>
              </w:rPr>
              <w:t>4</w:t>
            </w:r>
          </w:p>
        </w:tc>
        <w:tc>
          <w:tcPr>
            <w:tcW w:w="467" w:type="pct"/>
            <w:tcBorders>
              <w:top w:val="single" w:sz="4" w:space="0" w:color="auto"/>
            </w:tcBorders>
          </w:tcPr>
          <w:p w14:paraId="0345882E" w14:textId="270A1E03" w:rsidR="001B7AAD" w:rsidRPr="00793798" w:rsidRDefault="001B7AAD" w:rsidP="001B7AAD">
            <w:pPr>
              <w:spacing w:before="60" w:after="60"/>
              <w:jc w:val="center"/>
              <w:rPr>
                <w:sz w:val="20"/>
                <w:lang w:val="en-US"/>
              </w:rPr>
            </w:pPr>
            <w:r w:rsidRPr="00A46D3D">
              <w:rPr>
                <w:sz w:val="20"/>
                <w:szCs w:val="16"/>
                <w:lang w:val="en-US"/>
              </w:rPr>
              <w:t>387.1</w:t>
            </w:r>
            <w:r>
              <w:rPr>
                <w:sz w:val="20"/>
                <w:szCs w:val="16"/>
                <w:lang w:val="en-US"/>
              </w:rPr>
              <w:t>1</w:t>
            </w:r>
          </w:p>
        </w:tc>
      </w:tr>
      <w:tr w:rsidR="001B7AAD" w:rsidRPr="00793798" w14:paraId="013FA1FF" w14:textId="77777777" w:rsidTr="009472C3">
        <w:tblPrEx>
          <w:tblBorders>
            <w:top w:val="none" w:sz="0" w:space="0" w:color="auto"/>
            <w:bottom w:val="none" w:sz="0" w:space="0" w:color="auto"/>
          </w:tblBorders>
        </w:tblPrEx>
        <w:tc>
          <w:tcPr>
            <w:tcW w:w="825" w:type="pct"/>
          </w:tcPr>
          <w:p w14:paraId="3B150858" w14:textId="77777777" w:rsidR="001B7AAD" w:rsidRPr="00723B05" w:rsidRDefault="001B7AAD" w:rsidP="001B7AAD">
            <w:pPr>
              <w:spacing w:before="60" w:after="60"/>
              <w:rPr>
                <w:sz w:val="20"/>
                <w:lang w:val="en-US"/>
              </w:rPr>
            </w:pPr>
          </w:p>
        </w:tc>
        <w:tc>
          <w:tcPr>
            <w:tcW w:w="903" w:type="pct"/>
          </w:tcPr>
          <w:p w14:paraId="30EDD8EF" w14:textId="77777777" w:rsidR="001B7AAD" w:rsidRPr="00793798" w:rsidRDefault="001B7AAD" w:rsidP="001B7AAD">
            <w:pPr>
              <w:spacing w:before="60" w:after="60"/>
              <w:rPr>
                <w:sz w:val="20"/>
                <w:lang w:val="en-US"/>
              </w:rPr>
            </w:pPr>
            <w:r>
              <w:rPr>
                <w:sz w:val="20"/>
                <w:lang w:val="en-US"/>
              </w:rPr>
              <w:t xml:space="preserve">Forward contract </w:t>
            </w:r>
          </w:p>
        </w:tc>
        <w:tc>
          <w:tcPr>
            <w:tcW w:w="506" w:type="pct"/>
          </w:tcPr>
          <w:p w14:paraId="2FA80ECF" w14:textId="65039891" w:rsidR="001B7AAD" w:rsidRPr="00793798" w:rsidRDefault="001B7AAD" w:rsidP="001B7AAD">
            <w:pPr>
              <w:spacing w:before="60" w:after="60"/>
              <w:jc w:val="center"/>
              <w:rPr>
                <w:sz w:val="20"/>
                <w:lang w:val="en-US"/>
              </w:rPr>
            </w:pPr>
            <w:r>
              <w:rPr>
                <w:sz w:val="20"/>
                <w:lang w:val="en-US"/>
              </w:rPr>
              <w:t>-</w:t>
            </w:r>
          </w:p>
        </w:tc>
        <w:tc>
          <w:tcPr>
            <w:tcW w:w="489" w:type="pct"/>
          </w:tcPr>
          <w:p w14:paraId="5D4CE7B3" w14:textId="7CC5FB2B" w:rsidR="001B7AAD" w:rsidRPr="00793798" w:rsidRDefault="001B7AAD" w:rsidP="001B7AAD">
            <w:pPr>
              <w:spacing w:before="60" w:after="60"/>
              <w:jc w:val="center"/>
              <w:rPr>
                <w:sz w:val="20"/>
                <w:lang w:val="en-US"/>
              </w:rPr>
            </w:pPr>
            <w:r w:rsidRPr="00A46D3D">
              <w:rPr>
                <w:sz w:val="20"/>
                <w:szCs w:val="16"/>
                <w:lang w:val="en-US"/>
              </w:rPr>
              <w:t>266.0</w:t>
            </w:r>
            <w:r>
              <w:rPr>
                <w:sz w:val="20"/>
                <w:szCs w:val="16"/>
                <w:lang w:val="en-US"/>
              </w:rPr>
              <w:t>4</w:t>
            </w:r>
          </w:p>
        </w:tc>
        <w:tc>
          <w:tcPr>
            <w:tcW w:w="615" w:type="pct"/>
          </w:tcPr>
          <w:p w14:paraId="6A61A953" w14:textId="3781F5E8" w:rsidR="001B7AAD" w:rsidRPr="00793798" w:rsidRDefault="001B7AAD" w:rsidP="001B7AAD">
            <w:pPr>
              <w:spacing w:before="60" w:after="60"/>
              <w:jc w:val="center"/>
              <w:rPr>
                <w:sz w:val="20"/>
                <w:lang w:val="en-US"/>
              </w:rPr>
            </w:pPr>
            <w:r w:rsidRPr="00A46D3D">
              <w:rPr>
                <w:sz w:val="20"/>
                <w:szCs w:val="16"/>
                <w:lang w:val="en-US"/>
              </w:rPr>
              <w:t>266.0</w:t>
            </w:r>
            <w:r>
              <w:rPr>
                <w:sz w:val="20"/>
                <w:szCs w:val="16"/>
                <w:lang w:val="en-US"/>
              </w:rPr>
              <w:t>4</w:t>
            </w:r>
          </w:p>
        </w:tc>
        <w:tc>
          <w:tcPr>
            <w:tcW w:w="718" w:type="pct"/>
          </w:tcPr>
          <w:p w14:paraId="3FA9B330" w14:textId="5AD6C6CF" w:rsidR="001B7AAD" w:rsidRPr="00793798" w:rsidRDefault="001B7AAD" w:rsidP="001B7AAD">
            <w:pPr>
              <w:spacing w:before="60" w:after="60"/>
              <w:jc w:val="center"/>
              <w:rPr>
                <w:sz w:val="20"/>
                <w:lang w:val="en-US"/>
              </w:rPr>
            </w:pPr>
            <w:r w:rsidRPr="00A46D3D">
              <w:rPr>
                <w:sz w:val="20"/>
                <w:szCs w:val="16"/>
                <w:lang w:val="en-US"/>
              </w:rPr>
              <w:t>0</w:t>
            </w:r>
          </w:p>
        </w:tc>
        <w:tc>
          <w:tcPr>
            <w:tcW w:w="476" w:type="pct"/>
          </w:tcPr>
          <w:p w14:paraId="6C4C10B3" w14:textId="1B6BD8D9" w:rsidR="001B7AAD" w:rsidRPr="00793798" w:rsidRDefault="001B7AAD" w:rsidP="001B7AAD">
            <w:pPr>
              <w:spacing w:before="60" w:after="60"/>
              <w:jc w:val="center"/>
              <w:rPr>
                <w:sz w:val="20"/>
                <w:lang w:val="en-US"/>
              </w:rPr>
            </w:pPr>
            <w:r w:rsidRPr="00A46D3D">
              <w:rPr>
                <w:sz w:val="20"/>
                <w:szCs w:val="16"/>
                <w:lang w:val="en-US"/>
              </w:rPr>
              <w:t>266.0</w:t>
            </w:r>
            <w:r>
              <w:rPr>
                <w:sz w:val="20"/>
                <w:szCs w:val="16"/>
                <w:lang w:val="en-US"/>
              </w:rPr>
              <w:t>4</w:t>
            </w:r>
          </w:p>
        </w:tc>
        <w:tc>
          <w:tcPr>
            <w:tcW w:w="467" w:type="pct"/>
          </w:tcPr>
          <w:p w14:paraId="3D29A22E" w14:textId="01C9380B" w:rsidR="001B7AAD" w:rsidRPr="00793798" w:rsidRDefault="001B7AAD" w:rsidP="001B7AAD">
            <w:pPr>
              <w:spacing w:before="60" w:after="60"/>
              <w:jc w:val="center"/>
              <w:rPr>
                <w:sz w:val="20"/>
                <w:lang w:val="en-US"/>
              </w:rPr>
            </w:pPr>
            <w:r w:rsidRPr="00A46D3D">
              <w:rPr>
                <w:sz w:val="20"/>
                <w:szCs w:val="16"/>
                <w:lang w:val="en-US"/>
              </w:rPr>
              <w:t>266.0</w:t>
            </w:r>
            <w:r>
              <w:rPr>
                <w:sz w:val="20"/>
                <w:szCs w:val="16"/>
                <w:lang w:val="en-US"/>
              </w:rPr>
              <w:t>4</w:t>
            </w:r>
          </w:p>
        </w:tc>
      </w:tr>
      <w:tr w:rsidR="001B7AAD" w:rsidRPr="00793798" w14:paraId="412F5DCD" w14:textId="77777777" w:rsidTr="009472C3">
        <w:tblPrEx>
          <w:tblBorders>
            <w:top w:val="none" w:sz="0" w:space="0" w:color="auto"/>
            <w:bottom w:val="none" w:sz="0" w:space="0" w:color="auto"/>
          </w:tblBorders>
        </w:tblPrEx>
        <w:tc>
          <w:tcPr>
            <w:tcW w:w="825" w:type="pct"/>
          </w:tcPr>
          <w:p w14:paraId="01365A9B" w14:textId="77777777" w:rsidR="001B7AAD" w:rsidRPr="00723B05" w:rsidRDefault="001B7AAD" w:rsidP="001B7AAD">
            <w:pPr>
              <w:spacing w:before="60" w:after="60"/>
              <w:rPr>
                <w:sz w:val="20"/>
                <w:lang w:val="en-US"/>
              </w:rPr>
            </w:pPr>
          </w:p>
        </w:tc>
        <w:tc>
          <w:tcPr>
            <w:tcW w:w="903" w:type="pct"/>
          </w:tcPr>
          <w:p w14:paraId="1D3E8ACF" w14:textId="77777777" w:rsidR="001B7AAD" w:rsidRPr="00793798" w:rsidRDefault="001B7AAD" w:rsidP="001B7AAD">
            <w:pPr>
              <w:spacing w:before="60" w:after="60"/>
              <w:rPr>
                <w:sz w:val="20"/>
                <w:lang w:val="en-US"/>
              </w:rPr>
            </w:pPr>
            <w:r>
              <w:rPr>
                <w:sz w:val="20"/>
                <w:lang w:val="en-US"/>
              </w:rPr>
              <w:t>Adjusted contract</w:t>
            </w:r>
          </w:p>
        </w:tc>
        <w:tc>
          <w:tcPr>
            <w:tcW w:w="506" w:type="pct"/>
          </w:tcPr>
          <w:p w14:paraId="035FE368" w14:textId="4EA3B7D6" w:rsidR="001B7AAD" w:rsidRPr="00793798" w:rsidRDefault="001B7AAD" w:rsidP="001B7AAD">
            <w:pPr>
              <w:spacing w:before="60" w:after="60"/>
              <w:jc w:val="center"/>
              <w:rPr>
                <w:sz w:val="20"/>
                <w:lang w:val="en-US"/>
              </w:rPr>
            </w:pPr>
            <w:r w:rsidRPr="00A46D3D">
              <w:rPr>
                <w:sz w:val="20"/>
                <w:szCs w:val="16"/>
                <w:lang w:val="en-US"/>
              </w:rPr>
              <w:t>0.355</w:t>
            </w:r>
          </w:p>
        </w:tc>
        <w:tc>
          <w:tcPr>
            <w:tcW w:w="489" w:type="pct"/>
          </w:tcPr>
          <w:p w14:paraId="10A3BA74" w14:textId="4C9D010C" w:rsidR="001B7AAD" w:rsidRPr="00793798" w:rsidRDefault="001B7AAD" w:rsidP="001B7AAD">
            <w:pPr>
              <w:spacing w:before="60" w:after="60"/>
              <w:jc w:val="center"/>
              <w:rPr>
                <w:sz w:val="20"/>
                <w:lang w:val="en-US"/>
              </w:rPr>
            </w:pPr>
            <w:r w:rsidRPr="00A46D3D">
              <w:rPr>
                <w:sz w:val="20"/>
                <w:szCs w:val="16"/>
                <w:lang w:val="en-US"/>
              </w:rPr>
              <w:t>263.7</w:t>
            </w:r>
            <w:r>
              <w:rPr>
                <w:sz w:val="20"/>
                <w:szCs w:val="16"/>
                <w:lang w:val="en-US"/>
              </w:rPr>
              <w:t>5</w:t>
            </w:r>
          </w:p>
        </w:tc>
        <w:tc>
          <w:tcPr>
            <w:tcW w:w="615" w:type="pct"/>
          </w:tcPr>
          <w:p w14:paraId="7434AFAB" w14:textId="6E6EF1C8" w:rsidR="001B7AAD" w:rsidRPr="00793798" w:rsidRDefault="001B7AAD" w:rsidP="001B7AAD">
            <w:pPr>
              <w:spacing w:before="60" w:after="60"/>
              <w:jc w:val="center"/>
              <w:rPr>
                <w:sz w:val="20"/>
                <w:lang w:val="en-US"/>
              </w:rPr>
            </w:pPr>
            <w:r w:rsidRPr="00A46D3D">
              <w:rPr>
                <w:sz w:val="20"/>
                <w:szCs w:val="16"/>
                <w:lang w:val="en-US"/>
              </w:rPr>
              <w:t>270.9</w:t>
            </w:r>
            <w:r>
              <w:rPr>
                <w:sz w:val="20"/>
                <w:szCs w:val="16"/>
                <w:lang w:val="en-US"/>
              </w:rPr>
              <w:t>7</w:t>
            </w:r>
          </w:p>
        </w:tc>
        <w:tc>
          <w:tcPr>
            <w:tcW w:w="718" w:type="pct"/>
          </w:tcPr>
          <w:p w14:paraId="24442C2B" w14:textId="421E8EA8" w:rsidR="001B7AAD" w:rsidRPr="00793798" w:rsidRDefault="001B7AAD" w:rsidP="001B7AAD">
            <w:pPr>
              <w:spacing w:before="60" w:after="60"/>
              <w:jc w:val="center"/>
              <w:rPr>
                <w:sz w:val="20"/>
                <w:lang w:val="en-US"/>
              </w:rPr>
            </w:pPr>
            <w:r w:rsidRPr="00A46D3D">
              <w:rPr>
                <w:sz w:val="20"/>
                <w:szCs w:val="16"/>
                <w:lang w:val="en-US"/>
              </w:rPr>
              <w:t>11.</w:t>
            </w:r>
            <w:r>
              <w:rPr>
                <w:sz w:val="20"/>
                <w:szCs w:val="16"/>
                <w:lang w:val="en-US"/>
              </w:rPr>
              <w:t>20</w:t>
            </w:r>
          </w:p>
        </w:tc>
        <w:tc>
          <w:tcPr>
            <w:tcW w:w="476" w:type="pct"/>
          </w:tcPr>
          <w:p w14:paraId="665F4536" w14:textId="09BE3147" w:rsidR="001B7AAD" w:rsidRPr="00793798" w:rsidRDefault="001B7AAD" w:rsidP="001B7AAD">
            <w:pPr>
              <w:spacing w:before="60" w:after="60"/>
              <w:jc w:val="center"/>
              <w:rPr>
                <w:sz w:val="20"/>
                <w:lang w:val="en-US"/>
              </w:rPr>
            </w:pPr>
            <w:r w:rsidRPr="00A46D3D">
              <w:rPr>
                <w:sz w:val="20"/>
                <w:szCs w:val="16"/>
                <w:lang w:val="en-US"/>
              </w:rPr>
              <w:t>214.68</w:t>
            </w:r>
          </w:p>
        </w:tc>
        <w:tc>
          <w:tcPr>
            <w:tcW w:w="467" w:type="pct"/>
          </w:tcPr>
          <w:p w14:paraId="6FEF0F6B" w14:textId="0C1F38A9" w:rsidR="001B7AAD" w:rsidRPr="00793798" w:rsidRDefault="001B7AAD" w:rsidP="001B7AAD">
            <w:pPr>
              <w:spacing w:before="60" w:after="60"/>
              <w:jc w:val="center"/>
              <w:rPr>
                <w:sz w:val="20"/>
                <w:lang w:val="en-US"/>
              </w:rPr>
            </w:pPr>
            <w:r w:rsidRPr="00A46D3D">
              <w:rPr>
                <w:sz w:val="20"/>
                <w:szCs w:val="16"/>
                <w:lang w:val="en-US"/>
              </w:rPr>
              <w:t>271.11</w:t>
            </w:r>
          </w:p>
        </w:tc>
      </w:tr>
      <w:tr w:rsidR="001B7AAD" w:rsidRPr="00793798" w14:paraId="1F6122E4" w14:textId="77777777" w:rsidTr="009472C3">
        <w:tblPrEx>
          <w:tblBorders>
            <w:top w:val="none" w:sz="0" w:space="0" w:color="auto"/>
            <w:bottom w:val="none" w:sz="0" w:space="0" w:color="auto"/>
          </w:tblBorders>
        </w:tblPrEx>
        <w:tc>
          <w:tcPr>
            <w:tcW w:w="825" w:type="pct"/>
          </w:tcPr>
          <w:p w14:paraId="512E6AE5" w14:textId="77777777" w:rsidR="001B7AAD" w:rsidRPr="00723B05" w:rsidRDefault="001B7AAD" w:rsidP="001B7AAD">
            <w:pPr>
              <w:spacing w:before="60" w:after="60"/>
              <w:rPr>
                <w:sz w:val="20"/>
                <w:lang w:val="en-US"/>
              </w:rPr>
            </w:pPr>
          </w:p>
        </w:tc>
        <w:tc>
          <w:tcPr>
            <w:tcW w:w="903" w:type="pct"/>
          </w:tcPr>
          <w:p w14:paraId="7CC7C2D5" w14:textId="77777777" w:rsidR="001B7AAD" w:rsidRPr="00793798" w:rsidRDefault="001B7AAD" w:rsidP="001B7AAD">
            <w:pPr>
              <w:spacing w:before="60" w:after="60"/>
              <w:rPr>
                <w:sz w:val="20"/>
                <w:lang w:val="en-US"/>
              </w:rPr>
            </w:pPr>
          </w:p>
        </w:tc>
        <w:tc>
          <w:tcPr>
            <w:tcW w:w="506" w:type="pct"/>
          </w:tcPr>
          <w:p w14:paraId="168A57F2" w14:textId="75D74184" w:rsidR="001B7AAD" w:rsidRPr="00793798" w:rsidRDefault="001B7AAD" w:rsidP="001B7AAD">
            <w:pPr>
              <w:spacing w:before="60" w:after="60"/>
              <w:jc w:val="center"/>
              <w:rPr>
                <w:sz w:val="20"/>
                <w:lang w:val="en-US"/>
              </w:rPr>
            </w:pPr>
            <w:r w:rsidRPr="00A46D3D">
              <w:rPr>
                <w:sz w:val="20"/>
                <w:szCs w:val="16"/>
                <w:lang w:val="en-US"/>
              </w:rPr>
              <w:t>0.361</w:t>
            </w:r>
          </w:p>
        </w:tc>
        <w:tc>
          <w:tcPr>
            <w:tcW w:w="489" w:type="pct"/>
          </w:tcPr>
          <w:p w14:paraId="545CAE69" w14:textId="43CA1FEE" w:rsidR="001B7AAD" w:rsidRPr="00793798" w:rsidRDefault="001B7AAD" w:rsidP="001B7AAD">
            <w:pPr>
              <w:spacing w:before="60" w:after="60"/>
              <w:jc w:val="center"/>
              <w:rPr>
                <w:sz w:val="20"/>
                <w:lang w:val="en-US"/>
              </w:rPr>
            </w:pPr>
            <w:r w:rsidRPr="00A46D3D">
              <w:rPr>
                <w:sz w:val="20"/>
                <w:szCs w:val="16"/>
                <w:lang w:val="en-US"/>
              </w:rPr>
              <w:t>263.49</w:t>
            </w:r>
          </w:p>
        </w:tc>
        <w:tc>
          <w:tcPr>
            <w:tcW w:w="615" w:type="pct"/>
          </w:tcPr>
          <w:p w14:paraId="029BE7A3" w14:textId="43DFBB65" w:rsidR="001B7AAD" w:rsidRPr="00793798" w:rsidRDefault="001B7AAD" w:rsidP="001B7AAD">
            <w:pPr>
              <w:spacing w:before="60" w:after="60"/>
              <w:jc w:val="center"/>
              <w:rPr>
                <w:sz w:val="20"/>
                <w:lang w:val="en-US"/>
              </w:rPr>
            </w:pPr>
            <w:r w:rsidRPr="00A46D3D">
              <w:rPr>
                <w:sz w:val="20"/>
                <w:szCs w:val="16"/>
                <w:lang w:val="en-US"/>
              </w:rPr>
              <w:t>268.7</w:t>
            </w:r>
            <w:r>
              <w:rPr>
                <w:sz w:val="20"/>
                <w:szCs w:val="16"/>
                <w:lang w:val="en-US"/>
              </w:rPr>
              <w:t>5</w:t>
            </w:r>
          </w:p>
        </w:tc>
        <w:tc>
          <w:tcPr>
            <w:tcW w:w="718" w:type="pct"/>
          </w:tcPr>
          <w:p w14:paraId="32120480" w14:textId="165E89BF" w:rsidR="001B7AAD" w:rsidRPr="00793798" w:rsidRDefault="001B7AAD" w:rsidP="001B7AAD">
            <w:pPr>
              <w:spacing w:before="60" w:after="60"/>
              <w:jc w:val="center"/>
              <w:rPr>
                <w:sz w:val="20"/>
                <w:lang w:val="en-US"/>
              </w:rPr>
            </w:pPr>
            <w:r w:rsidRPr="00A46D3D">
              <w:rPr>
                <w:sz w:val="20"/>
                <w:szCs w:val="16"/>
                <w:lang w:val="en-US"/>
              </w:rPr>
              <w:t>12.60</w:t>
            </w:r>
          </w:p>
        </w:tc>
        <w:tc>
          <w:tcPr>
            <w:tcW w:w="476" w:type="pct"/>
          </w:tcPr>
          <w:p w14:paraId="78436363" w14:textId="3175A006" w:rsidR="001B7AAD" w:rsidRPr="00793798" w:rsidRDefault="001B7AAD" w:rsidP="001B7AAD">
            <w:pPr>
              <w:spacing w:before="60" w:after="60"/>
              <w:jc w:val="center"/>
              <w:rPr>
                <w:sz w:val="20"/>
                <w:lang w:val="en-US"/>
              </w:rPr>
            </w:pPr>
            <w:r w:rsidRPr="00A46D3D">
              <w:rPr>
                <w:sz w:val="20"/>
                <w:szCs w:val="16"/>
                <w:lang w:val="en-US"/>
              </w:rPr>
              <w:t>212.46</w:t>
            </w:r>
          </w:p>
        </w:tc>
        <w:tc>
          <w:tcPr>
            <w:tcW w:w="467" w:type="pct"/>
          </w:tcPr>
          <w:p w14:paraId="4C48C958" w14:textId="02245E3D" w:rsidR="001B7AAD" w:rsidRPr="00793798" w:rsidRDefault="001B7AAD" w:rsidP="001B7AAD">
            <w:pPr>
              <w:spacing w:before="60" w:after="60"/>
              <w:jc w:val="center"/>
              <w:rPr>
                <w:sz w:val="20"/>
                <w:lang w:val="en-US"/>
              </w:rPr>
            </w:pPr>
            <w:r w:rsidRPr="00A46D3D">
              <w:rPr>
                <w:sz w:val="20"/>
                <w:szCs w:val="16"/>
                <w:lang w:val="en-US"/>
              </w:rPr>
              <w:t>273.33</w:t>
            </w:r>
          </w:p>
        </w:tc>
      </w:tr>
      <w:tr w:rsidR="001B7AAD" w:rsidRPr="00793798" w14:paraId="7BA14750" w14:textId="77777777" w:rsidTr="009472C3">
        <w:tblPrEx>
          <w:tblBorders>
            <w:top w:val="none" w:sz="0" w:space="0" w:color="auto"/>
            <w:bottom w:val="none" w:sz="0" w:space="0" w:color="auto"/>
          </w:tblBorders>
        </w:tblPrEx>
        <w:tc>
          <w:tcPr>
            <w:tcW w:w="825" w:type="pct"/>
          </w:tcPr>
          <w:p w14:paraId="6C844A36" w14:textId="77777777" w:rsidR="001B7AAD" w:rsidRPr="00723B05" w:rsidRDefault="001B7AAD" w:rsidP="001B7AAD">
            <w:pPr>
              <w:spacing w:before="60" w:after="60"/>
              <w:rPr>
                <w:sz w:val="20"/>
                <w:lang w:val="en-US"/>
              </w:rPr>
            </w:pPr>
          </w:p>
        </w:tc>
        <w:tc>
          <w:tcPr>
            <w:tcW w:w="903" w:type="pct"/>
          </w:tcPr>
          <w:p w14:paraId="2A1FDB1A" w14:textId="77777777" w:rsidR="001B7AAD" w:rsidRPr="00793798" w:rsidRDefault="001B7AAD" w:rsidP="001B7AAD">
            <w:pPr>
              <w:spacing w:before="60" w:after="60"/>
              <w:rPr>
                <w:sz w:val="20"/>
                <w:lang w:val="en-US"/>
              </w:rPr>
            </w:pPr>
          </w:p>
        </w:tc>
        <w:tc>
          <w:tcPr>
            <w:tcW w:w="506" w:type="pct"/>
          </w:tcPr>
          <w:p w14:paraId="23253410" w14:textId="5AD81D8B" w:rsidR="001B7AAD" w:rsidRPr="00793798" w:rsidRDefault="001B7AAD" w:rsidP="001B7AAD">
            <w:pPr>
              <w:spacing w:before="60" w:after="60"/>
              <w:jc w:val="center"/>
              <w:rPr>
                <w:sz w:val="20"/>
                <w:lang w:val="en-US"/>
              </w:rPr>
            </w:pPr>
            <w:r w:rsidRPr="00A46D3D">
              <w:rPr>
                <w:sz w:val="20"/>
                <w:szCs w:val="16"/>
                <w:lang w:val="en-US"/>
              </w:rPr>
              <w:t>0.368</w:t>
            </w:r>
          </w:p>
        </w:tc>
        <w:tc>
          <w:tcPr>
            <w:tcW w:w="489" w:type="pct"/>
          </w:tcPr>
          <w:p w14:paraId="654B0574" w14:textId="7A39104C" w:rsidR="001B7AAD" w:rsidRPr="00793798" w:rsidRDefault="001B7AAD" w:rsidP="001B7AAD">
            <w:pPr>
              <w:spacing w:before="60" w:after="60"/>
              <w:jc w:val="center"/>
              <w:rPr>
                <w:sz w:val="20"/>
                <w:lang w:val="en-US"/>
              </w:rPr>
            </w:pPr>
            <w:r w:rsidRPr="00A46D3D">
              <w:rPr>
                <w:sz w:val="20"/>
                <w:szCs w:val="16"/>
                <w:lang w:val="en-US"/>
              </w:rPr>
              <w:t>263.1</w:t>
            </w:r>
            <w:r>
              <w:rPr>
                <w:sz w:val="20"/>
                <w:szCs w:val="16"/>
                <w:lang w:val="en-US"/>
              </w:rPr>
              <w:t>2</w:t>
            </w:r>
          </w:p>
        </w:tc>
        <w:tc>
          <w:tcPr>
            <w:tcW w:w="615" w:type="pct"/>
          </w:tcPr>
          <w:p w14:paraId="0A1D2376" w14:textId="1B208FD3" w:rsidR="001B7AAD" w:rsidRPr="00793798" w:rsidRDefault="001B7AAD" w:rsidP="001B7AAD">
            <w:pPr>
              <w:spacing w:before="60" w:after="60"/>
              <w:jc w:val="center"/>
              <w:rPr>
                <w:sz w:val="20"/>
                <w:lang w:val="en-US"/>
              </w:rPr>
            </w:pPr>
            <w:r w:rsidRPr="00A46D3D">
              <w:rPr>
                <w:sz w:val="20"/>
                <w:szCs w:val="16"/>
                <w:lang w:val="en-US"/>
              </w:rPr>
              <w:t>266.52</w:t>
            </w:r>
          </w:p>
        </w:tc>
        <w:tc>
          <w:tcPr>
            <w:tcW w:w="718" w:type="pct"/>
          </w:tcPr>
          <w:p w14:paraId="1AE6240F" w14:textId="170D428F" w:rsidR="001B7AAD" w:rsidRPr="00793798" w:rsidRDefault="001B7AAD" w:rsidP="001B7AAD">
            <w:pPr>
              <w:spacing w:before="60" w:after="60"/>
              <w:jc w:val="center"/>
              <w:rPr>
                <w:sz w:val="20"/>
                <w:lang w:val="en-US"/>
              </w:rPr>
            </w:pPr>
            <w:r w:rsidRPr="00A46D3D">
              <w:rPr>
                <w:sz w:val="20"/>
                <w:szCs w:val="16"/>
                <w:lang w:val="en-US"/>
              </w:rPr>
              <w:t>14.1</w:t>
            </w:r>
            <w:r>
              <w:rPr>
                <w:sz w:val="20"/>
                <w:szCs w:val="16"/>
                <w:lang w:val="en-US"/>
              </w:rPr>
              <w:t>8</w:t>
            </w:r>
          </w:p>
        </w:tc>
        <w:tc>
          <w:tcPr>
            <w:tcW w:w="476" w:type="pct"/>
          </w:tcPr>
          <w:p w14:paraId="0A022427" w14:textId="284139A2" w:rsidR="001B7AAD" w:rsidRPr="00793798" w:rsidRDefault="001B7AAD" w:rsidP="001B7AAD">
            <w:pPr>
              <w:spacing w:before="60" w:after="60"/>
              <w:jc w:val="center"/>
              <w:rPr>
                <w:sz w:val="20"/>
                <w:lang w:val="en-US"/>
              </w:rPr>
            </w:pPr>
            <w:r w:rsidRPr="00A46D3D">
              <w:rPr>
                <w:sz w:val="20"/>
                <w:szCs w:val="16"/>
                <w:lang w:val="en-US"/>
              </w:rPr>
              <w:t>210.2</w:t>
            </w:r>
            <w:r>
              <w:rPr>
                <w:sz w:val="20"/>
                <w:szCs w:val="16"/>
                <w:lang w:val="en-US"/>
              </w:rPr>
              <w:t>4</w:t>
            </w:r>
          </w:p>
        </w:tc>
        <w:tc>
          <w:tcPr>
            <w:tcW w:w="467" w:type="pct"/>
          </w:tcPr>
          <w:p w14:paraId="0F319156" w14:textId="426CC775" w:rsidR="001B7AAD" w:rsidRPr="00793798" w:rsidRDefault="001B7AAD" w:rsidP="001B7AAD">
            <w:pPr>
              <w:spacing w:before="60" w:after="60"/>
              <w:jc w:val="center"/>
              <w:rPr>
                <w:sz w:val="20"/>
                <w:lang w:val="en-US"/>
              </w:rPr>
            </w:pPr>
            <w:r w:rsidRPr="00A46D3D">
              <w:rPr>
                <w:sz w:val="20"/>
                <w:szCs w:val="16"/>
                <w:lang w:val="en-US"/>
              </w:rPr>
              <w:t>276.29</w:t>
            </w:r>
          </w:p>
        </w:tc>
      </w:tr>
      <w:tr w:rsidR="001B7AAD" w:rsidRPr="00793798" w14:paraId="41641657" w14:textId="77777777" w:rsidTr="009472C3">
        <w:tblPrEx>
          <w:tblBorders>
            <w:top w:val="none" w:sz="0" w:space="0" w:color="auto"/>
            <w:bottom w:val="none" w:sz="0" w:space="0" w:color="auto"/>
          </w:tblBorders>
        </w:tblPrEx>
        <w:tc>
          <w:tcPr>
            <w:tcW w:w="825" w:type="pct"/>
          </w:tcPr>
          <w:p w14:paraId="7539B54E" w14:textId="77777777" w:rsidR="001B7AAD" w:rsidRPr="00723B05" w:rsidRDefault="001B7AAD" w:rsidP="001B7AAD">
            <w:pPr>
              <w:spacing w:before="60" w:after="60"/>
              <w:rPr>
                <w:sz w:val="20"/>
                <w:lang w:val="en-US"/>
              </w:rPr>
            </w:pPr>
          </w:p>
        </w:tc>
        <w:tc>
          <w:tcPr>
            <w:tcW w:w="903" w:type="pct"/>
          </w:tcPr>
          <w:p w14:paraId="41ED6B3F" w14:textId="77777777" w:rsidR="001B7AAD" w:rsidRPr="00793798" w:rsidRDefault="001B7AAD" w:rsidP="001B7AAD">
            <w:pPr>
              <w:spacing w:before="60" w:after="60"/>
              <w:rPr>
                <w:sz w:val="20"/>
                <w:lang w:val="en-US"/>
              </w:rPr>
            </w:pPr>
          </w:p>
        </w:tc>
        <w:tc>
          <w:tcPr>
            <w:tcW w:w="506" w:type="pct"/>
          </w:tcPr>
          <w:p w14:paraId="4C3817BE" w14:textId="671F9958" w:rsidR="001B7AAD" w:rsidRPr="00793798" w:rsidRDefault="001B7AAD" w:rsidP="001B7AAD">
            <w:pPr>
              <w:spacing w:before="60" w:after="60"/>
              <w:jc w:val="center"/>
              <w:rPr>
                <w:sz w:val="20"/>
                <w:lang w:val="en-US"/>
              </w:rPr>
            </w:pPr>
            <w:r w:rsidRPr="00A46D3D">
              <w:rPr>
                <w:sz w:val="20"/>
                <w:szCs w:val="16"/>
                <w:lang w:val="en-US"/>
              </w:rPr>
              <w:t>0.376</w:t>
            </w:r>
          </w:p>
        </w:tc>
        <w:tc>
          <w:tcPr>
            <w:tcW w:w="489" w:type="pct"/>
          </w:tcPr>
          <w:p w14:paraId="1EF3B548" w14:textId="48FC8059" w:rsidR="001B7AAD" w:rsidRPr="00793798" w:rsidRDefault="001B7AAD" w:rsidP="001B7AAD">
            <w:pPr>
              <w:spacing w:before="60" w:after="60"/>
              <w:jc w:val="center"/>
              <w:rPr>
                <w:sz w:val="20"/>
                <w:lang w:val="en-US"/>
              </w:rPr>
            </w:pPr>
            <w:r w:rsidRPr="00A46D3D">
              <w:rPr>
                <w:sz w:val="20"/>
                <w:szCs w:val="16"/>
                <w:lang w:val="en-US"/>
              </w:rPr>
              <w:t>263.86</w:t>
            </w:r>
          </w:p>
        </w:tc>
        <w:tc>
          <w:tcPr>
            <w:tcW w:w="615" w:type="pct"/>
          </w:tcPr>
          <w:p w14:paraId="067E5C28" w14:textId="0DD3AC8B" w:rsidR="001B7AAD" w:rsidRPr="00793798" w:rsidRDefault="001B7AAD" w:rsidP="001B7AAD">
            <w:pPr>
              <w:spacing w:before="60" w:after="60"/>
              <w:jc w:val="center"/>
              <w:rPr>
                <w:sz w:val="20"/>
                <w:lang w:val="en-US"/>
              </w:rPr>
            </w:pPr>
            <w:r w:rsidRPr="00A46D3D">
              <w:rPr>
                <w:sz w:val="20"/>
                <w:szCs w:val="16"/>
                <w:lang w:val="en-US"/>
              </w:rPr>
              <w:t>265.78</w:t>
            </w:r>
          </w:p>
        </w:tc>
        <w:tc>
          <w:tcPr>
            <w:tcW w:w="718" w:type="pct"/>
          </w:tcPr>
          <w:p w14:paraId="38A22B92" w14:textId="63B54EDB" w:rsidR="001B7AAD" w:rsidRPr="00793798" w:rsidRDefault="001B7AAD" w:rsidP="001B7AAD">
            <w:pPr>
              <w:spacing w:before="60" w:after="60"/>
              <w:jc w:val="center"/>
              <w:rPr>
                <w:sz w:val="20"/>
                <w:lang w:val="en-US"/>
              </w:rPr>
            </w:pPr>
            <w:r w:rsidRPr="00A46D3D">
              <w:rPr>
                <w:sz w:val="20"/>
                <w:szCs w:val="16"/>
                <w:lang w:val="en-US"/>
              </w:rPr>
              <w:t>15.6</w:t>
            </w:r>
            <w:r>
              <w:rPr>
                <w:sz w:val="20"/>
                <w:szCs w:val="16"/>
                <w:lang w:val="en-US"/>
              </w:rPr>
              <w:t>9</w:t>
            </w:r>
          </w:p>
        </w:tc>
        <w:tc>
          <w:tcPr>
            <w:tcW w:w="476" w:type="pct"/>
          </w:tcPr>
          <w:p w14:paraId="406E4CFE" w14:textId="18393567" w:rsidR="001B7AAD" w:rsidRPr="00793798" w:rsidRDefault="001B7AAD" w:rsidP="001B7AAD">
            <w:pPr>
              <w:spacing w:before="60" w:after="60"/>
              <w:jc w:val="center"/>
              <w:rPr>
                <w:sz w:val="20"/>
                <w:lang w:val="en-US"/>
              </w:rPr>
            </w:pPr>
            <w:r w:rsidRPr="00A46D3D">
              <w:rPr>
                <w:sz w:val="20"/>
                <w:szCs w:val="16"/>
                <w:lang w:val="en-US"/>
              </w:rPr>
              <w:t>209.</w:t>
            </w:r>
            <w:r>
              <w:rPr>
                <w:sz w:val="20"/>
                <w:szCs w:val="16"/>
                <w:lang w:val="en-US"/>
              </w:rPr>
              <w:t>50</w:t>
            </w:r>
          </w:p>
        </w:tc>
        <w:tc>
          <w:tcPr>
            <w:tcW w:w="467" w:type="pct"/>
          </w:tcPr>
          <w:p w14:paraId="628C74A7" w14:textId="6DCF963D" w:rsidR="001B7AAD" w:rsidRPr="00793798" w:rsidRDefault="001B7AAD" w:rsidP="001B7AAD">
            <w:pPr>
              <w:spacing w:before="60" w:after="60"/>
              <w:jc w:val="center"/>
              <w:rPr>
                <w:sz w:val="20"/>
                <w:lang w:val="en-US"/>
              </w:rPr>
            </w:pPr>
            <w:r w:rsidRPr="00A46D3D">
              <w:rPr>
                <w:sz w:val="20"/>
                <w:szCs w:val="16"/>
                <w:lang w:val="en-US"/>
              </w:rPr>
              <w:t>281.48</w:t>
            </w:r>
          </w:p>
        </w:tc>
      </w:tr>
      <w:tr w:rsidR="001B7AAD" w:rsidRPr="00793798" w14:paraId="7174F797" w14:textId="77777777" w:rsidTr="009472C3">
        <w:tblPrEx>
          <w:tblBorders>
            <w:top w:val="none" w:sz="0" w:space="0" w:color="auto"/>
            <w:bottom w:val="none" w:sz="0" w:space="0" w:color="auto"/>
          </w:tblBorders>
        </w:tblPrEx>
        <w:tc>
          <w:tcPr>
            <w:tcW w:w="825" w:type="pct"/>
            <w:tcBorders>
              <w:bottom w:val="single" w:sz="4" w:space="0" w:color="auto"/>
            </w:tcBorders>
          </w:tcPr>
          <w:p w14:paraId="37B9E21F" w14:textId="77777777" w:rsidR="001B7AAD" w:rsidRPr="00723B05" w:rsidRDefault="001B7AAD" w:rsidP="001B7AAD">
            <w:pPr>
              <w:spacing w:before="60" w:after="60"/>
              <w:rPr>
                <w:sz w:val="20"/>
                <w:lang w:val="en-US"/>
              </w:rPr>
            </w:pPr>
          </w:p>
        </w:tc>
        <w:tc>
          <w:tcPr>
            <w:tcW w:w="903" w:type="pct"/>
            <w:tcBorders>
              <w:bottom w:val="single" w:sz="4" w:space="0" w:color="auto"/>
            </w:tcBorders>
          </w:tcPr>
          <w:p w14:paraId="712482EB" w14:textId="77777777" w:rsidR="001B7AAD" w:rsidRPr="00793798" w:rsidRDefault="001B7AAD" w:rsidP="001B7AAD">
            <w:pPr>
              <w:spacing w:before="60" w:after="60"/>
              <w:rPr>
                <w:sz w:val="20"/>
                <w:lang w:val="en-US"/>
              </w:rPr>
            </w:pPr>
          </w:p>
        </w:tc>
        <w:tc>
          <w:tcPr>
            <w:tcW w:w="506" w:type="pct"/>
            <w:tcBorders>
              <w:bottom w:val="single" w:sz="4" w:space="0" w:color="auto"/>
            </w:tcBorders>
          </w:tcPr>
          <w:p w14:paraId="20BF7266" w14:textId="1F1BDCD4" w:rsidR="001B7AAD" w:rsidRPr="00793798" w:rsidRDefault="001B7AAD" w:rsidP="001B7AAD">
            <w:pPr>
              <w:spacing w:before="60" w:after="60"/>
              <w:jc w:val="center"/>
              <w:rPr>
                <w:sz w:val="20"/>
                <w:lang w:val="en-US"/>
              </w:rPr>
            </w:pPr>
            <w:r w:rsidRPr="00A46D3D">
              <w:rPr>
                <w:sz w:val="20"/>
                <w:szCs w:val="16"/>
                <w:lang w:val="en-US"/>
              </w:rPr>
              <w:t>0.388</w:t>
            </w:r>
          </w:p>
        </w:tc>
        <w:tc>
          <w:tcPr>
            <w:tcW w:w="489" w:type="pct"/>
            <w:tcBorders>
              <w:bottom w:val="single" w:sz="4" w:space="0" w:color="auto"/>
            </w:tcBorders>
          </w:tcPr>
          <w:p w14:paraId="6B9484CD" w14:textId="37CA5748" w:rsidR="001B7AAD" w:rsidRPr="00793798" w:rsidRDefault="001B7AAD" w:rsidP="001B7AAD">
            <w:pPr>
              <w:spacing w:before="60" w:after="60"/>
              <w:jc w:val="center"/>
              <w:rPr>
                <w:sz w:val="20"/>
                <w:lang w:val="en-US"/>
              </w:rPr>
            </w:pPr>
            <w:r w:rsidRPr="00A46D3D">
              <w:rPr>
                <w:sz w:val="20"/>
                <w:szCs w:val="16"/>
                <w:lang w:val="en-US"/>
              </w:rPr>
              <w:t>263.66</w:t>
            </w:r>
          </w:p>
        </w:tc>
        <w:tc>
          <w:tcPr>
            <w:tcW w:w="615" w:type="pct"/>
            <w:tcBorders>
              <w:bottom w:val="single" w:sz="4" w:space="0" w:color="auto"/>
            </w:tcBorders>
          </w:tcPr>
          <w:p w14:paraId="3BB78CD5" w14:textId="0B8DCB69" w:rsidR="001B7AAD" w:rsidRPr="00793798" w:rsidRDefault="001B7AAD" w:rsidP="001B7AAD">
            <w:pPr>
              <w:spacing w:before="60" w:after="60"/>
              <w:jc w:val="center"/>
              <w:rPr>
                <w:sz w:val="20"/>
                <w:lang w:val="en-US"/>
              </w:rPr>
            </w:pPr>
            <w:r w:rsidRPr="00A46D3D">
              <w:rPr>
                <w:sz w:val="20"/>
                <w:szCs w:val="16"/>
                <w:lang w:val="en-US"/>
              </w:rPr>
              <w:t>264.30</w:t>
            </w:r>
          </w:p>
        </w:tc>
        <w:tc>
          <w:tcPr>
            <w:tcW w:w="718" w:type="pct"/>
            <w:tcBorders>
              <w:bottom w:val="single" w:sz="4" w:space="0" w:color="auto"/>
            </w:tcBorders>
          </w:tcPr>
          <w:p w14:paraId="0BA291A3" w14:textId="640F30F5" w:rsidR="001B7AAD" w:rsidRPr="00793798" w:rsidRDefault="001B7AAD" w:rsidP="001B7AAD">
            <w:pPr>
              <w:spacing w:before="60" w:after="60"/>
              <w:jc w:val="center"/>
              <w:rPr>
                <w:sz w:val="20"/>
                <w:lang w:val="en-US"/>
              </w:rPr>
            </w:pPr>
            <w:r w:rsidRPr="00A46D3D">
              <w:rPr>
                <w:sz w:val="20"/>
                <w:szCs w:val="16"/>
                <w:lang w:val="en-US"/>
              </w:rPr>
              <w:t>17.32</w:t>
            </w:r>
          </w:p>
        </w:tc>
        <w:tc>
          <w:tcPr>
            <w:tcW w:w="476" w:type="pct"/>
            <w:tcBorders>
              <w:bottom w:val="single" w:sz="4" w:space="0" w:color="auto"/>
            </w:tcBorders>
          </w:tcPr>
          <w:p w14:paraId="76B9CDEA" w14:textId="6F91BD21" w:rsidR="001B7AAD" w:rsidRPr="00793798" w:rsidRDefault="001B7AAD" w:rsidP="001B7AAD">
            <w:pPr>
              <w:spacing w:before="60" w:after="60"/>
              <w:jc w:val="center"/>
              <w:rPr>
                <w:sz w:val="20"/>
                <w:lang w:val="en-US"/>
              </w:rPr>
            </w:pPr>
            <w:r w:rsidRPr="00A46D3D">
              <w:rPr>
                <w:sz w:val="20"/>
                <w:szCs w:val="16"/>
                <w:lang w:val="en-US"/>
              </w:rPr>
              <w:t>208.0</w:t>
            </w:r>
            <w:r>
              <w:rPr>
                <w:sz w:val="20"/>
                <w:szCs w:val="16"/>
                <w:lang w:val="en-US"/>
              </w:rPr>
              <w:t>2</w:t>
            </w:r>
          </w:p>
        </w:tc>
        <w:tc>
          <w:tcPr>
            <w:tcW w:w="467" w:type="pct"/>
            <w:tcBorders>
              <w:bottom w:val="single" w:sz="4" w:space="0" w:color="auto"/>
            </w:tcBorders>
          </w:tcPr>
          <w:p w14:paraId="511D7095" w14:textId="4ADE0DA0" w:rsidR="001B7AAD" w:rsidRPr="00793798" w:rsidRDefault="001B7AAD" w:rsidP="001B7AAD">
            <w:pPr>
              <w:spacing w:before="60" w:after="60"/>
              <w:jc w:val="center"/>
              <w:rPr>
                <w:sz w:val="20"/>
                <w:lang w:val="en-US"/>
              </w:rPr>
            </w:pPr>
            <w:r w:rsidRPr="00A46D3D">
              <w:rPr>
                <w:sz w:val="20"/>
                <w:szCs w:val="16"/>
                <w:lang w:val="en-US"/>
              </w:rPr>
              <w:t>288.8</w:t>
            </w:r>
            <w:r>
              <w:rPr>
                <w:sz w:val="20"/>
                <w:szCs w:val="16"/>
                <w:lang w:val="en-US"/>
              </w:rPr>
              <w:t>9</w:t>
            </w:r>
          </w:p>
        </w:tc>
      </w:tr>
      <w:tr w:rsidR="009472C3" w:rsidRPr="00793798" w14:paraId="2C11A72D" w14:textId="77777777" w:rsidTr="009472C3">
        <w:tblPrEx>
          <w:tblBorders>
            <w:top w:val="none" w:sz="0" w:space="0" w:color="auto"/>
            <w:bottom w:val="none" w:sz="0" w:space="0" w:color="auto"/>
          </w:tblBorders>
        </w:tblPrEx>
        <w:tc>
          <w:tcPr>
            <w:tcW w:w="825" w:type="pct"/>
            <w:vMerge w:val="restart"/>
            <w:tcBorders>
              <w:top w:val="single" w:sz="4" w:space="0" w:color="auto"/>
            </w:tcBorders>
          </w:tcPr>
          <w:p w14:paraId="2F4B588A" w14:textId="3AAD78FA" w:rsidR="009472C3" w:rsidRPr="00723B05" w:rsidRDefault="009472C3" w:rsidP="00A03D0C">
            <w:pPr>
              <w:spacing w:before="60" w:after="60"/>
              <w:rPr>
                <w:sz w:val="20"/>
                <w:lang w:val="en-US"/>
              </w:rPr>
            </w:pPr>
            <w:r w:rsidRPr="00723B05">
              <w:rPr>
                <w:sz w:val="20"/>
                <w:lang w:val="en-US"/>
              </w:rPr>
              <w:t>Profits</w:t>
            </w:r>
            <w:r>
              <w:rPr>
                <w:sz w:val="20"/>
                <w:lang w:val="en-US"/>
              </w:rPr>
              <w:t xml:space="preserve"> broad framing</w:t>
            </w:r>
          </w:p>
        </w:tc>
        <w:tc>
          <w:tcPr>
            <w:tcW w:w="903" w:type="pct"/>
            <w:tcBorders>
              <w:top w:val="single" w:sz="4" w:space="0" w:color="auto"/>
            </w:tcBorders>
          </w:tcPr>
          <w:p w14:paraId="78906332" w14:textId="77777777" w:rsidR="009472C3" w:rsidRPr="00793798" w:rsidRDefault="009472C3" w:rsidP="00A03D0C">
            <w:pPr>
              <w:spacing w:before="60" w:after="60"/>
              <w:rPr>
                <w:sz w:val="20"/>
                <w:lang w:val="en-US"/>
              </w:rPr>
            </w:pPr>
            <w:r>
              <w:rPr>
                <w:sz w:val="20"/>
                <w:lang w:val="en-US"/>
              </w:rPr>
              <w:t xml:space="preserve">No contract </w:t>
            </w:r>
          </w:p>
        </w:tc>
        <w:tc>
          <w:tcPr>
            <w:tcW w:w="506" w:type="pct"/>
            <w:tcBorders>
              <w:top w:val="single" w:sz="4" w:space="0" w:color="auto"/>
            </w:tcBorders>
          </w:tcPr>
          <w:p w14:paraId="563A76CA" w14:textId="77777777" w:rsidR="009472C3" w:rsidRPr="00793798" w:rsidRDefault="009472C3" w:rsidP="00A03D0C">
            <w:pPr>
              <w:spacing w:before="60" w:after="60"/>
              <w:jc w:val="center"/>
              <w:rPr>
                <w:sz w:val="20"/>
                <w:lang w:val="en-US"/>
              </w:rPr>
            </w:pPr>
            <w:r>
              <w:rPr>
                <w:sz w:val="20"/>
                <w:lang w:val="en-US"/>
              </w:rPr>
              <w:t>-</w:t>
            </w:r>
          </w:p>
        </w:tc>
        <w:tc>
          <w:tcPr>
            <w:tcW w:w="489" w:type="pct"/>
            <w:tcBorders>
              <w:top w:val="single" w:sz="4" w:space="0" w:color="auto"/>
            </w:tcBorders>
          </w:tcPr>
          <w:p w14:paraId="1BEC0684" w14:textId="6B386099" w:rsidR="009472C3" w:rsidRPr="00793798" w:rsidRDefault="009472C3" w:rsidP="00A03D0C">
            <w:pPr>
              <w:spacing w:before="60" w:after="60"/>
              <w:jc w:val="center"/>
              <w:rPr>
                <w:sz w:val="20"/>
                <w:lang w:val="en-US"/>
              </w:rPr>
            </w:pPr>
            <w:r w:rsidRPr="00A03D0C">
              <w:rPr>
                <w:sz w:val="20"/>
                <w:szCs w:val="16"/>
                <w:lang w:val="en-US"/>
              </w:rPr>
              <w:t>1162.92</w:t>
            </w:r>
          </w:p>
        </w:tc>
        <w:tc>
          <w:tcPr>
            <w:tcW w:w="615" w:type="pct"/>
            <w:tcBorders>
              <w:top w:val="single" w:sz="4" w:space="0" w:color="auto"/>
            </w:tcBorders>
          </w:tcPr>
          <w:p w14:paraId="48C2B558" w14:textId="39D1720B" w:rsidR="009472C3" w:rsidRPr="00793798" w:rsidRDefault="009472C3" w:rsidP="00A03D0C">
            <w:pPr>
              <w:spacing w:before="60" w:after="60"/>
              <w:jc w:val="center"/>
              <w:rPr>
                <w:sz w:val="20"/>
                <w:lang w:val="en-US"/>
              </w:rPr>
            </w:pPr>
            <w:r w:rsidRPr="00A03D0C">
              <w:rPr>
                <w:sz w:val="20"/>
                <w:szCs w:val="16"/>
                <w:lang w:val="en-US"/>
              </w:rPr>
              <w:t>1122.59</w:t>
            </w:r>
          </w:p>
        </w:tc>
        <w:tc>
          <w:tcPr>
            <w:tcW w:w="718" w:type="pct"/>
            <w:tcBorders>
              <w:top w:val="single" w:sz="4" w:space="0" w:color="auto"/>
            </w:tcBorders>
          </w:tcPr>
          <w:p w14:paraId="70B3BE11" w14:textId="2B2C8550" w:rsidR="009472C3" w:rsidRPr="00793798" w:rsidRDefault="009472C3" w:rsidP="00A03D0C">
            <w:pPr>
              <w:spacing w:before="60" w:after="60"/>
              <w:jc w:val="center"/>
              <w:rPr>
                <w:sz w:val="20"/>
                <w:lang w:val="en-US"/>
              </w:rPr>
            </w:pPr>
            <w:r w:rsidRPr="00A03D0C">
              <w:rPr>
                <w:sz w:val="20"/>
                <w:szCs w:val="16"/>
                <w:lang w:val="en-US"/>
              </w:rPr>
              <w:t>312.96</w:t>
            </w:r>
          </w:p>
        </w:tc>
        <w:tc>
          <w:tcPr>
            <w:tcW w:w="476" w:type="pct"/>
            <w:tcBorders>
              <w:top w:val="single" w:sz="4" w:space="0" w:color="auto"/>
            </w:tcBorders>
          </w:tcPr>
          <w:p w14:paraId="3A8F8EDB" w14:textId="1EBA81A6" w:rsidR="009472C3" w:rsidRPr="00793798" w:rsidRDefault="009472C3" w:rsidP="00A03D0C">
            <w:pPr>
              <w:spacing w:before="60" w:after="60"/>
              <w:jc w:val="center"/>
              <w:rPr>
                <w:sz w:val="20"/>
                <w:lang w:val="en-US"/>
              </w:rPr>
            </w:pPr>
            <w:r w:rsidRPr="00A03D0C">
              <w:rPr>
                <w:sz w:val="20"/>
                <w:szCs w:val="16"/>
                <w:lang w:val="en-US"/>
              </w:rPr>
              <w:t>279.36</w:t>
            </w:r>
          </w:p>
        </w:tc>
        <w:tc>
          <w:tcPr>
            <w:tcW w:w="467" w:type="pct"/>
            <w:tcBorders>
              <w:top w:val="single" w:sz="4" w:space="0" w:color="auto"/>
            </w:tcBorders>
          </w:tcPr>
          <w:p w14:paraId="30684AFD" w14:textId="1EC7DDE1" w:rsidR="009472C3" w:rsidRPr="00793798" w:rsidRDefault="009472C3" w:rsidP="00A03D0C">
            <w:pPr>
              <w:spacing w:before="60" w:after="60"/>
              <w:jc w:val="center"/>
              <w:rPr>
                <w:sz w:val="20"/>
                <w:lang w:val="en-US"/>
              </w:rPr>
            </w:pPr>
            <w:r w:rsidRPr="00A03D0C">
              <w:rPr>
                <w:sz w:val="20"/>
                <w:szCs w:val="16"/>
                <w:lang w:val="en-US"/>
              </w:rPr>
              <w:t>2316.85</w:t>
            </w:r>
          </w:p>
        </w:tc>
      </w:tr>
      <w:tr w:rsidR="009472C3" w:rsidRPr="00714EBE" w14:paraId="05B67076" w14:textId="77777777" w:rsidTr="009472C3">
        <w:tblPrEx>
          <w:tblBorders>
            <w:top w:val="none" w:sz="0" w:space="0" w:color="auto"/>
            <w:bottom w:val="none" w:sz="0" w:space="0" w:color="auto"/>
          </w:tblBorders>
        </w:tblPrEx>
        <w:tc>
          <w:tcPr>
            <w:tcW w:w="825" w:type="pct"/>
            <w:vMerge/>
          </w:tcPr>
          <w:p w14:paraId="3C4725F7" w14:textId="77777777" w:rsidR="009472C3" w:rsidRPr="00723B05" w:rsidRDefault="009472C3" w:rsidP="00A03D0C">
            <w:pPr>
              <w:spacing w:before="60" w:after="60"/>
              <w:rPr>
                <w:sz w:val="20"/>
                <w:lang w:val="en-US"/>
              </w:rPr>
            </w:pPr>
          </w:p>
        </w:tc>
        <w:tc>
          <w:tcPr>
            <w:tcW w:w="903" w:type="pct"/>
          </w:tcPr>
          <w:p w14:paraId="10884C8D" w14:textId="77777777" w:rsidR="009472C3" w:rsidRDefault="009472C3" w:rsidP="00A03D0C">
            <w:pPr>
              <w:spacing w:before="60" w:after="60"/>
              <w:rPr>
                <w:sz w:val="20"/>
                <w:lang w:val="en-US"/>
              </w:rPr>
            </w:pPr>
            <w:r>
              <w:rPr>
                <w:sz w:val="20"/>
                <w:lang w:val="en-US"/>
              </w:rPr>
              <w:t xml:space="preserve">Forward contract </w:t>
            </w:r>
          </w:p>
        </w:tc>
        <w:tc>
          <w:tcPr>
            <w:tcW w:w="506" w:type="pct"/>
          </w:tcPr>
          <w:p w14:paraId="57ED6C34" w14:textId="77777777" w:rsidR="009472C3" w:rsidRDefault="009472C3" w:rsidP="00A03D0C">
            <w:pPr>
              <w:spacing w:before="60" w:after="60"/>
              <w:jc w:val="center"/>
              <w:rPr>
                <w:sz w:val="20"/>
                <w:lang w:val="en-US"/>
              </w:rPr>
            </w:pPr>
            <w:r>
              <w:rPr>
                <w:sz w:val="20"/>
                <w:lang w:val="en-US"/>
              </w:rPr>
              <w:t>-</w:t>
            </w:r>
          </w:p>
        </w:tc>
        <w:tc>
          <w:tcPr>
            <w:tcW w:w="489" w:type="pct"/>
          </w:tcPr>
          <w:p w14:paraId="4A5CDC75" w14:textId="7CFA5BDA" w:rsidR="009472C3" w:rsidRPr="00714EBE" w:rsidRDefault="009472C3" w:rsidP="00A03D0C">
            <w:pPr>
              <w:spacing w:before="60" w:after="60"/>
              <w:jc w:val="center"/>
              <w:rPr>
                <w:sz w:val="20"/>
                <w:lang w:val="en-US"/>
              </w:rPr>
            </w:pPr>
            <w:r w:rsidRPr="00A03D0C">
              <w:rPr>
                <w:sz w:val="20"/>
                <w:szCs w:val="16"/>
                <w:lang w:val="en-US"/>
              </w:rPr>
              <w:t>1160.53</w:t>
            </w:r>
          </w:p>
        </w:tc>
        <w:tc>
          <w:tcPr>
            <w:tcW w:w="615" w:type="pct"/>
          </w:tcPr>
          <w:p w14:paraId="67825EFA" w14:textId="1E231DCD" w:rsidR="009472C3" w:rsidRPr="00714EBE" w:rsidRDefault="009472C3" w:rsidP="00A03D0C">
            <w:pPr>
              <w:spacing w:before="60" w:after="60"/>
              <w:jc w:val="center"/>
              <w:rPr>
                <w:sz w:val="20"/>
                <w:lang w:val="en-US"/>
              </w:rPr>
            </w:pPr>
            <w:r w:rsidRPr="00A03D0C">
              <w:rPr>
                <w:sz w:val="20"/>
                <w:szCs w:val="16"/>
                <w:lang w:val="en-US"/>
              </w:rPr>
              <w:t>1120.58</w:t>
            </w:r>
          </w:p>
        </w:tc>
        <w:tc>
          <w:tcPr>
            <w:tcW w:w="718" w:type="pct"/>
          </w:tcPr>
          <w:p w14:paraId="0F827AEF" w14:textId="28E75101" w:rsidR="009472C3" w:rsidRPr="00714EBE" w:rsidRDefault="009472C3" w:rsidP="00A03D0C">
            <w:pPr>
              <w:spacing w:before="60" w:after="60"/>
              <w:jc w:val="center"/>
              <w:rPr>
                <w:sz w:val="20"/>
                <w:lang w:val="en-US"/>
              </w:rPr>
            </w:pPr>
            <w:r w:rsidRPr="00A03D0C">
              <w:rPr>
                <w:sz w:val="20"/>
                <w:szCs w:val="16"/>
                <w:lang w:val="en-US"/>
              </w:rPr>
              <w:t>320.86</w:t>
            </w:r>
          </w:p>
        </w:tc>
        <w:tc>
          <w:tcPr>
            <w:tcW w:w="476" w:type="pct"/>
          </w:tcPr>
          <w:p w14:paraId="1BB2DBB3" w14:textId="303095F4" w:rsidR="009472C3" w:rsidRPr="00714EBE" w:rsidRDefault="009472C3" w:rsidP="00A03D0C">
            <w:pPr>
              <w:spacing w:before="60" w:after="60"/>
              <w:jc w:val="center"/>
              <w:rPr>
                <w:sz w:val="20"/>
                <w:lang w:val="en-US"/>
              </w:rPr>
            </w:pPr>
            <w:r w:rsidRPr="00A03D0C">
              <w:rPr>
                <w:sz w:val="20"/>
                <w:szCs w:val="16"/>
                <w:lang w:val="en-US"/>
              </w:rPr>
              <w:t>262.26</w:t>
            </w:r>
          </w:p>
        </w:tc>
        <w:tc>
          <w:tcPr>
            <w:tcW w:w="467" w:type="pct"/>
          </w:tcPr>
          <w:p w14:paraId="37A31055" w14:textId="2CFE0D02" w:rsidR="009472C3" w:rsidRPr="00714EBE" w:rsidRDefault="009472C3" w:rsidP="00A03D0C">
            <w:pPr>
              <w:spacing w:before="60" w:after="60"/>
              <w:jc w:val="center"/>
              <w:rPr>
                <w:sz w:val="20"/>
                <w:lang w:val="en-US"/>
              </w:rPr>
            </w:pPr>
            <w:r w:rsidRPr="00A03D0C">
              <w:rPr>
                <w:sz w:val="20"/>
                <w:szCs w:val="16"/>
                <w:lang w:val="en-US"/>
              </w:rPr>
              <w:t>2395.28</w:t>
            </w:r>
          </w:p>
        </w:tc>
      </w:tr>
      <w:tr w:rsidR="009472C3" w:rsidRPr="00714EBE" w14:paraId="66B75210" w14:textId="77777777" w:rsidTr="009472C3">
        <w:tblPrEx>
          <w:tblBorders>
            <w:top w:val="none" w:sz="0" w:space="0" w:color="auto"/>
            <w:bottom w:val="none" w:sz="0" w:space="0" w:color="auto"/>
          </w:tblBorders>
        </w:tblPrEx>
        <w:tc>
          <w:tcPr>
            <w:tcW w:w="825" w:type="pct"/>
            <w:vMerge/>
          </w:tcPr>
          <w:p w14:paraId="430521B4" w14:textId="77777777" w:rsidR="009472C3" w:rsidRPr="00723B05" w:rsidRDefault="009472C3" w:rsidP="00A03D0C">
            <w:pPr>
              <w:spacing w:before="60" w:after="60"/>
              <w:rPr>
                <w:sz w:val="20"/>
                <w:lang w:val="en-US"/>
              </w:rPr>
            </w:pPr>
          </w:p>
        </w:tc>
        <w:tc>
          <w:tcPr>
            <w:tcW w:w="903" w:type="pct"/>
          </w:tcPr>
          <w:p w14:paraId="36EAD121" w14:textId="77777777" w:rsidR="009472C3" w:rsidRDefault="009472C3" w:rsidP="00A03D0C">
            <w:pPr>
              <w:spacing w:before="60" w:after="60"/>
              <w:rPr>
                <w:sz w:val="20"/>
                <w:lang w:val="en-US"/>
              </w:rPr>
            </w:pPr>
            <w:r>
              <w:rPr>
                <w:sz w:val="20"/>
                <w:lang w:val="en-US"/>
              </w:rPr>
              <w:t>Adjusted contract</w:t>
            </w:r>
          </w:p>
        </w:tc>
        <w:tc>
          <w:tcPr>
            <w:tcW w:w="506" w:type="pct"/>
          </w:tcPr>
          <w:p w14:paraId="6965B78D" w14:textId="6A43A047" w:rsidR="009472C3" w:rsidRDefault="009472C3" w:rsidP="00A03D0C">
            <w:pPr>
              <w:spacing w:before="60" w:after="60"/>
              <w:jc w:val="center"/>
              <w:rPr>
                <w:sz w:val="20"/>
                <w:lang w:val="en-US"/>
              </w:rPr>
            </w:pPr>
            <w:r w:rsidRPr="00A46D3D">
              <w:rPr>
                <w:sz w:val="20"/>
                <w:szCs w:val="16"/>
                <w:lang w:val="en-US"/>
              </w:rPr>
              <w:t>0.355</w:t>
            </w:r>
          </w:p>
        </w:tc>
        <w:tc>
          <w:tcPr>
            <w:tcW w:w="489" w:type="pct"/>
          </w:tcPr>
          <w:p w14:paraId="7E3F90E2" w14:textId="7817756C" w:rsidR="009472C3" w:rsidRPr="00714EBE" w:rsidRDefault="009472C3" w:rsidP="00A03D0C">
            <w:pPr>
              <w:spacing w:before="60" w:after="60"/>
              <w:jc w:val="center"/>
              <w:rPr>
                <w:sz w:val="20"/>
                <w:lang w:val="en-US"/>
              </w:rPr>
            </w:pPr>
            <w:r w:rsidRPr="00A03D0C">
              <w:rPr>
                <w:sz w:val="20"/>
                <w:szCs w:val="16"/>
                <w:lang w:val="en-US"/>
              </w:rPr>
              <w:t>1162.82</w:t>
            </w:r>
          </w:p>
        </w:tc>
        <w:tc>
          <w:tcPr>
            <w:tcW w:w="615" w:type="pct"/>
          </w:tcPr>
          <w:p w14:paraId="67A6272F" w14:textId="30B4280E" w:rsidR="009472C3" w:rsidRPr="00714EBE" w:rsidRDefault="009472C3" w:rsidP="00A03D0C">
            <w:pPr>
              <w:spacing w:before="60" w:after="60"/>
              <w:jc w:val="center"/>
              <w:rPr>
                <w:sz w:val="20"/>
                <w:lang w:val="en-US"/>
              </w:rPr>
            </w:pPr>
            <w:r w:rsidRPr="00A03D0C">
              <w:rPr>
                <w:sz w:val="20"/>
                <w:szCs w:val="16"/>
                <w:lang w:val="en-US"/>
              </w:rPr>
              <w:t>1123.57</w:t>
            </w:r>
          </w:p>
        </w:tc>
        <w:tc>
          <w:tcPr>
            <w:tcW w:w="718" w:type="pct"/>
          </w:tcPr>
          <w:p w14:paraId="6C3A244B" w14:textId="6E662144" w:rsidR="009472C3" w:rsidRPr="00714EBE" w:rsidRDefault="009472C3" w:rsidP="00A03D0C">
            <w:pPr>
              <w:spacing w:before="60" w:after="60"/>
              <w:jc w:val="center"/>
              <w:rPr>
                <w:sz w:val="20"/>
                <w:lang w:val="en-US"/>
              </w:rPr>
            </w:pPr>
            <w:r w:rsidRPr="00A03D0C">
              <w:rPr>
                <w:sz w:val="20"/>
                <w:szCs w:val="16"/>
                <w:lang w:val="en-US"/>
              </w:rPr>
              <w:t>317.8</w:t>
            </w:r>
            <w:r>
              <w:rPr>
                <w:sz w:val="20"/>
                <w:szCs w:val="16"/>
                <w:lang w:val="en-US"/>
              </w:rPr>
              <w:t>0</w:t>
            </w:r>
          </w:p>
        </w:tc>
        <w:tc>
          <w:tcPr>
            <w:tcW w:w="476" w:type="pct"/>
          </w:tcPr>
          <w:p w14:paraId="0D8F3282" w14:textId="138A32A8" w:rsidR="009472C3" w:rsidRPr="00714EBE" w:rsidRDefault="009472C3" w:rsidP="00A03D0C">
            <w:pPr>
              <w:spacing w:before="60" w:after="60"/>
              <w:jc w:val="center"/>
              <w:rPr>
                <w:sz w:val="20"/>
                <w:lang w:val="en-US"/>
              </w:rPr>
            </w:pPr>
            <w:r w:rsidRPr="00A03D0C">
              <w:rPr>
                <w:sz w:val="20"/>
                <w:szCs w:val="16"/>
                <w:lang w:val="en-US"/>
              </w:rPr>
              <w:t>271.21</w:t>
            </w:r>
          </w:p>
        </w:tc>
        <w:tc>
          <w:tcPr>
            <w:tcW w:w="467" w:type="pct"/>
          </w:tcPr>
          <w:p w14:paraId="49915003" w14:textId="43C48C71" w:rsidR="009472C3" w:rsidRPr="00714EBE" w:rsidRDefault="009472C3" w:rsidP="00A03D0C">
            <w:pPr>
              <w:spacing w:before="60" w:after="60"/>
              <w:jc w:val="center"/>
              <w:rPr>
                <w:sz w:val="20"/>
                <w:lang w:val="en-US"/>
              </w:rPr>
            </w:pPr>
            <w:r w:rsidRPr="00A03D0C">
              <w:rPr>
                <w:sz w:val="20"/>
                <w:szCs w:val="16"/>
                <w:lang w:val="en-US"/>
              </w:rPr>
              <w:t>2390.21</w:t>
            </w:r>
          </w:p>
        </w:tc>
      </w:tr>
      <w:tr w:rsidR="009472C3" w:rsidRPr="00714EBE" w14:paraId="2150E2B1" w14:textId="77777777" w:rsidTr="009472C3">
        <w:tblPrEx>
          <w:tblBorders>
            <w:top w:val="none" w:sz="0" w:space="0" w:color="auto"/>
            <w:bottom w:val="none" w:sz="0" w:space="0" w:color="auto"/>
          </w:tblBorders>
        </w:tblPrEx>
        <w:tc>
          <w:tcPr>
            <w:tcW w:w="825" w:type="pct"/>
            <w:vMerge/>
          </w:tcPr>
          <w:p w14:paraId="21D41AE3" w14:textId="77777777" w:rsidR="009472C3" w:rsidRPr="00723B05" w:rsidRDefault="009472C3" w:rsidP="00A03D0C">
            <w:pPr>
              <w:spacing w:before="60" w:after="60"/>
              <w:rPr>
                <w:sz w:val="20"/>
                <w:lang w:val="en-US"/>
              </w:rPr>
            </w:pPr>
          </w:p>
        </w:tc>
        <w:tc>
          <w:tcPr>
            <w:tcW w:w="903" w:type="pct"/>
          </w:tcPr>
          <w:p w14:paraId="61183F98" w14:textId="77777777" w:rsidR="009472C3" w:rsidRDefault="009472C3" w:rsidP="00A03D0C">
            <w:pPr>
              <w:spacing w:before="60" w:after="60"/>
              <w:rPr>
                <w:sz w:val="20"/>
                <w:lang w:val="en-US"/>
              </w:rPr>
            </w:pPr>
          </w:p>
        </w:tc>
        <w:tc>
          <w:tcPr>
            <w:tcW w:w="506" w:type="pct"/>
          </w:tcPr>
          <w:p w14:paraId="7A4C8ED8" w14:textId="2FE0AE92" w:rsidR="009472C3" w:rsidRDefault="009472C3" w:rsidP="00A03D0C">
            <w:pPr>
              <w:spacing w:before="60" w:after="60"/>
              <w:jc w:val="center"/>
              <w:rPr>
                <w:sz w:val="20"/>
                <w:lang w:val="en-US"/>
              </w:rPr>
            </w:pPr>
            <w:r w:rsidRPr="00A46D3D">
              <w:rPr>
                <w:sz w:val="20"/>
                <w:szCs w:val="16"/>
                <w:lang w:val="en-US"/>
              </w:rPr>
              <w:t>0.361</w:t>
            </w:r>
          </w:p>
        </w:tc>
        <w:tc>
          <w:tcPr>
            <w:tcW w:w="489" w:type="pct"/>
          </w:tcPr>
          <w:p w14:paraId="6610F27F" w14:textId="2510F3FE" w:rsidR="009472C3" w:rsidRPr="00714EBE" w:rsidRDefault="009472C3" w:rsidP="00A03D0C">
            <w:pPr>
              <w:spacing w:before="60" w:after="60"/>
              <w:jc w:val="center"/>
              <w:rPr>
                <w:sz w:val="20"/>
                <w:lang w:val="en-US"/>
              </w:rPr>
            </w:pPr>
            <w:r w:rsidRPr="00A03D0C">
              <w:rPr>
                <w:sz w:val="20"/>
                <w:szCs w:val="16"/>
                <w:lang w:val="en-US"/>
              </w:rPr>
              <w:t>1163.07</w:t>
            </w:r>
          </w:p>
        </w:tc>
        <w:tc>
          <w:tcPr>
            <w:tcW w:w="615" w:type="pct"/>
          </w:tcPr>
          <w:p w14:paraId="3333E00F" w14:textId="755E1E93" w:rsidR="009472C3" w:rsidRPr="00714EBE" w:rsidRDefault="009472C3" w:rsidP="00A03D0C">
            <w:pPr>
              <w:spacing w:before="60" w:after="60"/>
              <w:jc w:val="center"/>
              <w:rPr>
                <w:sz w:val="20"/>
                <w:lang w:val="en-US"/>
              </w:rPr>
            </w:pPr>
            <w:r w:rsidRPr="00A03D0C">
              <w:rPr>
                <w:sz w:val="20"/>
                <w:szCs w:val="16"/>
                <w:lang w:val="en-US"/>
              </w:rPr>
              <w:t>1121.78</w:t>
            </w:r>
          </w:p>
        </w:tc>
        <w:tc>
          <w:tcPr>
            <w:tcW w:w="718" w:type="pct"/>
          </w:tcPr>
          <w:p w14:paraId="682764D5" w14:textId="2F96FD9C" w:rsidR="009472C3" w:rsidRPr="00714EBE" w:rsidRDefault="009472C3" w:rsidP="00A03D0C">
            <w:pPr>
              <w:spacing w:before="60" w:after="60"/>
              <w:jc w:val="center"/>
              <w:rPr>
                <w:sz w:val="20"/>
                <w:lang w:val="en-US"/>
              </w:rPr>
            </w:pPr>
            <w:r w:rsidRPr="00A03D0C">
              <w:rPr>
                <w:sz w:val="20"/>
                <w:szCs w:val="16"/>
                <w:lang w:val="en-US"/>
              </w:rPr>
              <w:t>317.08</w:t>
            </w:r>
          </w:p>
        </w:tc>
        <w:tc>
          <w:tcPr>
            <w:tcW w:w="476" w:type="pct"/>
          </w:tcPr>
          <w:p w14:paraId="4A5420DC" w14:textId="7074D32F" w:rsidR="009472C3" w:rsidRPr="00714EBE" w:rsidRDefault="009472C3" w:rsidP="00A03D0C">
            <w:pPr>
              <w:spacing w:before="60" w:after="60"/>
              <w:jc w:val="center"/>
              <w:rPr>
                <w:sz w:val="20"/>
                <w:lang w:val="en-US"/>
              </w:rPr>
            </w:pPr>
            <w:r w:rsidRPr="00A03D0C">
              <w:rPr>
                <w:sz w:val="20"/>
                <w:szCs w:val="16"/>
                <w:lang w:val="en-US"/>
              </w:rPr>
              <w:t>273.44</w:t>
            </w:r>
          </w:p>
        </w:tc>
        <w:tc>
          <w:tcPr>
            <w:tcW w:w="467" w:type="pct"/>
          </w:tcPr>
          <w:p w14:paraId="187D7DD4" w14:textId="600FA72B" w:rsidR="009472C3" w:rsidRPr="00714EBE" w:rsidRDefault="009472C3" w:rsidP="00A03D0C">
            <w:pPr>
              <w:spacing w:before="60" w:after="60"/>
              <w:jc w:val="center"/>
              <w:rPr>
                <w:sz w:val="20"/>
                <w:lang w:val="en-US"/>
              </w:rPr>
            </w:pPr>
            <w:r w:rsidRPr="00A03D0C">
              <w:rPr>
                <w:sz w:val="20"/>
                <w:szCs w:val="16"/>
                <w:lang w:val="en-US"/>
              </w:rPr>
              <w:t>2387.99</w:t>
            </w:r>
          </w:p>
        </w:tc>
      </w:tr>
      <w:tr w:rsidR="009472C3" w:rsidRPr="00714EBE" w14:paraId="132606CF" w14:textId="77777777" w:rsidTr="009472C3">
        <w:tblPrEx>
          <w:tblBorders>
            <w:top w:val="none" w:sz="0" w:space="0" w:color="auto"/>
            <w:bottom w:val="none" w:sz="0" w:space="0" w:color="auto"/>
          </w:tblBorders>
        </w:tblPrEx>
        <w:tc>
          <w:tcPr>
            <w:tcW w:w="825" w:type="pct"/>
            <w:vMerge/>
          </w:tcPr>
          <w:p w14:paraId="37156E60" w14:textId="77777777" w:rsidR="009472C3" w:rsidRPr="00723B05" w:rsidRDefault="009472C3" w:rsidP="00A03D0C">
            <w:pPr>
              <w:spacing w:before="60" w:after="60"/>
              <w:rPr>
                <w:sz w:val="20"/>
                <w:lang w:val="en-US"/>
              </w:rPr>
            </w:pPr>
          </w:p>
        </w:tc>
        <w:tc>
          <w:tcPr>
            <w:tcW w:w="903" w:type="pct"/>
          </w:tcPr>
          <w:p w14:paraId="4C383D0E" w14:textId="77777777" w:rsidR="009472C3" w:rsidRDefault="009472C3" w:rsidP="00A03D0C">
            <w:pPr>
              <w:spacing w:before="60" w:after="60"/>
              <w:rPr>
                <w:sz w:val="20"/>
                <w:lang w:val="en-US"/>
              </w:rPr>
            </w:pPr>
          </w:p>
        </w:tc>
        <w:tc>
          <w:tcPr>
            <w:tcW w:w="506" w:type="pct"/>
          </w:tcPr>
          <w:p w14:paraId="248B164F" w14:textId="66584FA7" w:rsidR="009472C3" w:rsidRDefault="009472C3" w:rsidP="00A03D0C">
            <w:pPr>
              <w:spacing w:before="60" w:after="60"/>
              <w:jc w:val="center"/>
              <w:rPr>
                <w:sz w:val="20"/>
                <w:lang w:val="en-US"/>
              </w:rPr>
            </w:pPr>
            <w:r w:rsidRPr="00A46D3D">
              <w:rPr>
                <w:sz w:val="20"/>
                <w:szCs w:val="16"/>
                <w:lang w:val="en-US"/>
              </w:rPr>
              <w:t>0.368</w:t>
            </w:r>
          </w:p>
        </w:tc>
        <w:tc>
          <w:tcPr>
            <w:tcW w:w="489" w:type="pct"/>
          </w:tcPr>
          <w:p w14:paraId="06E38E79" w14:textId="61A700BC" w:rsidR="009472C3" w:rsidRPr="00714EBE" w:rsidRDefault="009472C3" w:rsidP="00A03D0C">
            <w:pPr>
              <w:spacing w:before="60" w:after="60"/>
              <w:jc w:val="center"/>
              <w:rPr>
                <w:sz w:val="20"/>
                <w:lang w:val="en-US"/>
              </w:rPr>
            </w:pPr>
            <w:r w:rsidRPr="00A03D0C">
              <w:rPr>
                <w:sz w:val="20"/>
                <w:szCs w:val="16"/>
                <w:lang w:val="en-US"/>
              </w:rPr>
              <w:t>1163.45</w:t>
            </w:r>
          </w:p>
        </w:tc>
        <w:tc>
          <w:tcPr>
            <w:tcW w:w="615" w:type="pct"/>
          </w:tcPr>
          <w:p w14:paraId="62DD6D28" w14:textId="0BAAE876" w:rsidR="009472C3" w:rsidRPr="00714EBE" w:rsidRDefault="009472C3" w:rsidP="00A03D0C">
            <w:pPr>
              <w:spacing w:before="60" w:after="60"/>
              <w:jc w:val="center"/>
              <w:rPr>
                <w:sz w:val="20"/>
                <w:lang w:val="en-US"/>
              </w:rPr>
            </w:pPr>
            <w:r w:rsidRPr="00A03D0C">
              <w:rPr>
                <w:sz w:val="20"/>
                <w:szCs w:val="16"/>
                <w:lang w:val="en-US"/>
              </w:rPr>
              <w:t>1121.99</w:t>
            </w:r>
          </w:p>
        </w:tc>
        <w:tc>
          <w:tcPr>
            <w:tcW w:w="718" w:type="pct"/>
          </w:tcPr>
          <w:p w14:paraId="63B17005" w14:textId="674456D6" w:rsidR="009472C3" w:rsidRPr="00714EBE" w:rsidRDefault="009472C3" w:rsidP="00A03D0C">
            <w:pPr>
              <w:spacing w:before="60" w:after="60"/>
              <w:jc w:val="center"/>
              <w:rPr>
                <w:sz w:val="20"/>
                <w:lang w:val="en-US"/>
              </w:rPr>
            </w:pPr>
            <w:r w:rsidRPr="00A03D0C">
              <w:rPr>
                <w:sz w:val="20"/>
                <w:szCs w:val="16"/>
                <w:lang w:val="en-US"/>
              </w:rPr>
              <w:t>316.33</w:t>
            </w:r>
          </w:p>
        </w:tc>
        <w:tc>
          <w:tcPr>
            <w:tcW w:w="476" w:type="pct"/>
          </w:tcPr>
          <w:p w14:paraId="29235D83" w14:textId="59845364" w:rsidR="009472C3" w:rsidRPr="00714EBE" w:rsidRDefault="009472C3" w:rsidP="00A03D0C">
            <w:pPr>
              <w:spacing w:before="60" w:after="60"/>
              <w:jc w:val="center"/>
              <w:rPr>
                <w:sz w:val="20"/>
                <w:lang w:val="en-US"/>
              </w:rPr>
            </w:pPr>
            <w:r w:rsidRPr="00A03D0C">
              <w:rPr>
                <w:sz w:val="20"/>
                <w:szCs w:val="16"/>
                <w:lang w:val="en-US"/>
              </w:rPr>
              <w:t>275.66</w:t>
            </w:r>
          </w:p>
        </w:tc>
        <w:tc>
          <w:tcPr>
            <w:tcW w:w="467" w:type="pct"/>
          </w:tcPr>
          <w:p w14:paraId="4CC7416E" w14:textId="00422837" w:rsidR="009472C3" w:rsidRPr="00714EBE" w:rsidRDefault="009472C3" w:rsidP="00A03D0C">
            <w:pPr>
              <w:spacing w:before="60" w:after="60"/>
              <w:jc w:val="center"/>
              <w:rPr>
                <w:sz w:val="20"/>
                <w:lang w:val="en-US"/>
              </w:rPr>
            </w:pPr>
            <w:r w:rsidRPr="00A03D0C">
              <w:rPr>
                <w:sz w:val="20"/>
                <w:szCs w:val="16"/>
                <w:lang w:val="en-US"/>
              </w:rPr>
              <w:t>2385.02</w:t>
            </w:r>
          </w:p>
        </w:tc>
      </w:tr>
      <w:tr w:rsidR="009472C3" w:rsidRPr="00714EBE" w14:paraId="239CDDB6" w14:textId="77777777" w:rsidTr="009472C3">
        <w:tblPrEx>
          <w:tblBorders>
            <w:top w:val="none" w:sz="0" w:space="0" w:color="auto"/>
            <w:bottom w:val="none" w:sz="0" w:space="0" w:color="auto"/>
          </w:tblBorders>
        </w:tblPrEx>
        <w:tc>
          <w:tcPr>
            <w:tcW w:w="825" w:type="pct"/>
            <w:vMerge/>
          </w:tcPr>
          <w:p w14:paraId="34DFF19E" w14:textId="77777777" w:rsidR="009472C3" w:rsidRPr="00723B05" w:rsidRDefault="009472C3" w:rsidP="00A03D0C">
            <w:pPr>
              <w:spacing w:before="60" w:after="60"/>
              <w:rPr>
                <w:sz w:val="20"/>
                <w:lang w:val="en-US"/>
              </w:rPr>
            </w:pPr>
          </w:p>
        </w:tc>
        <w:tc>
          <w:tcPr>
            <w:tcW w:w="903" w:type="pct"/>
          </w:tcPr>
          <w:p w14:paraId="0E44F9A4" w14:textId="77777777" w:rsidR="009472C3" w:rsidRDefault="009472C3" w:rsidP="00A03D0C">
            <w:pPr>
              <w:spacing w:before="60" w:after="60"/>
              <w:rPr>
                <w:sz w:val="20"/>
                <w:lang w:val="en-US"/>
              </w:rPr>
            </w:pPr>
          </w:p>
        </w:tc>
        <w:tc>
          <w:tcPr>
            <w:tcW w:w="506" w:type="pct"/>
          </w:tcPr>
          <w:p w14:paraId="0729C7BF" w14:textId="1877D51F" w:rsidR="009472C3" w:rsidRDefault="009472C3" w:rsidP="00A03D0C">
            <w:pPr>
              <w:spacing w:before="60" w:after="60"/>
              <w:jc w:val="center"/>
              <w:rPr>
                <w:sz w:val="20"/>
                <w:lang w:val="en-US"/>
              </w:rPr>
            </w:pPr>
            <w:r w:rsidRPr="00A46D3D">
              <w:rPr>
                <w:sz w:val="20"/>
                <w:szCs w:val="16"/>
                <w:lang w:val="en-US"/>
              </w:rPr>
              <w:t>0.376</w:t>
            </w:r>
          </w:p>
        </w:tc>
        <w:tc>
          <w:tcPr>
            <w:tcW w:w="489" w:type="pct"/>
          </w:tcPr>
          <w:p w14:paraId="68E0A295" w14:textId="71132E03" w:rsidR="009472C3" w:rsidRPr="00714EBE" w:rsidRDefault="009472C3" w:rsidP="00A03D0C">
            <w:pPr>
              <w:spacing w:before="60" w:after="60"/>
              <w:jc w:val="center"/>
              <w:rPr>
                <w:sz w:val="20"/>
                <w:lang w:val="en-US"/>
              </w:rPr>
            </w:pPr>
            <w:r w:rsidRPr="00A03D0C">
              <w:rPr>
                <w:sz w:val="20"/>
                <w:szCs w:val="16"/>
                <w:lang w:val="en-US"/>
              </w:rPr>
              <w:t>1162.71</w:t>
            </w:r>
          </w:p>
        </w:tc>
        <w:tc>
          <w:tcPr>
            <w:tcW w:w="615" w:type="pct"/>
          </w:tcPr>
          <w:p w14:paraId="0CCA10D0" w14:textId="2D993203" w:rsidR="009472C3" w:rsidRPr="00714EBE" w:rsidRDefault="009472C3" w:rsidP="00A03D0C">
            <w:pPr>
              <w:spacing w:before="60" w:after="60"/>
              <w:jc w:val="center"/>
              <w:rPr>
                <w:sz w:val="20"/>
                <w:lang w:val="en-US"/>
              </w:rPr>
            </w:pPr>
            <w:r w:rsidRPr="00A03D0C">
              <w:rPr>
                <w:sz w:val="20"/>
                <w:szCs w:val="16"/>
                <w:lang w:val="en-US"/>
              </w:rPr>
              <w:t>1120.81</w:t>
            </w:r>
          </w:p>
        </w:tc>
        <w:tc>
          <w:tcPr>
            <w:tcW w:w="718" w:type="pct"/>
          </w:tcPr>
          <w:p w14:paraId="3EF3B781" w14:textId="1D48BC98" w:rsidR="009472C3" w:rsidRPr="00714EBE" w:rsidRDefault="009472C3" w:rsidP="00A03D0C">
            <w:pPr>
              <w:spacing w:before="60" w:after="60"/>
              <w:jc w:val="center"/>
              <w:rPr>
                <w:sz w:val="20"/>
                <w:lang w:val="en-US"/>
              </w:rPr>
            </w:pPr>
            <w:r w:rsidRPr="00A03D0C">
              <w:rPr>
                <w:sz w:val="20"/>
                <w:szCs w:val="16"/>
                <w:lang w:val="en-US"/>
              </w:rPr>
              <w:t>315.62</w:t>
            </w:r>
          </w:p>
        </w:tc>
        <w:tc>
          <w:tcPr>
            <w:tcW w:w="476" w:type="pct"/>
          </w:tcPr>
          <w:p w14:paraId="26D3B5B1" w14:textId="30398A66" w:rsidR="009472C3" w:rsidRPr="00714EBE" w:rsidRDefault="009472C3" w:rsidP="00A03D0C">
            <w:pPr>
              <w:spacing w:before="60" w:after="60"/>
              <w:jc w:val="center"/>
              <w:rPr>
                <w:sz w:val="20"/>
                <w:lang w:val="en-US"/>
              </w:rPr>
            </w:pPr>
            <w:r w:rsidRPr="00A03D0C">
              <w:rPr>
                <w:sz w:val="20"/>
                <w:szCs w:val="16"/>
                <w:lang w:val="en-US"/>
              </w:rPr>
              <w:t>276.4</w:t>
            </w:r>
          </w:p>
        </w:tc>
        <w:tc>
          <w:tcPr>
            <w:tcW w:w="467" w:type="pct"/>
          </w:tcPr>
          <w:p w14:paraId="22EE1B5F" w14:textId="6BEDE01E" w:rsidR="009472C3" w:rsidRPr="00714EBE" w:rsidRDefault="009472C3" w:rsidP="00A03D0C">
            <w:pPr>
              <w:spacing w:before="60" w:after="60"/>
              <w:jc w:val="center"/>
              <w:rPr>
                <w:sz w:val="20"/>
                <w:lang w:val="en-US"/>
              </w:rPr>
            </w:pPr>
            <w:r w:rsidRPr="00A03D0C">
              <w:rPr>
                <w:sz w:val="20"/>
                <w:szCs w:val="16"/>
                <w:lang w:val="en-US"/>
              </w:rPr>
              <w:t>2379.84</w:t>
            </w:r>
          </w:p>
        </w:tc>
      </w:tr>
      <w:tr w:rsidR="009472C3" w:rsidRPr="00714EBE" w14:paraId="46FB92E4" w14:textId="77777777" w:rsidTr="009472C3">
        <w:tblPrEx>
          <w:tblBorders>
            <w:top w:val="none" w:sz="0" w:space="0" w:color="auto"/>
            <w:bottom w:val="none" w:sz="0" w:space="0" w:color="auto"/>
          </w:tblBorders>
        </w:tblPrEx>
        <w:tc>
          <w:tcPr>
            <w:tcW w:w="825" w:type="pct"/>
            <w:vMerge/>
            <w:tcBorders>
              <w:bottom w:val="single" w:sz="4" w:space="0" w:color="auto"/>
            </w:tcBorders>
          </w:tcPr>
          <w:p w14:paraId="53F24C8F" w14:textId="77777777" w:rsidR="009472C3" w:rsidRPr="00723B05" w:rsidRDefault="009472C3" w:rsidP="00A03D0C">
            <w:pPr>
              <w:spacing w:before="60" w:after="60"/>
              <w:rPr>
                <w:sz w:val="20"/>
                <w:lang w:val="en-US"/>
              </w:rPr>
            </w:pPr>
          </w:p>
        </w:tc>
        <w:tc>
          <w:tcPr>
            <w:tcW w:w="903" w:type="pct"/>
            <w:tcBorders>
              <w:bottom w:val="single" w:sz="4" w:space="0" w:color="auto"/>
            </w:tcBorders>
          </w:tcPr>
          <w:p w14:paraId="116FE1B2" w14:textId="77777777" w:rsidR="009472C3" w:rsidRDefault="009472C3" w:rsidP="00A03D0C">
            <w:pPr>
              <w:spacing w:before="60" w:after="60"/>
              <w:rPr>
                <w:sz w:val="20"/>
                <w:lang w:val="en-US"/>
              </w:rPr>
            </w:pPr>
          </w:p>
        </w:tc>
        <w:tc>
          <w:tcPr>
            <w:tcW w:w="506" w:type="pct"/>
            <w:tcBorders>
              <w:bottom w:val="single" w:sz="4" w:space="0" w:color="auto"/>
            </w:tcBorders>
          </w:tcPr>
          <w:p w14:paraId="0C3211AE" w14:textId="1F4A3D66" w:rsidR="009472C3" w:rsidRDefault="009472C3" w:rsidP="00A03D0C">
            <w:pPr>
              <w:spacing w:before="60" w:after="60"/>
              <w:jc w:val="center"/>
              <w:rPr>
                <w:sz w:val="20"/>
                <w:lang w:val="en-US"/>
              </w:rPr>
            </w:pPr>
            <w:r w:rsidRPr="00A46D3D">
              <w:rPr>
                <w:sz w:val="20"/>
                <w:szCs w:val="16"/>
                <w:lang w:val="en-US"/>
              </w:rPr>
              <w:t>0.388</w:t>
            </w:r>
          </w:p>
        </w:tc>
        <w:tc>
          <w:tcPr>
            <w:tcW w:w="489" w:type="pct"/>
            <w:tcBorders>
              <w:bottom w:val="single" w:sz="4" w:space="0" w:color="auto"/>
            </w:tcBorders>
          </w:tcPr>
          <w:p w14:paraId="77DCF389" w14:textId="391F2AEF" w:rsidR="009472C3" w:rsidRPr="00714EBE" w:rsidRDefault="009472C3" w:rsidP="00A03D0C">
            <w:pPr>
              <w:spacing w:before="60" w:after="60"/>
              <w:jc w:val="center"/>
              <w:rPr>
                <w:sz w:val="20"/>
                <w:lang w:val="en-US"/>
              </w:rPr>
            </w:pPr>
            <w:r w:rsidRPr="00A03D0C">
              <w:rPr>
                <w:sz w:val="20"/>
                <w:szCs w:val="16"/>
                <w:lang w:val="en-US"/>
              </w:rPr>
              <w:t>1162.9</w:t>
            </w:r>
            <w:r>
              <w:rPr>
                <w:sz w:val="20"/>
                <w:szCs w:val="16"/>
                <w:lang w:val="en-US"/>
              </w:rPr>
              <w:t>0</w:t>
            </w:r>
          </w:p>
        </w:tc>
        <w:tc>
          <w:tcPr>
            <w:tcW w:w="615" w:type="pct"/>
            <w:tcBorders>
              <w:bottom w:val="single" w:sz="4" w:space="0" w:color="auto"/>
            </w:tcBorders>
          </w:tcPr>
          <w:p w14:paraId="7277B8DE" w14:textId="498C5DA3" w:rsidR="009472C3" w:rsidRPr="00714EBE" w:rsidRDefault="009472C3" w:rsidP="00A03D0C">
            <w:pPr>
              <w:spacing w:before="60" w:after="60"/>
              <w:jc w:val="center"/>
              <w:rPr>
                <w:sz w:val="20"/>
                <w:lang w:val="en-US"/>
              </w:rPr>
            </w:pPr>
            <w:r w:rsidRPr="00A03D0C">
              <w:rPr>
                <w:sz w:val="20"/>
                <w:szCs w:val="16"/>
                <w:lang w:val="en-US"/>
              </w:rPr>
              <w:t>1121.86</w:t>
            </w:r>
          </w:p>
        </w:tc>
        <w:tc>
          <w:tcPr>
            <w:tcW w:w="718" w:type="pct"/>
            <w:tcBorders>
              <w:bottom w:val="single" w:sz="4" w:space="0" w:color="auto"/>
            </w:tcBorders>
          </w:tcPr>
          <w:p w14:paraId="75FBFE47" w14:textId="42947FAC" w:rsidR="009472C3" w:rsidRPr="00714EBE" w:rsidRDefault="009472C3" w:rsidP="00A03D0C">
            <w:pPr>
              <w:spacing w:before="60" w:after="60"/>
              <w:jc w:val="center"/>
              <w:rPr>
                <w:sz w:val="20"/>
                <w:lang w:val="en-US"/>
              </w:rPr>
            </w:pPr>
            <w:r w:rsidRPr="00A03D0C">
              <w:rPr>
                <w:sz w:val="20"/>
                <w:szCs w:val="16"/>
                <w:lang w:val="en-US"/>
              </w:rPr>
              <w:t>314.76</w:t>
            </w:r>
          </w:p>
        </w:tc>
        <w:tc>
          <w:tcPr>
            <w:tcW w:w="476" w:type="pct"/>
            <w:tcBorders>
              <w:bottom w:val="single" w:sz="4" w:space="0" w:color="auto"/>
            </w:tcBorders>
          </w:tcPr>
          <w:p w14:paraId="5F56DDB5" w14:textId="5DA3942B" w:rsidR="009472C3" w:rsidRPr="00714EBE" w:rsidRDefault="009472C3" w:rsidP="00A03D0C">
            <w:pPr>
              <w:spacing w:before="60" w:after="60"/>
              <w:jc w:val="center"/>
              <w:rPr>
                <w:sz w:val="20"/>
                <w:lang w:val="en-US"/>
              </w:rPr>
            </w:pPr>
            <w:r w:rsidRPr="00A03D0C">
              <w:rPr>
                <w:sz w:val="20"/>
                <w:szCs w:val="16"/>
                <w:lang w:val="en-US"/>
              </w:rPr>
              <w:t>277.88</w:t>
            </w:r>
          </w:p>
        </w:tc>
        <w:tc>
          <w:tcPr>
            <w:tcW w:w="467" w:type="pct"/>
            <w:tcBorders>
              <w:bottom w:val="single" w:sz="4" w:space="0" w:color="auto"/>
            </w:tcBorders>
          </w:tcPr>
          <w:p w14:paraId="22844298" w14:textId="04A82B86" w:rsidR="009472C3" w:rsidRPr="00714EBE" w:rsidRDefault="009472C3" w:rsidP="00A03D0C">
            <w:pPr>
              <w:spacing w:before="60" w:after="60"/>
              <w:jc w:val="center"/>
              <w:rPr>
                <w:sz w:val="20"/>
                <w:lang w:val="en-US"/>
              </w:rPr>
            </w:pPr>
            <w:r w:rsidRPr="00A03D0C">
              <w:rPr>
                <w:sz w:val="20"/>
                <w:szCs w:val="16"/>
                <w:lang w:val="en-US"/>
              </w:rPr>
              <w:t>2372.43</w:t>
            </w:r>
          </w:p>
        </w:tc>
      </w:tr>
      <w:tr w:rsidR="009472C3" w:rsidRPr="00793798" w14:paraId="1479AB95" w14:textId="77777777" w:rsidTr="009472C3">
        <w:tblPrEx>
          <w:tblBorders>
            <w:top w:val="none" w:sz="0" w:space="0" w:color="auto"/>
            <w:bottom w:val="none" w:sz="0" w:space="0" w:color="auto"/>
          </w:tblBorders>
        </w:tblPrEx>
        <w:tc>
          <w:tcPr>
            <w:tcW w:w="825" w:type="pct"/>
            <w:vMerge w:val="restart"/>
            <w:tcBorders>
              <w:top w:val="single" w:sz="4" w:space="0" w:color="auto"/>
            </w:tcBorders>
          </w:tcPr>
          <w:p w14:paraId="6E8CE899" w14:textId="59BCD970" w:rsidR="009472C3" w:rsidRPr="00723B05" w:rsidRDefault="009472C3" w:rsidP="00747089">
            <w:pPr>
              <w:spacing w:before="60" w:after="60"/>
              <w:rPr>
                <w:sz w:val="20"/>
                <w:lang w:val="en-US"/>
              </w:rPr>
            </w:pPr>
            <w:r w:rsidRPr="00723B05">
              <w:rPr>
                <w:sz w:val="20"/>
                <w:lang w:val="en-US"/>
              </w:rPr>
              <w:t>Profits</w:t>
            </w:r>
            <w:r>
              <w:rPr>
                <w:sz w:val="20"/>
                <w:lang w:val="en-US"/>
              </w:rPr>
              <w:t xml:space="preserve"> narrow framing</w:t>
            </w:r>
          </w:p>
        </w:tc>
        <w:tc>
          <w:tcPr>
            <w:tcW w:w="903" w:type="pct"/>
            <w:tcBorders>
              <w:top w:val="single" w:sz="4" w:space="0" w:color="auto"/>
            </w:tcBorders>
          </w:tcPr>
          <w:p w14:paraId="2EC41EDC" w14:textId="77777777" w:rsidR="009472C3" w:rsidRPr="00793798" w:rsidRDefault="009472C3" w:rsidP="00747089">
            <w:pPr>
              <w:spacing w:before="60" w:after="60"/>
              <w:rPr>
                <w:sz w:val="20"/>
                <w:lang w:val="en-US"/>
              </w:rPr>
            </w:pPr>
            <w:r>
              <w:rPr>
                <w:sz w:val="20"/>
                <w:lang w:val="en-US"/>
              </w:rPr>
              <w:t xml:space="preserve">No contract </w:t>
            </w:r>
          </w:p>
        </w:tc>
        <w:tc>
          <w:tcPr>
            <w:tcW w:w="506" w:type="pct"/>
            <w:tcBorders>
              <w:top w:val="single" w:sz="4" w:space="0" w:color="auto"/>
            </w:tcBorders>
          </w:tcPr>
          <w:p w14:paraId="34E09957" w14:textId="77777777" w:rsidR="009472C3" w:rsidRPr="00793798" w:rsidRDefault="009472C3" w:rsidP="00747089">
            <w:pPr>
              <w:spacing w:before="60" w:after="60"/>
              <w:jc w:val="center"/>
              <w:rPr>
                <w:sz w:val="20"/>
                <w:lang w:val="en-US"/>
              </w:rPr>
            </w:pPr>
            <w:r>
              <w:rPr>
                <w:sz w:val="20"/>
                <w:lang w:val="en-US"/>
              </w:rPr>
              <w:t>-</w:t>
            </w:r>
          </w:p>
        </w:tc>
        <w:tc>
          <w:tcPr>
            <w:tcW w:w="489" w:type="pct"/>
            <w:tcBorders>
              <w:top w:val="single" w:sz="4" w:space="0" w:color="auto"/>
            </w:tcBorders>
          </w:tcPr>
          <w:p w14:paraId="27677A05" w14:textId="69ABB2FB" w:rsidR="009472C3" w:rsidRPr="00793798" w:rsidRDefault="009472C3" w:rsidP="00747089">
            <w:pPr>
              <w:spacing w:before="60" w:after="60"/>
              <w:jc w:val="center"/>
              <w:rPr>
                <w:sz w:val="20"/>
                <w:lang w:val="en-US"/>
              </w:rPr>
            </w:pPr>
            <w:r>
              <w:rPr>
                <w:sz w:val="20"/>
                <w:lang w:val="en-US"/>
              </w:rPr>
              <w:t>-</w:t>
            </w:r>
          </w:p>
        </w:tc>
        <w:tc>
          <w:tcPr>
            <w:tcW w:w="615" w:type="pct"/>
            <w:tcBorders>
              <w:top w:val="single" w:sz="4" w:space="0" w:color="auto"/>
            </w:tcBorders>
          </w:tcPr>
          <w:p w14:paraId="47C0DC5F" w14:textId="051174A7" w:rsidR="009472C3" w:rsidRPr="00793798" w:rsidRDefault="009472C3" w:rsidP="00747089">
            <w:pPr>
              <w:spacing w:before="60" w:after="60"/>
              <w:jc w:val="center"/>
              <w:rPr>
                <w:sz w:val="20"/>
                <w:lang w:val="en-US"/>
              </w:rPr>
            </w:pPr>
            <w:r>
              <w:rPr>
                <w:sz w:val="20"/>
                <w:lang w:val="en-US"/>
              </w:rPr>
              <w:t>-</w:t>
            </w:r>
          </w:p>
        </w:tc>
        <w:tc>
          <w:tcPr>
            <w:tcW w:w="718" w:type="pct"/>
            <w:tcBorders>
              <w:top w:val="single" w:sz="4" w:space="0" w:color="auto"/>
            </w:tcBorders>
          </w:tcPr>
          <w:p w14:paraId="4CD2F816" w14:textId="7C1F7313" w:rsidR="009472C3" w:rsidRPr="00793798" w:rsidRDefault="009472C3" w:rsidP="00747089">
            <w:pPr>
              <w:spacing w:before="60" w:after="60"/>
              <w:jc w:val="center"/>
              <w:rPr>
                <w:sz w:val="20"/>
                <w:lang w:val="en-US"/>
              </w:rPr>
            </w:pPr>
            <w:r>
              <w:rPr>
                <w:sz w:val="20"/>
                <w:lang w:val="en-US"/>
              </w:rPr>
              <w:t>-</w:t>
            </w:r>
          </w:p>
        </w:tc>
        <w:tc>
          <w:tcPr>
            <w:tcW w:w="476" w:type="pct"/>
            <w:tcBorders>
              <w:top w:val="single" w:sz="4" w:space="0" w:color="auto"/>
            </w:tcBorders>
          </w:tcPr>
          <w:p w14:paraId="54843A15" w14:textId="41B8538A" w:rsidR="009472C3" w:rsidRPr="00793798" w:rsidRDefault="009472C3" w:rsidP="00747089">
            <w:pPr>
              <w:spacing w:before="60" w:after="60"/>
              <w:jc w:val="center"/>
              <w:rPr>
                <w:sz w:val="20"/>
                <w:lang w:val="en-US"/>
              </w:rPr>
            </w:pPr>
            <w:r>
              <w:rPr>
                <w:sz w:val="20"/>
                <w:lang w:val="en-US"/>
              </w:rPr>
              <w:t>-</w:t>
            </w:r>
          </w:p>
        </w:tc>
        <w:tc>
          <w:tcPr>
            <w:tcW w:w="467" w:type="pct"/>
            <w:tcBorders>
              <w:top w:val="single" w:sz="4" w:space="0" w:color="auto"/>
            </w:tcBorders>
          </w:tcPr>
          <w:p w14:paraId="6FB52C84" w14:textId="0EE59B8D" w:rsidR="009472C3" w:rsidRPr="00793798" w:rsidRDefault="009472C3" w:rsidP="00747089">
            <w:pPr>
              <w:spacing w:before="60" w:after="60"/>
              <w:jc w:val="center"/>
              <w:rPr>
                <w:sz w:val="20"/>
                <w:lang w:val="en-US"/>
              </w:rPr>
            </w:pPr>
            <w:r>
              <w:rPr>
                <w:sz w:val="20"/>
                <w:lang w:val="en-US"/>
              </w:rPr>
              <w:t>-</w:t>
            </w:r>
          </w:p>
        </w:tc>
      </w:tr>
      <w:tr w:rsidR="009472C3" w:rsidRPr="00714EBE" w14:paraId="711179B8" w14:textId="77777777" w:rsidTr="009472C3">
        <w:tblPrEx>
          <w:tblBorders>
            <w:top w:val="none" w:sz="0" w:space="0" w:color="auto"/>
            <w:bottom w:val="none" w:sz="0" w:space="0" w:color="auto"/>
          </w:tblBorders>
        </w:tblPrEx>
        <w:tc>
          <w:tcPr>
            <w:tcW w:w="825" w:type="pct"/>
            <w:vMerge/>
          </w:tcPr>
          <w:p w14:paraId="1AB82EB3" w14:textId="653FC030" w:rsidR="009472C3" w:rsidRPr="00723B05" w:rsidRDefault="009472C3" w:rsidP="009472C3">
            <w:pPr>
              <w:spacing w:before="60" w:after="60"/>
              <w:rPr>
                <w:sz w:val="20"/>
                <w:lang w:val="en-US"/>
              </w:rPr>
            </w:pPr>
          </w:p>
        </w:tc>
        <w:tc>
          <w:tcPr>
            <w:tcW w:w="903" w:type="pct"/>
          </w:tcPr>
          <w:p w14:paraId="26E44C04" w14:textId="77777777" w:rsidR="009472C3" w:rsidRDefault="009472C3" w:rsidP="009472C3">
            <w:pPr>
              <w:spacing w:before="60" w:after="60"/>
              <w:rPr>
                <w:sz w:val="20"/>
                <w:lang w:val="en-US"/>
              </w:rPr>
            </w:pPr>
            <w:r>
              <w:rPr>
                <w:sz w:val="20"/>
                <w:lang w:val="en-US"/>
              </w:rPr>
              <w:t xml:space="preserve">Forward contract </w:t>
            </w:r>
          </w:p>
        </w:tc>
        <w:tc>
          <w:tcPr>
            <w:tcW w:w="506" w:type="pct"/>
          </w:tcPr>
          <w:p w14:paraId="1F44F7C4" w14:textId="77777777" w:rsidR="009472C3" w:rsidRDefault="009472C3" w:rsidP="009472C3">
            <w:pPr>
              <w:spacing w:before="60" w:after="60"/>
              <w:jc w:val="center"/>
              <w:rPr>
                <w:sz w:val="20"/>
                <w:lang w:val="en-US"/>
              </w:rPr>
            </w:pPr>
            <w:r>
              <w:rPr>
                <w:sz w:val="20"/>
                <w:lang w:val="en-US"/>
              </w:rPr>
              <w:t>-</w:t>
            </w:r>
          </w:p>
        </w:tc>
        <w:tc>
          <w:tcPr>
            <w:tcW w:w="489" w:type="pct"/>
          </w:tcPr>
          <w:p w14:paraId="33E1EA87" w14:textId="79ADFC3A" w:rsidR="009472C3" w:rsidRPr="00714EBE" w:rsidRDefault="009472C3" w:rsidP="009472C3">
            <w:pPr>
              <w:spacing w:before="60" w:after="60"/>
              <w:jc w:val="center"/>
              <w:rPr>
                <w:sz w:val="20"/>
                <w:lang w:val="en-US"/>
              </w:rPr>
            </w:pPr>
            <w:r w:rsidRPr="009472C3">
              <w:rPr>
                <w:sz w:val="20"/>
                <w:szCs w:val="16"/>
                <w:lang w:val="en-US"/>
              </w:rPr>
              <w:t>2.39</w:t>
            </w:r>
          </w:p>
        </w:tc>
        <w:tc>
          <w:tcPr>
            <w:tcW w:w="615" w:type="pct"/>
          </w:tcPr>
          <w:p w14:paraId="7CEF0C17" w14:textId="295E89C4" w:rsidR="009472C3" w:rsidRPr="00714EBE" w:rsidRDefault="009472C3" w:rsidP="009472C3">
            <w:pPr>
              <w:spacing w:before="60" w:after="60"/>
              <w:jc w:val="center"/>
              <w:rPr>
                <w:sz w:val="20"/>
                <w:lang w:val="en-US"/>
              </w:rPr>
            </w:pPr>
            <w:r w:rsidRPr="009472C3">
              <w:rPr>
                <w:sz w:val="20"/>
                <w:szCs w:val="16"/>
                <w:lang w:val="en-US"/>
              </w:rPr>
              <w:t>3.22</w:t>
            </w:r>
          </w:p>
        </w:tc>
        <w:tc>
          <w:tcPr>
            <w:tcW w:w="718" w:type="pct"/>
          </w:tcPr>
          <w:p w14:paraId="79AFC065" w14:textId="39F4EC48" w:rsidR="009472C3" w:rsidRPr="00714EBE" w:rsidRDefault="009472C3" w:rsidP="009472C3">
            <w:pPr>
              <w:spacing w:before="60" w:after="60"/>
              <w:jc w:val="center"/>
              <w:rPr>
                <w:sz w:val="20"/>
                <w:lang w:val="en-US"/>
              </w:rPr>
            </w:pPr>
            <w:r w:rsidRPr="009472C3">
              <w:rPr>
                <w:sz w:val="20"/>
                <w:szCs w:val="16"/>
                <w:lang w:val="en-US"/>
              </w:rPr>
              <w:t>20.47</w:t>
            </w:r>
          </w:p>
        </w:tc>
        <w:tc>
          <w:tcPr>
            <w:tcW w:w="476" w:type="pct"/>
          </w:tcPr>
          <w:p w14:paraId="6674CE36" w14:textId="5D3F62E7" w:rsidR="009472C3" w:rsidRPr="00714EBE" w:rsidRDefault="009472C3" w:rsidP="009472C3">
            <w:pPr>
              <w:spacing w:before="60" w:after="60"/>
              <w:jc w:val="center"/>
              <w:rPr>
                <w:sz w:val="20"/>
                <w:lang w:val="en-US"/>
              </w:rPr>
            </w:pPr>
            <w:r w:rsidRPr="009472C3">
              <w:rPr>
                <w:sz w:val="20"/>
                <w:szCs w:val="16"/>
                <w:lang w:val="en-US"/>
              </w:rPr>
              <w:t>-121.07</w:t>
            </w:r>
          </w:p>
        </w:tc>
        <w:tc>
          <w:tcPr>
            <w:tcW w:w="467" w:type="pct"/>
          </w:tcPr>
          <w:p w14:paraId="2A17E0A2" w14:textId="2738B0C3" w:rsidR="009472C3" w:rsidRPr="00714EBE" w:rsidRDefault="009472C3" w:rsidP="009472C3">
            <w:pPr>
              <w:spacing w:before="60" w:after="60"/>
              <w:jc w:val="center"/>
              <w:rPr>
                <w:sz w:val="20"/>
                <w:lang w:val="en-US"/>
              </w:rPr>
            </w:pPr>
            <w:r w:rsidRPr="009472C3">
              <w:rPr>
                <w:sz w:val="20"/>
                <w:szCs w:val="16"/>
                <w:lang w:val="en-US"/>
              </w:rPr>
              <w:t>59.5</w:t>
            </w:r>
          </w:p>
        </w:tc>
      </w:tr>
      <w:tr w:rsidR="009472C3" w:rsidRPr="00714EBE" w14:paraId="01A4A7D1" w14:textId="77777777" w:rsidTr="009472C3">
        <w:tblPrEx>
          <w:tblBorders>
            <w:top w:val="none" w:sz="0" w:space="0" w:color="auto"/>
            <w:bottom w:val="none" w:sz="0" w:space="0" w:color="auto"/>
          </w:tblBorders>
        </w:tblPrEx>
        <w:tc>
          <w:tcPr>
            <w:tcW w:w="825" w:type="pct"/>
            <w:vMerge/>
          </w:tcPr>
          <w:p w14:paraId="46778400" w14:textId="1B3C275B" w:rsidR="009472C3" w:rsidRPr="00723B05" w:rsidRDefault="009472C3" w:rsidP="009472C3">
            <w:pPr>
              <w:spacing w:before="60" w:after="60"/>
              <w:rPr>
                <w:sz w:val="20"/>
                <w:lang w:val="en-US"/>
              </w:rPr>
            </w:pPr>
          </w:p>
        </w:tc>
        <w:tc>
          <w:tcPr>
            <w:tcW w:w="903" w:type="pct"/>
          </w:tcPr>
          <w:p w14:paraId="720FCD16" w14:textId="77777777" w:rsidR="009472C3" w:rsidRDefault="009472C3" w:rsidP="009472C3">
            <w:pPr>
              <w:spacing w:before="60" w:after="60"/>
              <w:rPr>
                <w:sz w:val="20"/>
                <w:lang w:val="en-US"/>
              </w:rPr>
            </w:pPr>
            <w:r>
              <w:rPr>
                <w:sz w:val="20"/>
                <w:lang w:val="en-US"/>
              </w:rPr>
              <w:t>Adjusted contract</w:t>
            </w:r>
          </w:p>
        </w:tc>
        <w:tc>
          <w:tcPr>
            <w:tcW w:w="506" w:type="pct"/>
          </w:tcPr>
          <w:p w14:paraId="633BC412" w14:textId="77777777" w:rsidR="009472C3" w:rsidRDefault="009472C3" w:rsidP="009472C3">
            <w:pPr>
              <w:spacing w:before="60" w:after="60"/>
              <w:jc w:val="center"/>
              <w:rPr>
                <w:sz w:val="20"/>
                <w:lang w:val="en-US"/>
              </w:rPr>
            </w:pPr>
            <w:r w:rsidRPr="00A46D3D">
              <w:rPr>
                <w:sz w:val="20"/>
                <w:szCs w:val="16"/>
                <w:lang w:val="en-US"/>
              </w:rPr>
              <w:t>0.355</w:t>
            </w:r>
          </w:p>
        </w:tc>
        <w:tc>
          <w:tcPr>
            <w:tcW w:w="489" w:type="pct"/>
          </w:tcPr>
          <w:p w14:paraId="06DDC2C8" w14:textId="716BA9C1" w:rsidR="009472C3" w:rsidRPr="00714EBE" w:rsidRDefault="009472C3" w:rsidP="009472C3">
            <w:pPr>
              <w:spacing w:before="60" w:after="60"/>
              <w:jc w:val="center"/>
              <w:rPr>
                <w:sz w:val="20"/>
                <w:lang w:val="en-US"/>
              </w:rPr>
            </w:pPr>
            <w:r w:rsidRPr="009472C3">
              <w:rPr>
                <w:sz w:val="20"/>
                <w:szCs w:val="16"/>
                <w:lang w:val="en-US"/>
              </w:rPr>
              <w:t>-0.1</w:t>
            </w:r>
          </w:p>
        </w:tc>
        <w:tc>
          <w:tcPr>
            <w:tcW w:w="615" w:type="pct"/>
          </w:tcPr>
          <w:p w14:paraId="048616C7" w14:textId="50D3D72D" w:rsidR="009472C3" w:rsidRPr="00714EBE" w:rsidRDefault="009472C3" w:rsidP="009472C3">
            <w:pPr>
              <w:spacing w:before="60" w:after="60"/>
              <w:jc w:val="center"/>
              <w:rPr>
                <w:sz w:val="20"/>
                <w:lang w:val="en-US"/>
              </w:rPr>
            </w:pPr>
            <w:r w:rsidRPr="009472C3">
              <w:rPr>
                <w:sz w:val="20"/>
                <w:szCs w:val="16"/>
                <w:lang w:val="en-US"/>
              </w:rPr>
              <w:t>-8.15</w:t>
            </w:r>
          </w:p>
        </w:tc>
        <w:tc>
          <w:tcPr>
            <w:tcW w:w="718" w:type="pct"/>
          </w:tcPr>
          <w:p w14:paraId="27247289" w14:textId="21AE0922" w:rsidR="009472C3" w:rsidRPr="00714EBE" w:rsidRDefault="009472C3" w:rsidP="009472C3">
            <w:pPr>
              <w:spacing w:before="60" w:after="60"/>
              <w:jc w:val="center"/>
              <w:rPr>
                <w:sz w:val="20"/>
                <w:lang w:val="en-US"/>
              </w:rPr>
            </w:pPr>
            <w:r w:rsidRPr="009472C3">
              <w:rPr>
                <w:sz w:val="20"/>
                <w:szCs w:val="16"/>
                <w:lang w:val="en-US"/>
              </w:rPr>
              <w:t>13.23</w:t>
            </w:r>
          </w:p>
        </w:tc>
        <w:tc>
          <w:tcPr>
            <w:tcW w:w="476" w:type="pct"/>
          </w:tcPr>
          <w:p w14:paraId="3C4ACBFC" w14:textId="3D7C1F3E" w:rsidR="009472C3" w:rsidRPr="00714EBE" w:rsidRDefault="009472C3" w:rsidP="009472C3">
            <w:pPr>
              <w:spacing w:before="60" w:after="60"/>
              <w:jc w:val="center"/>
              <w:rPr>
                <w:sz w:val="20"/>
                <w:lang w:val="en-US"/>
              </w:rPr>
            </w:pPr>
            <w:r w:rsidRPr="009472C3">
              <w:rPr>
                <w:sz w:val="20"/>
                <w:szCs w:val="16"/>
                <w:lang w:val="en-US"/>
              </w:rPr>
              <w:t>-8.15</w:t>
            </w:r>
          </w:p>
        </w:tc>
        <w:tc>
          <w:tcPr>
            <w:tcW w:w="467" w:type="pct"/>
          </w:tcPr>
          <w:p w14:paraId="1C8050B3" w14:textId="471FBD96" w:rsidR="009472C3" w:rsidRPr="00714EBE" w:rsidRDefault="009472C3" w:rsidP="009472C3">
            <w:pPr>
              <w:spacing w:before="60" w:after="60"/>
              <w:jc w:val="center"/>
              <w:rPr>
                <w:sz w:val="20"/>
                <w:lang w:val="en-US"/>
              </w:rPr>
            </w:pPr>
            <w:r w:rsidRPr="009472C3">
              <w:rPr>
                <w:sz w:val="20"/>
                <w:szCs w:val="16"/>
                <w:lang w:val="en-US"/>
              </w:rPr>
              <w:t>115.99</w:t>
            </w:r>
          </w:p>
        </w:tc>
      </w:tr>
      <w:tr w:rsidR="009472C3" w:rsidRPr="00714EBE" w14:paraId="5B03878D" w14:textId="77777777" w:rsidTr="009472C3">
        <w:tblPrEx>
          <w:tblBorders>
            <w:top w:val="none" w:sz="0" w:space="0" w:color="auto"/>
            <w:bottom w:val="none" w:sz="0" w:space="0" w:color="auto"/>
          </w:tblBorders>
        </w:tblPrEx>
        <w:tc>
          <w:tcPr>
            <w:tcW w:w="825" w:type="pct"/>
            <w:vMerge/>
          </w:tcPr>
          <w:p w14:paraId="24C6A6AA" w14:textId="77777777" w:rsidR="009472C3" w:rsidRPr="00723B05" w:rsidRDefault="009472C3" w:rsidP="009472C3">
            <w:pPr>
              <w:spacing w:before="60" w:after="60"/>
              <w:rPr>
                <w:sz w:val="20"/>
                <w:lang w:val="en-US"/>
              </w:rPr>
            </w:pPr>
          </w:p>
        </w:tc>
        <w:tc>
          <w:tcPr>
            <w:tcW w:w="903" w:type="pct"/>
          </w:tcPr>
          <w:p w14:paraId="73F481E7" w14:textId="77777777" w:rsidR="009472C3" w:rsidRDefault="009472C3" w:rsidP="009472C3">
            <w:pPr>
              <w:spacing w:before="60" w:after="60"/>
              <w:rPr>
                <w:sz w:val="20"/>
                <w:lang w:val="en-US"/>
              </w:rPr>
            </w:pPr>
          </w:p>
        </w:tc>
        <w:tc>
          <w:tcPr>
            <w:tcW w:w="506" w:type="pct"/>
          </w:tcPr>
          <w:p w14:paraId="06285E77" w14:textId="77777777" w:rsidR="009472C3" w:rsidRDefault="009472C3" w:rsidP="009472C3">
            <w:pPr>
              <w:spacing w:before="60" w:after="60"/>
              <w:jc w:val="center"/>
              <w:rPr>
                <w:sz w:val="20"/>
                <w:lang w:val="en-US"/>
              </w:rPr>
            </w:pPr>
            <w:r w:rsidRPr="00A46D3D">
              <w:rPr>
                <w:sz w:val="20"/>
                <w:szCs w:val="16"/>
                <w:lang w:val="en-US"/>
              </w:rPr>
              <w:t>0.361</w:t>
            </w:r>
          </w:p>
        </w:tc>
        <w:tc>
          <w:tcPr>
            <w:tcW w:w="489" w:type="pct"/>
          </w:tcPr>
          <w:p w14:paraId="55BCA783" w14:textId="7CC1EFBB" w:rsidR="009472C3" w:rsidRPr="00714EBE" w:rsidRDefault="009472C3" w:rsidP="009472C3">
            <w:pPr>
              <w:spacing w:before="60" w:after="60"/>
              <w:jc w:val="center"/>
              <w:rPr>
                <w:sz w:val="20"/>
                <w:lang w:val="en-US"/>
              </w:rPr>
            </w:pPr>
            <w:r w:rsidRPr="009472C3">
              <w:rPr>
                <w:sz w:val="20"/>
                <w:szCs w:val="16"/>
                <w:lang w:val="en-US"/>
              </w:rPr>
              <w:t>0.15</w:t>
            </w:r>
          </w:p>
        </w:tc>
        <w:tc>
          <w:tcPr>
            <w:tcW w:w="615" w:type="pct"/>
          </w:tcPr>
          <w:p w14:paraId="417333D7" w14:textId="0305007F" w:rsidR="009472C3" w:rsidRPr="00714EBE" w:rsidRDefault="009472C3" w:rsidP="009472C3">
            <w:pPr>
              <w:spacing w:before="60" w:after="60"/>
              <w:jc w:val="center"/>
              <w:rPr>
                <w:sz w:val="20"/>
                <w:lang w:val="en-US"/>
              </w:rPr>
            </w:pPr>
            <w:r w:rsidRPr="009472C3">
              <w:rPr>
                <w:sz w:val="20"/>
                <w:szCs w:val="16"/>
                <w:lang w:val="en-US"/>
              </w:rPr>
              <w:t>-5.93</w:t>
            </w:r>
          </w:p>
        </w:tc>
        <w:tc>
          <w:tcPr>
            <w:tcW w:w="718" w:type="pct"/>
          </w:tcPr>
          <w:p w14:paraId="7B98A47B" w14:textId="3C48DCFA" w:rsidR="009472C3" w:rsidRPr="00714EBE" w:rsidRDefault="009472C3" w:rsidP="009472C3">
            <w:pPr>
              <w:spacing w:before="60" w:after="60"/>
              <w:jc w:val="center"/>
              <w:rPr>
                <w:sz w:val="20"/>
                <w:lang w:val="en-US"/>
              </w:rPr>
            </w:pPr>
            <w:r w:rsidRPr="009472C3">
              <w:rPr>
                <w:sz w:val="20"/>
                <w:szCs w:val="16"/>
                <w:lang w:val="en-US"/>
              </w:rPr>
              <w:t>11.85</w:t>
            </w:r>
          </w:p>
        </w:tc>
        <w:tc>
          <w:tcPr>
            <w:tcW w:w="476" w:type="pct"/>
          </w:tcPr>
          <w:p w14:paraId="29EAF9AC" w14:textId="360B06CB" w:rsidR="009472C3" w:rsidRPr="00714EBE" w:rsidRDefault="009472C3" w:rsidP="009472C3">
            <w:pPr>
              <w:spacing w:before="60" w:after="60"/>
              <w:jc w:val="center"/>
              <w:rPr>
                <w:sz w:val="20"/>
                <w:lang w:val="en-US"/>
              </w:rPr>
            </w:pPr>
            <w:r w:rsidRPr="009472C3">
              <w:rPr>
                <w:sz w:val="20"/>
                <w:szCs w:val="16"/>
                <w:lang w:val="en-US"/>
              </w:rPr>
              <w:t>-5.93</w:t>
            </w:r>
          </w:p>
        </w:tc>
        <w:tc>
          <w:tcPr>
            <w:tcW w:w="467" w:type="pct"/>
          </w:tcPr>
          <w:p w14:paraId="3679000B" w14:textId="7262D0D5" w:rsidR="009472C3" w:rsidRPr="00714EBE" w:rsidRDefault="009472C3" w:rsidP="009472C3">
            <w:pPr>
              <w:spacing w:before="60" w:after="60"/>
              <w:jc w:val="center"/>
              <w:rPr>
                <w:sz w:val="20"/>
                <w:lang w:val="en-US"/>
              </w:rPr>
            </w:pPr>
            <w:r w:rsidRPr="009472C3">
              <w:rPr>
                <w:sz w:val="20"/>
                <w:szCs w:val="16"/>
                <w:lang w:val="en-US"/>
              </w:rPr>
              <w:t>113.77</w:t>
            </w:r>
          </w:p>
        </w:tc>
      </w:tr>
      <w:tr w:rsidR="009472C3" w:rsidRPr="00714EBE" w14:paraId="28286557" w14:textId="77777777" w:rsidTr="009472C3">
        <w:tblPrEx>
          <w:tblBorders>
            <w:top w:val="none" w:sz="0" w:space="0" w:color="auto"/>
            <w:bottom w:val="none" w:sz="0" w:space="0" w:color="auto"/>
          </w:tblBorders>
        </w:tblPrEx>
        <w:tc>
          <w:tcPr>
            <w:tcW w:w="825" w:type="pct"/>
            <w:vMerge/>
          </w:tcPr>
          <w:p w14:paraId="31741918" w14:textId="77777777" w:rsidR="009472C3" w:rsidRPr="00723B05" w:rsidRDefault="009472C3" w:rsidP="009472C3">
            <w:pPr>
              <w:spacing w:before="60" w:after="60"/>
              <w:rPr>
                <w:sz w:val="20"/>
                <w:lang w:val="en-US"/>
              </w:rPr>
            </w:pPr>
          </w:p>
        </w:tc>
        <w:tc>
          <w:tcPr>
            <w:tcW w:w="903" w:type="pct"/>
          </w:tcPr>
          <w:p w14:paraId="4DF384A3" w14:textId="77777777" w:rsidR="009472C3" w:rsidRDefault="009472C3" w:rsidP="009472C3">
            <w:pPr>
              <w:spacing w:before="60" w:after="60"/>
              <w:rPr>
                <w:sz w:val="20"/>
                <w:lang w:val="en-US"/>
              </w:rPr>
            </w:pPr>
          </w:p>
        </w:tc>
        <w:tc>
          <w:tcPr>
            <w:tcW w:w="506" w:type="pct"/>
          </w:tcPr>
          <w:p w14:paraId="12342FAB" w14:textId="77777777" w:rsidR="009472C3" w:rsidRDefault="009472C3" w:rsidP="009472C3">
            <w:pPr>
              <w:spacing w:before="60" w:after="60"/>
              <w:jc w:val="center"/>
              <w:rPr>
                <w:sz w:val="20"/>
                <w:lang w:val="en-US"/>
              </w:rPr>
            </w:pPr>
            <w:r w:rsidRPr="00A46D3D">
              <w:rPr>
                <w:sz w:val="20"/>
                <w:szCs w:val="16"/>
                <w:lang w:val="en-US"/>
              </w:rPr>
              <w:t>0.368</w:t>
            </w:r>
          </w:p>
        </w:tc>
        <w:tc>
          <w:tcPr>
            <w:tcW w:w="489" w:type="pct"/>
          </w:tcPr>
          <w:p w14:paraId="77156D6A" w14:textId="18CC5142" w:rsidR="009472C3" w:rsidRPr="00714EBE" w:rsidRDefault="009472C3" w:rsidP="009472C3">
            <w:pPr>
              <w:spacing w:before="60" w:after="60"/>
              <w:jc w:val="center"/>
              <w:rPr>
                <w:sz w:val="20"/>
                <w:lang w:val="en-US"/>
              </w:rPr>
            </w:pPr>
            <w:r w:rsidRPr="009472C3">
              <w:rPr>
                <w:sz w:val="20"/>
                <w:szCs w:val="16"/>
                <w:lang w:val="en-US"/>
              </w:rPr>
              <w:t>0.53</w:t>
            </w:r>
          </w:p>
        </w:tc>
        <w:tc>
          <w:tcPr>
            <w:tcW w:w="615" w:type="pct"/>
          </w:tcPr>
          <w:p w14:paraId="0C13617D" w14:textId="0CE43D15" w:rsidR="009472C3" w:rsidRPr="00714EBE" w:rsidRDefault="009472C3" w:rsidP="009472C3">
            <w:pPr>
              <w:spacing w:before="60" w:after="60"/>
              <w:jc w:val="center"/>
              <w:rPr>
                <w:sz w:val="20"/>
                <w:lang w:val="en-US"/>
              </w:rPr>
            </w:pPr>
            <w:r w:rsidRPr="009472C3">
              <w:rPr>
                <w:sz w:val="20"/>
                <w:szCs w:val="16"/>
                <w:lang w:val="en-US"/>
              </w:rPr>
              <w:t>-3.7</w:t>
            </w:r>
          </w:p>
        </w:tc>
        <w:tc>
          <w:tcPr>
            <w:tcW w:w="718" w:type="pct"/>
          </w:tcPr>
          <w:p w14:paraId="5E8FB420" w14:textId="6DB2D290" w:rsidR="009472C3" w:rsidRPr="00714EBE" w:rsidRDefault="009472C3" w:rsidP="009472C3">
            <w:pPr>
              <w:spacing w:before="60" w:after="60"/>
              <w:jc w:val="center"/>
              <w:rPr>
                <w:sz w:val="20"/>
                <w:lang w:val="en-US"/>
              </w:rPr>
            </w:pPr>
            <w:r w:rsidRPr="009472C3">
              <w:rPr>
                <w:sz w:val="20"/>
                <w:szCs w:val="16"/>
                <w:lang w:val="en-US"/>
              </w:rPr>
              <w:t>10.31</w:t>
            </w:r>
          </w:p>
        </w:tc>
        <w:tc>
          <w:tcPr>
            <w:tcW w:w="476" w:type="pct"/>
          </w:tcPr>
          <w:p w14:paraId="49FE26E9" w14:textId="6C8F45E8" w:rsidR="009472C3" w:rsidRPr="00714EBE" w:rsidRDefault="009472C3" w:rsidP="009472C3">
            <w:pPr>
              <w:spacing w:before="60" w:after="60"/>
              <w:jc w:val="center"/>
              <w:rPr>
                <w:sz w:val="20"/>
                <w:lang w:val="en-US"/>
              </w:rPr>
            </w:pPr>
            <w:r w:rsidRPr="009472C3">
              <w:rPr>
                <w:sz w:val="20"/>
                <w:szCs w:val="16"/>
                <w:lang w:val="en-US"/>
              </w:rPr>
              <w:t>-3.7</w:t>
            </w:r>
          </w:p>
        </w:tc>
        <w:tc>
          <w:tcPr>
            <w:tcW w:w="467" w:type="pct"/>
          </w:tcPr>
          <w:p w14:paraId="36279914" w14:textId="0C2022BA" w:rsidR="009472C3" w:rsidRPr="00714EBE" w:rsidRDefault="009472C3" w:rsidP="009472C3">
            <w:pPr>
              <w:spacing w:before="60" w:after="60"/>
              <w:jc w:val="center"/>
              <w:rPr>
                <w:sz w:val="20"/>
                <w:lang w:val="en-US"/>
              </w:rPr>
            </w:pPr>
            <w:r w:rsidRPr="009472C3">
              <w:rPr>
                <w:sz w:val="20"/>
                <w:szCs w:val="16"/>
                <w:lang w:val="en-US"/>
              </w:rPr>
              <w:t>110.81</w:t>
            </w:r>
          </w:p>
        </w:tc>
      </w:tr>
      <w:tr w:rsidR="009472C3" w:rsidRPr="00714EBE" w14:paraId="092F8F8D" w14:textId="77777777" w:rsidTr="009472C3">
        <w:tblPrEx>
          <w:tblBorders>
            <w:top w:val="none" w:sz="0" w:space="0" w:color="auto"/>
            <w:bottom w:val="none" w:sz="0" w:space="0" w:color="auto"/>
          </w:tblBorders>
        </w:tblPrEx>
        <w:tc>
          <w:tcPr>
            <w:tcW w:w="825" w:type="pct"/>
            <w:vMerge/>
          </w:tcPr>
          <w:p w14:paraId="30C4829D" w14:textId="77777777" w:rsidR="009472C3" w:rsidRPr="00723B05" w:rsidRDefault="009472C3" w:rsidP="009472C3">
            <w:pPr>
              <w:spacing w:before="60" w:after="60"/>
              <w:rPr>
                <w:sz w:val="20"/>
                <w:lang w:val="en-US"/>
              </w:rPr>
            </w:pPr>
          </w:p>
        </w:tc>
        <w:tc>
          <w:tcPr>
            <w:tcW w:w="903" w:type="pct"/>
          </w:tcPr>
          <w:p w14:paraId="7DD389DD" w14:textId="77777777" w:rsidR="009472C3" w:rsidRDefault="009472C3" w:rsidP="009472C3">
            <w:pPr>
              <w:spacing w:before="60" w:after="60"/>
              <w:rPr>
                <w:sz w:val="20"/>
                <w:lang w:val="en-US"/>
              </w:rPr>
            </w:pPr>
          </w:p>
        </w:tc>
        <w:tc>
          <w:tcPr>
            <w:tcW w:w="506" w:type="pct"/>
          </w:tcPr>
          <w:p w14:paraId="375CD268" w14:textId="77777777" w:rsidR="009472C3" w:rsidRDefault="009472C3" w:rsidP="009472C3">
            <w:pPr>
              <w:spacing w:before="60" w:after="60"/>
              <w:jc w:val="center"/>
              <w:rPr>
                <w:sz w:val="20"/>
                <w:lang w:val="en-US"/>
              </w:rPr>
            </w:pPr>
            <w:r w:rsidRPr="00A46D3D">
              <w:rPr>
                <w:sz w:val="20"/>
                <w:szCs w:val="16"/>
                <w:lang w:val="en-US"/>
              </w:rPr>
              <w:t>0.376</w:t>
            </w:r>
          </w:p>
        </w:tc>
        <w:tc>
          <w:tcPr>
            <w:tcW w:w="489" w:type="pct"/>
          </w:tcPr>
          <w:p w14:paraId="7F00A1A4" w14:textId="1A829C14" w:rsidR="009472C3" w:rsidRPr="00714EBE" w:rsidRDefault="009472C3" w:rsidP="009472C3">
            <w:pPr>
              <w:spacing w:before="60" w:after="60"/>
              <w:jc w:val="center"/>
              <w:rPr>
                <w:sz w:val="20"/>
                <w:lang w:val="en-US"/>
              </w:rPr>
            </w:pPr>
            <w:r w:rsidRPr="009472C3">
              <w:rPr>
                <w:sz w:val="20"/>
                <w:szCs w:val="16"/>
                <w:lang w:val="en-US"/>
              </w:rPr>
              <w:t>-0.21</w:t>
            </w:r>
          </w:p>
        </w:tc>
        <w:tc>
          <w:tcPr>
            <w:tcW w:w="615" w:type="pct"/>
          </w:tcPr>
          <w:p w14:paraId="564603D1" w14:textId="670704ED" w:rsidR="009472C3" w:rsidRPr="00714EBE" w:rsidRDefault="009472C3" w:rsidP="009472C3">
            <w:pPr>
              <w:spacing w:before="60" w:after="60"/>
              <w:jc w:val="center"/>
              <w:rPr>
                <w:sz w:val="20"/>
                <w:lang w:val="en-US"/>
              </w:rPr>
            </w:pPr>
            <w:r w:rsidRPr="009472C3">
              <w:rPr>
                <w:sz w:val="20"/>
                <w:szCs w:val="16"/>
                <w:lang w:val="en-US"/>
              </w:rPr>
              <w:t>-2.96</w:t>
            </w:r>
          </w:p>
        </w:tc>
        <w:tc>
          <w:tcPr>
            <w:tcW w:w="718" w:type="pct"/>
          </w:tcPr>
          <w:p w14:paraId="570D50DA" w14:textId="394007C3" w:rsidR="009472C3" w:rsidRPr="00714EBE" w:rsidRDefault="009472C3" w:rsidP="009472C3">
            <w:pPr>
              <w:spacing w:before="60" w:after="60"/>
              <w:jc w:val="center"/>
              <w:rPr>
                <w:sz w:val="20"/>
                <w:lang w:val="en-US"/>
              </w:rPr>
            </w:pPr>
            <w:r w:rsidRPr="009472C3">
              <w:rPr>
                <w:sz w:val="20"/>
                <w:szCs w:val="16"/>
                <w:lang w:val="en-US"/>
              </w:rPr>
              <w:t>8.71</w:t>
            </w:r>
          </w:p>
        </w:tc>
        <w:tc>
          <w:tcPr>
            <w:tcW w:w="476" w:type="pct"/>
          </w:tcPr>
          <w:p w14:paraId="34E39290" w14:textId="2B26FB64" w:rsidR="009472C3" w:rsidRPr="00714EBE" w:rsidRDefault="009472C3" w:rsidP="009472C3">
            <w:pPr>
              <w:spacing w:before="60" w:after="60"/>
              <w:jc w:val="center"/>
              <w:rPr>
                <w:sz w:val="20"/>
                <w:lang w:val="en-US"/>
              </w:rPr>
            </w:pPr>
            <w:r w:rsidRPr="009472C3">
              <w:rPr>
                <w:sz w:val="20"/>
                <w:szCs w:val="16"/>
                <w:lang w:val="en-US"/>
              </w:rPr>
              <w:t>-2.96</w:t>
            </w:r>
          </w:p>
        </w:tc>
        <w:tc>
          <w:tcPr>
            <w:tcW w:w="467" w:type="pct"/>
          </w:tcPr>
          <w:p w14:paraId="197A7036" w14:textId="01B90D00" w:rsidR="009472C3" w:rsidRPr="00714EBE" w:rsidRDefault="009472C3" w:rsidP="009472C3">
            <w:pPr>
              <w:spacing w:before="60" w:after="60"/>
              <w:jc w:val="center"/>
              <w:rPr>
                <w:sz w:val="20"/>
                <w:lang w:val="en-US"/>
              </w:rPr>
            </w:pPr>
            <w:r w:rsidRPr="009472C3">
              <w:rPr>
                <w:sz w:val="20"/>
                <w:szCs w:val="16"/>
                <w:lang w:val="en-US"/>
              </w:rPr>
              <w:t>105.62</w:t>
            </w:r>
          </w:p>
        </w:tc>
      </w:tr>
      <w:tr w:rsidR="009472C3" w:rsidRPr="00714EBE" w14:paraId="069000BA" w14:textId="77777777" w:rsidTr="009472C3">
        <w:tblPrEx>
          <w:tblBorders>
            <w:top w:val="none" w:sz="0" w:space="0" w:color="auto"/>
            <w:bottom w:val="none" w:sz="0" w:space="0" w:color="auto"/>
          </w:tblBorders>
        </w:tblPrEx>
        <w:tc>
          <w:tcPr>
            <w:tcW w:w="825" w:type="pct"/>
            <w:vMerge/>
            <w:tcBorders>
              <w:bottom w:val="single" w:sz="4" w:space="0" w:color="auto"/>
            </w:tcBorders>
          </w:tcPr>
          <w:p w14:paraId="00A2D617" w14:textId="77777777" w:rsidR="009472C3" w:rsidRPr="00723B05" w:rsidRDefault="009472C3" w:rsidP="009472C3">
            <w:pPr>
              <w:spacing w:before="60" w:after="60"/>
              <w:rPr>
                <w:sz w:val="20"/>
                <w:lang w:val="en-US"/>
              </w:rPr>
            </w:pPr>
          </w:p>
        </w:tc>
        <w:tc>
          <w:tcPr>
            <w:tcW w:w="903" w:type="pct"/>
            <w:tcBorders>
              <w:bottom w:val="single" w:sz="4" w:space="0" w:color="auto"/>
            </w:tcBorders>
          </w:tcPr>
          <w:p w14:paraId="01FBD6DF" w14:textId="77777777" w:rsidR="009472C3" w:rsidRDefault="009472C3" w:rsidP="009472C3">
            <w:pPr>
              <w:spacing w:before="60" w:after="60"/>
              <w:rPr>
                <w:sz w:val="20"/>
                <w:lang w:val="en-US"/>
              </w:rPr>
            </w:pPr>
          </w:p>
        </w:tc>
        <w:tc>
          <w:tcPr>
            <w:tcW w:w="506" w:type="pct"/>
            <w:tcBorders>
              <w:bottom w:val="single" w:sz="4" w:space="0" w:color="auto"/>
            </w:tcBorders>
          </w:tcPr>
          <w:p w14:paraId="356EEA6D" w14:textId="77777777" w:rsidR="009472C3" w:rsidRDefault="009472C3" w:rsidP="009472C3">
            <w:pPr>
              <w:spacing w:before="60" w:after="60"/>
              <w:jc w:val="center"/>
              <w:rPr>
                <w:sz w:val="20"/>
                <w:lang w:val="en-US"/>
              </w:rPr>
            </w:pPr>
            <w:r w:rsidRPr="00A46D3D">
              <w:rPr>
                <w:sz w:val="20"/>
                <w:szCs w:val="16"/>
                <w:lang w:val="en-US"/>
              </w:rPr>
              <w:t>0.388</w:t>
            </w:r>
          </w:p>
        </w:tc>
        <w:tc>
          <w:tcPr>
            <w:tcW w:w="489" w:type="pct"/>
            <w:tcBorders>
              <w:bottom w:val="single" w:sz="4" w:space="0" w:color="auto"/>
            </w:tcBorders>
          </w:tcPr>
          <w:p w14:paraId="7B242C86" w14:textId="7A5B16B6" w:rsidR="009472C3" w:rsidRPr="00714EBE" w:rsidRDefault="009472C3" w:rsidP="009472C3">
            <w:pPr>
              <w:spacing w:before="60" w:after="60"/>
              <w:jc w:val="center"/>
              <w:rPr>
                <w:sz w:val="20"/>
                <w:lang w:val="en-US"/>
              </w:rPr>
            </w:pPr>
            <w:r w:rsidRPr="009472C3">
              <w:rPr>
                <w:sz w:val="20"/>
                <w:szCs w:val="16"/>
                <w:lang w:val="en-US"/>
              </w:rPr>
              <w:t>-0.02</w:t>
            </w:r>
          </w:p>
        </w:tc>
        <w:tc>
          <w:tcPr>
            <w:tcW w:w="615" w:type="pct"/>
            <w:tcBorders>
              <w:bottom w:val="single" w:sz="4" w:space="0" w:color="auto"/>
            </w:tcBorders>
          </w:tcPr>
          <w:p w14:paraId="35CD08DE" w14:textId="2C87DF0E" w:rsidR="009472C3" w:rsidRPr="00714EBE" w:rsidRDefault="009472C3" w:rsidP="009472C3">
            <w:pPr>
              <w:spacing w:before="60" w:after="60"/>
              <w:jc w:val="center"/>
              <w:rPr>
                <w:sz w:val="20"/>
                <w:lang w:val="en-US"/>
              </w:rPr>
            </w:pPr>
            <w:r w:rsidRPr="009472C3">
              <w:rPr>
                <w:sz w:val="20"/>
                <w:szCs w:val="16"/>
                <w:lang w:val="en-US"/>
              </w:rPr>
              <w:t>-1.48</w:t>
            </w:r>
          </w:p>
        </w:tc>
        <w:tc>
          <w:tcPr>
            <w:tcW w:w="718" w:type="pct"/>
            <w:tcBorders>
              <w:bottom w:val="single" w:sz="4" w:space="0" w:color="auto"/>
            </w:tcBorders>
          </w:tcPr>
          <w:p w14:paraId="15D9ED9D" w14:textId="4F3472C3" w:rsidR="009472C3" w:rsidRPr="00714EBE" w:rsidRDefault="009472C3" w:rsidP="009472C3">
            <w:pPr>
              <w:spacing w:before="60" w:after="60"/>
              <w:jc w:val="center"/>
              <w:rPr>
                <w:sz w:val="20"/>
                <w:lang w:val="en-US"/>
              </w:rPr>
            </w:pPr>
            <w:r w:rsidRPr="009472C3">
              <w:rPr>
                <w:sz w:val="20"/>
                <w:szCs w:val="16"/>
                <w:lang w:val="en-US"/>
              </w:rPr>
              <w:t>6.71</w:t>
            </w:r>
          </w:p>
        </w:tc>
        <w:tc>
          <w:tcPr>
            <w:tcW w:w="476" w:type="pct"/>
            <w:tcBorders>
              <w:bottom w:val="single" w:sz="4" w:space="0" w:color="auto"/>
            </w:tcBorders>
          </w:tcPr>
          <w:p w14:paraId="647D6604" w14:textId="2C7EC763" w:rsidR="009472C3" w:rsidRPr="00714EBE" w:rsidRDefault="009472C3" w:rsidP="009472C3">
            <w:pPr>
              <w:spacing w:before="60" w:after="60"/>
              <w:jc w:val="center"/>
              <w:rPr>
                <w:sz w:val="20"/>
                <w:lang w:val="en-US"/>
              </w:rPr>
            </w:pPr>
            <w:r w:rsidRPr="009472C3">
              <w:rPr>
                <w:sz w:val="20"/>
                <w:szCs w:val="16"/>
                <w:lang w:val="en-US"/>
              </w:rPr>
              <w:t>-1.48</w:t>
            </w:r>
          </w:p>
        </w:tc>
        <w:tc>
          <w:tcPr>
            <w:tcW w:w="467" w:type="pct"/>
            <w:tcBorders>
              <w:bottom w:val="single" w:sz="4" w:space="0" w:color="auto"/>
            </w:tcBorders>
          </w:tcPr>
          <w:p w14:paraId="39BF9A52" w14:textId="0FD217B8" w:rsidR="009472C3" w:rsidRPr="00714EBE" w:rsidRDefault="009472C3" w:rsidP="009472C3">
            <w:pPr>
              <w:spacing w:before="60" w:after="60"/>
              <w:jc w:val="center"/>
              <w:rPr>
                <w:sz w:val="20"/>
                <w:lang w:val="en-US"/>
              </w:rPr>
            </w:pPr>
            <w:r w:rsidRPr="009472C3">
              <w:rPr>
                <w:sz w:val="20"/>
                <w:szCs w:val="16"/>
                <w:lang w:val="en-US"/>
              </w:rPr>
              <w:t>98.22</w:t>
            </w:r>
          </w:p>
        </w:tc>
      </w:tr>
    </w:tbl>
    <w:p w14:paraId="1B93F455" w14:textId="77777777" w:rsidR="001E5DAA" w:rsidRDefault="001E5DAA" w:rsidP="00F407C9">
      <w:pPr>
        <w:rPr>
          <w:sz w:val="20"/>
          <w:szCs w:val="16"/>
          <w:lang w:val="en-US"/>
        </w:rPr>
      </w:pPr>
    </w:p>
    <w:p w14:paraId="2B1DA751" w14:textId="77777777" w:rsidR="001E5DAA" w:rsidRDefault="001E5DAA" w:rsidP="00F407C9">
      <w:pPr>
        <w:rPr>
          <w:sz w:val="20"/>
          <w:szCs w:val="16"/>
          <w:lang w:val="en-US"/>
        </w:rPr>
      </w:pPr>
    </w:p>
    <w:p w14:paraId="2CB42DB7" w14:textId="6E961645" w:rsidR="001E5DAA" w:rsidRPr="00972066" w:rsidRDefault="001E5DAA" w:rsidP="009472C3">
      <w:pPr>
        <w:rPr>
          <w:sz w:val="20"/>
          <w:szCs w:val="16"/>
          <w:lang w:val="en-US"/>
        </w:rPr>
      </w:pPr>
    </w:p>
    <w:sectPr w:rsidR="001E5DAA" w:rsidRPr="00972066" w:rsidSect="002A6FB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Spada, Riccardo" w:date="2026-02-25T11:33:00Z" w:initials="SR">
    <w:p w14:paraId="357E3367" w14:textId="1EA9ED3D" w:rsidR="00B854BB" w:rsidRPr="00215745" w:rsidRDefault="00B854BB">
      <w:pPr>
        <w:pStyle w:val="CommentText"/>
        <w:rPr>
          <w:lang w:val="en-GB"/>
        </w:rPr>
      </w:pPr>
      <w:r>
        <w:rPr>
          <w:rStyle w:val="CommentReference"/>
        </w:rPr>
        <w:annotationRef/>
      </w:r>
      <w:r w:rsidRPr="00215745">
        <w:rPr>
          <w:lang w:val="en-GB"/>
        </w:rPr>
        <w:t>e.g. …</w:t>
      </w:r>
    </w:p>
  </w:comment>
  <w:comment w:id="10" w:author="Jens Rommel" w:date="2025-11-25T14:38:00Z" w:initials="JR">
    <w:p w14:paraId="06A040BC" w14:textId="3A16ABE1" w:rsidR="00BB29BE" w:rsidRPr="006A6463" w:rsidRDefault="00BB29BE">
      <w:pPr>
        <w:pStyle w:val="CommentText"/>
        <w:rPr>
          <w:lang w:val="en-GB"/>
        </w:rPr>
      </w:pPr>
      <w:r>
        <w:rPr>
          <w:rStyle w:val="CommentReference"/>
        </w:rPr>
        <w:annotationRef/>
      </w:r>
      <w:r w:rsidRPr="006A6463">
        <w:rPr>
          <w:lang w:val="en-GB"/>
        </w:rPr>
        <w:t xml:space="preserve">maybe have a look here: </w:t>
      </w:r>
      <w:r w:rsidR="00000000">
        <w:fldChar w:fldCharType="begin"/>
      </w:r>
      <w:r w:rsidR="00000000" w:rsidRPr="00326ABD">
        <w:rPr>
          <w:lang w:val="en-GB"/>
        </w:rPr>
        <w:instrText xml:space="preserve"> HYPERLINK "https://onlinelibrary.wiley.com/doi/full/10.1111/1477-9552.12325" \h </w:instrText>
      </w:r>
      <w:r w:rsidR="00000000">
        <w:fldChar w:fldCharType="separate"/>
      </w:r>
      <w:r w:rsidRPr="006A6463">
        <w:rPr>
          <w:rStyle w:val="Hyperlink"/>
          <w:lang w:val="en-GB"/>
        </w:rPr>
        <w:t>https://onlinelibrary.wiley.com/doi/full/10.1111/1477-9552.12325</w:t>
      </w:r>
      <w:r w:rsidR="00000000">
        <w:rPr>
          <w:rStyle w:val="Hyperlink"/>
          <w:lang w:val="en-GB"/>
        </w:rPr>
        <w:fldChar w:fldCharType="end"/>
      </w:r>
    </w:p>
    <w:p w14:paraId="1AB26865" w14:textId="75ACF2A4" w:rsidR="00BB29BE" w:rsidRPr="006A6463" w:rsidRDefault="00BB29BE">
      <w:pPr>
        <w:pStyle w:val="CommentText"/>
        <w:rPr>
          <w:lang w:val="en-GB"/>
        </w:rPr>
      </w:pPr>
    </w:p>
    <w:p w14:paraId="465D72EC" w14:textId="135AABB7" w:rsidR="00BB29BE" w:rsidRPr="006A6463" w:rsidRDefault="00BB29BE">
      <w:pPr>
        <w:pStyle w:val="CommentText"/>
        <w:rPr>
          <w:lang w:val="en-GB"/>
        </w:rPr>
      </w:pPr>
      <w:r w:rsidRPr="006A6463">
        <w:rPr>
          <w:lang w:val="en-GB"/>
        </w:rPr>
        <w:t>I can help with this if I know a little better what the idea is/what specifically you might be looking for.</w:t>
      </w:r>
    </w:p>
  </w:comment>
  <w:comment w:id="18" w:author="Spada, Riccardo" w:date="2025-11-27T16:13:00Z" w:initials="SR">
    <w:p w14:paraId="6FD7E523" w14:textId="574A3C57" w:rsidR="00BB29BE" w:rsidRPr="004B1797" w:rsidRDefault="00BB29BE">
      <w:pPr>
        <w:pStyle w:val="CommentText"/>
        <w:rPr>
          <w:lang w:val="en-GB"/>
        </w:rPr>
      </w:pPr>
      <w:r>
        <w:rPr>
          <w:rStyle w:val="CommentReference"/>
        </w:rPr>
        <w:annotationRef/>
      </w:r>
      <w:r w:rsidRPr="004B1797">
        <w:rPr>
          <w:lang w:val="en-GB"/>
        </w:rPr>
        <w:t>Simone’s papers</w:t>
      </w:r>
    </w:p>
  </w:comment>
  <w:comment w:id="19" w:author="Spada, Riccardo" w:date="2026-04-17T11:59:00Z" w:initials="SR">
    <w:p w14:paraId="45AB5F03" w14:textId="06BC809D" w:rsidR="00411427" w:rsidRPr="00084D48" w:rsidRDefault="00411427">
      <w:pPr>
        <w:pStyle w:val="CommentText"/>
        <w:rPr>
          <w:lang w:val="en-GB"/>
        </w:rPr>
      </w:pPr>
      <w:r>
        <w:rPr>
          <w:rStyle w:val="CommentReference"/>
        </w:rPr>
        <w:annotationRef/>
      </w:r>
      <w:r w:rsidRPr="00084D48">
        <w:rPr>
          <w:lang w:val="en-GB"/>
        </w:rPr>
        <w:t>Data paper?</w:t>
      </w:r>
    </w:p>
  </w:comment>
  <w:comment w:id="20" w:author="Spada, Riccardo" w:date="2026-04-17T12:17:00Z" w:initials="SR">
    <w:p w14:paraId="66F865D9" w14:textId="788BA368" w:rsidR="00F96E3D" w:rsidRPr="00084D48" w:rsidRDefault="00F96E3D">
      <w:pPr>
        <w:pStyle w:val="CommentText"/>
        <w:rPr>
          <w:lang w:val="en-GB"/>
        </w:rPr>
      </w:pPr>
      <w:r>
        <w:rPr>
          <w:rStyle w:val="CommentReference"/>
        </w:rPr>
        <w:annotationRef/>
      </w:r>
      <w:r w:rsidR="00000000">
        <w:fldChar w:fldCharType="begin"/>
      </w:r>
      <w:r w:rsidR="00000000" w:rsidRPr="00326ABD">
        <w:rPr>
          <w:lang w:val="en-GB"/>
        </w:rPr>
        <w:instrText xml:space="preserve"> HYPERLINK "https://geoservice.dlr.de/web/datasets/croptypes_de" </w:instrText>
      </w:r>
      <w:r w:rsidR="00000000">
        <w:fldChar w:fldCharType="separate"/>
      </w:r>
      <w:r w:rsidRPr="00084D48">
        <w:rPr>
          <w:rStyle w:val="Hyperlink"/>
          <w:lang w:val="en-GB"/>
        </w:rPr>
        <w:t>https://geoservice.dlr.de/web/datasets/croptypes_de</w:t>
      </w:r>
      <w:r w:rsidR="00000000">
        <w:rPr>
          <w:rStyle w:val="Hyperlink"/>
          <w:lang w:val="en-GB"/>
        </w:rPr>
        <w:fldChar w:fldCharType="end"/>
      </w:r>
    </w:p>
  </w:comment>
  <w:comment w:id="22" w:author="Spada, Riccardo" w:date="2025-11-28T12:51:00Z" w:initials="SR">
    <w:p w14:paraId="5B67F0CF" w14:textId="5D97E07E" w:rsidR="00BB29BE" w:rsidRPr="00E07B7B" w:rsidRDefault="00BB29BE">
      <w:pPr>
        <w:pStyle w:val="CommentText"/>
        <w:rPr>
          <w:lang w:val="en-GB"/>
        </w:rPr>
      </w:pPr>
      <w:r>
        <w:rPr>
          <w:rStyle w:val="CommentReference"/>
        </w:rPr>
        <w:annotationRef/>
      </w:r>
      <w:r w:rsidRPr="00E07B7B">
        <w:rPr>
          <w:lang w:val="en-GB"/>
        </w:rPr>
        <w:t xml:space="preserve">Yields under different weather scenario are simulated only </w:t>
      </w:r>
      <w:r>
        <w:rPr>
          <w:lang w:val="en-GB"/>
        </w:rPr>
        <w:t>for N = 180</w:t>
      </w:r>
    </w:p>
  </w:comment>
  <w:comment w:id="48" w:author="Spada, Riccardo" w:date="2026-05-04T11:12:00Z" w:initials="SR">
    <w:p w14:paraId="6F126772" w14:textId="3E2D1693" w:rsidR="00533ECA" w:rsidRPr="00533ECA" w:rsidRDefault="00533ECA">
      <w:pPr>
        <w:pStyle w:val="CommentText"/>
        <w:rPr>
          <w:lang w:val="en-GB"/>
        </w:rPr>
      </w:pPr>
      <w:r>
        <w:rPr>
          <w:rStyle w:val="CommentReference"/>
        </w:rPr>
        <w:annotationRef/>
      </w:r>
      <w:r w:rsidRPr="00533ECA">
        <w:rPr>
          <w:lang w:val="en-GB"/>
        </w:rPr>
        <w:t>P</w:t>
      </w:r>
      <w:r>
        <w:rPr>
          <w:lang w:val="en-GB"/>
        </w:rPr>
        <w:t>rofits or prices?</w:t>
      </w:r>
    </w:p>
  </w:comment>
  <w:comment w:id="439" w:author="Spada, Riccardo" w:date="2025-11-28T15:13:00Z" w:initials="SR">
    <w:p w14:paraId="2DD0BA74" w14:textId="77777777" w:rsidR="00181966" w:rsidRPr="003F129C" w:rsidRDefault="00181966" w:rsidP="00181966">
      <w:pPr>
        <w:pStyle w:val="CommentText"/>
        <w:rPr>
          <w:lang w:val="en-GB"/>
        </w:rPr>
      </w:pPr>
      <w:r>
        <w:rPr>
          <w:rStyle w:val="CommentReference"/>
        </w:rPr>
        <w:annotationRef/>
      </w:r>
      <w:r w:rsidRPr="003F129C">
        <w:rPr>
          <w:lang w:val="en-GB"/>
        </w:rPr>
        <w:t xml:space="preserve">If we consider </w:t>
      </w:r>
      <w:proofErr w:type="spellStart"/>
      <w:r w:rsidRPr="003F129C">
        <w:rPr>
          <w:lang w:val="en-GB"/>
        </w:rPr>
        <w:t>monocolture</w:t>
      </w:r>
      <w:proofErr w:type="spellEnd"/>
      <w:r w:rsidRPr="003F129C">
        <w:rPr>
          <w:lang w:val="en-GB"/>
        </w:rPr>
        <w:t xml:space="preserve"> o</w:t>
      </w:r>
      <w:r>
        <w:rPr>
          <w:lang w:val="en-GB"/>
        </w:rPr>
        <w:t>nly, we loose different weather scenarios since they are generated only for different crop rotations.</w:t>
      </w:r>
    </w:p>
  </w:comment>
  <w:comment w:id="440" w:author="Spada, Riccardo" w:date="2025-12-02T11:26:00Z" w:initials="SR">
    <w:p w14:paraId="3B8DCBBB" w14:textId="77777777" w:rsidR="00181966" w:rsidRPr="00866411" w:rsidRDefault="00181966" w:rsidP="00181966">
      <w:pPr>
        <w:pStyle w:val="CommentText"/>
        <w:rPr>
          <w:lang w:val="en-GB"/>
        </w:rPr>
      </w:pPr>
      <w:r>
        <w:rPr>
          <w:rStyle w:val="CommentReference"/>
        </w:rPr>
        <w:annotationRef/>
      </w:r>
      <w:r w:rsidRPr="00866411">
        <w:rPr>
          <w:lang w:val="en-GB"/>
        </w:rPr>
        <w:t>I think keep</w:t>
      </w:r>
      <w:r>
        <w:rPr>
          <w:lang w:val="en-GB"/>
        </w:rPr>
        <w:t>ing</w:t>
      </w:r>
      <w:r w:rsidRPr="00866411">
        <w:rPr>
          <w:lang w:val="en-GB"/>
        </w:rPr>
        <w:t xml:space="preserve"> </w:t>
      </w:r>
      <w:r>
        <w:rPr>
          <w:lang w:val="en-GB"/>
        </w:rPr>
        <w:t xml:space="preserve">them </w:t>
      </w:r>
      <w:r w:rsidRPr="00866411">
        <w:rPr>
          <w:lang w:val="en-GB"/>
        </w:rPr>
        <w:t xml:space="preserve">both </w:t>
      </w:r>
      <w:r>
        <w:rPr>
          <w:lang w:val="en-GB"/>
        </w:rPr>
        <w:t>makes more sense than only including the low emission (sustainable) scenario.</w:t>
      </w:r>
    </w:p>
  </w:comment>
  <w:comment w:id="441" w:author="Tobias Dalhaus" w:date="2025-12-03T16:49:00Z" w:initials="DT">
    <w:p w14:paraId="49CDABBC" w14:textId="77777777" w:rsidR="00181966" w:rsidRPr="00193678" w:rsidRDefault="00181966" w:rsidP="00181966">
      <w:pPr>
        <w:pStyle w:val="CommentText"/>
        <w:rPr>
          <w:lang w:val="en-GB"/>
        </w:rPr>
      </w:pPr>
      <w:r>
        <w:rPr>
          <w:rStyle w:val="CommentReference"/>
        </w:rPr>
        <w:annotationRef/>
      </w:r>
      <w:r w:rsidRPr="00193678">
        <w:rPr>
          <w:lang w:val="en-GB"/>
        </w:rPr>
        <w:t xml:space="preserve">Not sure we are not introducing an error here since we have very many 180 kg obs. Good for the deliverable but lets discuss for the paper afterwards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57E3367" w15:done="0"/>
  <w15:commentEx w15:paraId="465D72EC" w15:done="0"/>
  <w15:commentEx w15:paraId="6FD7E523" w15:done="0"/>
  <w15:commentEx w15:paraId="45AB5F03" w15:done="0"/>
  <w15:commentEx w15:paraId="66F865D9" w15:done="0"/>
  <w15:commentEx w15:paraId="5B67F0CF" w15:done="0"/>
  <w15:commentEx w15:paraId="6F126772" w15:done="0"/>
  <w15:commentEx w15:paraId="2DD0BA74" w15:done="0"/>
  <w15:commentEx w15:paraId="3B8DCBBB" w15:done="0"/>
  <w15:commentEx w15:paraId="49CDAB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495C81" w16cex:dateUtc="2026-02-25T10:33:00Z"/>
  <w16cex:commentExtensible w16cex:durableId="6AA64D6E" w16cex:dateUtc="2025-11-25T13:38:00Z"/>
  <w16cex:commentExtensible w16cex:durableId="2CD2F733" w16cex:dateUtc="2025-11-27T15:13:00Z"/>
  <w16cex:commentExtensible w16cex:durableId="2D8C9F22" w16cex:dateUtc="2026-04-17T09:59:00Z"/>
  <w16cex:commentExtensible w16cex:durableId="2D8CA340" w16cex:dateUtc="2026-04-17T10:17:00Z"/>
  <w16cex:commentExtensible w16cex:durableId="2CD41965" w16cex:dateUtc="2025-11-28T11:51:00Z"/>
  <w16cex:commentExtensible w16cex:durableId="2DA2FD86" w16cex:dateUtc="2026-05-04T09:12:00Z"/>
  <w16cex:commentExtensible w16cex:durableId="2CD43A84" w16cex:dateUtc="2025-11-28T14:13:00Z"/>
  <w16cex:commentExtensible w16cex:durableId="2CD94B74" w16cex:dateUtc="2025-12-02T10: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57E3367" w16cid:durableId="2D495C81"/>
  <w16cid:commentId w16cid:paraId="465D72EC" w16cid:durableId="6AA64D6E"/>
  <w16cid:commentId w16cid:paraId="6FD7E523" w16cid:durableId="2CD2F733"/>
  <w16cid:commentId w16cid:paraId="45AB5F03" w16cid:durableId="2D8C9F22"/>
  <w16cid:commentId w16cid:paraId="66F865D9" w16cid:durableId="2D8CA340"/>
  <w16cid:commentId w16cid:paraId="5B67F0CF" w16cid:durableId="2CD41965"/>
  <w16cid:commentId w16cid:paraId="6F126772" w16cid:durableId="2DA2FD86"/>
  <w16cid:commentId w16cid:paraId="2DD0BA74" w16cid:durableId="2CD43A84"/>
  <w16cid:commentId w16cid:paraId="3B8DCBBB" w16cid:durableId="2CD94B74"/>
  <w16cid:commentId w16cid:paraId="49CDABBC" w16cid:durableId="2CDAE8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60F21" w14:textId="77777777" w:rsidR="001E759E" w:rsidRDefault="001E759E" w:rsidP="002F2556">
      <w:r>
        <w:separator/>
      </w:r>
    </w:p>
  </w:endnote>
  <w:endnote w:type="continuationSeparator" w:id="0">
    <w:p w14:paraId="08F23BAC" w14:textId="77777777" w:rsidR="001E759E" w:rsidRDefault="001E759E" w:rsidP="002F2556">
      <w:r>
        <w:continuationSeparator/>
      </w:r>
    </w:p>
  </w:endnote>
  <w:endnote w:type="continuationNotice" w:id="1">
    <w:p w14:paraId="109E82FF" w14:textId="77777777" w:rsidR="001E759E" w:rsidRDefault="001E75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06CC2" w14:textId="77777777" w:rsidR="00BB29BE" w:rsidRDefault="00BB29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92577" w14:textId="77777777" w:rsidR="00BB29BE" w:rsidRPr="00101222" w:rsidRDefault="00BB29BE">
    <w:pPr>
      <w:pStyle w:val="Footer"/>
      <w:jc w:val="center"/>
      <w:rPr>
        <w:caps/>
        <w:noProof/>
      </w:rPr>
    </w:pPr>
    <w:r w:rsidRPr="00101222">
      <w:rPr>
        <w:caps/>
      </w:rPr>
      <w:fldChar w:fldCharType="begin"/>
    </w:r>
    <w:r w:rsidRPr="00101222">
      <w:rPr>
        <w:caps/>
      </w:rPr>
      <w:instrText xml:space="preserve"> PAGE   \* MERGEFORMAT </w:instrText>
    </w:r>
    <w:r w:rsidRPr="00101222">
      <w:rPr>
        <w:caps/>
      </w:rPr>
      <w:fldChar w:fldCharType="separate"/>
    </w:r>
    <w:r w:rsidRPr="00101222">
      <w:rPr>
        <w:caps/>
        <w:noProof/>
      </w:rPr>
      <w:t>2</w:t>
    </w:r>
    <w:r w:rsidRPr="00101222">
      <w:rPr>
        <w:caps/>
        <w:noProof/>
      </w:rPr>
      <w:fldChar w:fldCharType="end"/>
    </w:r>
  </w:p>
  <w:p w14:paraId="696BCF0E" w14:textId="77777777" w:rsidR="00BB29BE" w:rsidRDefault="00BB29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4CEC3" w14:textId="77777777" w:rsidR="00BB29BE" w:rsidRDefault="00BB29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C0F61" w14:textId="77777777" w:rsidR="001E759E" w:rsidRDefault="001E759E" w:rsidP="002F2556">
      <w:r>
        <w:separator/>
      </w:r>
    </w:p>
  </w:footnote>
  <w:footnote w:type="continuationSeparator" w:id="0">
    <w:p w14:paraId="79E9AE29" w14:textId="77777777" w:rsidR="001E759E" w:rsidRDefault="001E759E" w:rsidP="002F2556">
      <w:r>
        <w:continuationSeparator/>
      </w:r>
    </w:p>
  </w:footnote>
  <w:footnote w:type="continuationNotice" w:id="1">
    <w:p w14:paraId="57C90762" w14:textId="77777777" w:rsidR="001E759E" w:rsidRDefault="001E759E"/>
  </w:footnote>
  <w:footnote w:id="2">
    <w:p w14:paraId="35AA9867" w14:textId="4F4F6A0F" w:rsidR="00BB29BE" w:rsidRPr="00072D32" w:rsidRDefault="00BB29BE" w:rsidP="002E2B0F">
      <w:pPr>
        <w:pStyle w:val="FootnoteText"/>
        <w:jc w:val="both"/>
        <w:rPr>
          <w:lang w:val="en-GB"/>
        </w:rPr>
      </w:pPr>
      <w:r>
        <w:rPr>
          <w:rStyle w:val="FootnoteReference"/>
        </w:rPr>
        <w:footnoteRef/>
      </w:r>
      <w:r w:rsidRPr="00072D32">
        <w:rPr>
          <w:lang w:val="en-GB"/>
        </w:rPr>
        <w:t xml:space="preserve"> </w:t>
      </w:r>
      <w:r w:rsidRPr="00D8332A">
        <w:rPr>
          <w:sz w:val="18"/>
          <w:szCs w:val="18"/>
          <w:lang w:val="en-GB"/>
        </w:rPr>
        <w:t xml:space="preserve">Conte &amp; Hey (2013) and Hey &amp; Pace (2014), assessed the most relevant decision models under ambiguity broadly dividing them into those that use second-order probabilities and those that do not. </w:t>
      </w:r>
      <w:r w:rsidRPr="00E65408">
        <w:rPr>
          <w:sz w:val="18"/>
          <w:szCs w:val="18"/>
          <w:lang w:val="en-GB"/>
        </w:rPr>
        <w:t>Among the non-SOMs, Hey &amp; Pace (2014) conclude that the Vector EU model (Siniscalchi, 2009) and the Alpha EU model (Ghirardato et al., 2004) perform better than the Subjective EU model (Savage, 1954) in explaining behaviour, but they perform similarly when it comes to prediction</w:t>
      </w:r>
      <w:r w:rsidRPr="002D2774">
        <w:rPr>
          <w:sz w:val="18"/>
          <w:szCs w:val="18"/>
          <w:lang w:val="en-GB"/>
        </w:rPr>
        <w:t>.</w:t>
      </w:r>
    </w:p>
  </w:footnote>
  <w:footnote w:id="3">
    <w:p w14:paraId="4DC4A8AC" w14:textId="77777777" w:rsidR="00BB29BE" w:rsidRPr="00AB3ACB" w:rsidRDefault="00BB29BE" w:rsidP="00C220C4">
      <w:pPr>
        <w:pStyle w:val="FootnoteText"/>
        <w:jc w:val="both"/>
        <w:rPr>
          <w:lang w:val="en-US"/>
        </w:rPr>
      </w:pPr>
      <w:r w:rsidRPr="00431F2B">
        <w:rPr>
          <w:rStyle w:val="FootnoteReference"/>
        </w:rPr>
        <w:footnoteRef/>
      </w:r>
      <w:r w:rsidRPr="00AB3ACB">
        <w:rPr>
          <w:lang w:val="en-GB"/>
        </w:rPr>
        <w:t xml:space="preserve"> </w:t>
      </w:r>
      <w:r w:rsidRPr="00680D1B">
        <w:rPr>
          <w:sz w:val="18"/>
          <w:szCs w:val="18"/>
          <w:lang w:val="en-GB"/>
        </w:rPr>
        <w:t xml:space="preserve">Other contract specifications may also include quality and time of delivery, and input suppliers can also offer additional benefits such as financing and </w:t>
      </w:r>
      <w:r>
        <w:rPr>
          <w:sz w:val="18"/>
          <w:szCs w:val="18"/>
          <w:lang w:val="en-GB"/>
        </w:rPr>
        <w:t>fertiliser</w:t>
      </w:r>
      <w:r w:rsidRPr="00680D1B">
        <w:rPr>
          <w:sz w:val="18"/>
          <w:szCs w:val="18"/>
          <w:lang w:val="en-GB"/>
        </w:rPr>
        <w:t xml:space="preserve"> recommendations.</w:t>
      </w:r>
    </w:p>
  </w:footnote>
  <w:footnote w:id="4">
    <w:p w14:paraId="691A6831" w14:textId="38CB248E" w:rsidR="00BB29BE" w:rsidRPr="00783021" w:rsidRDefault="00BB29BE" w:rsidP="004A7D28">
      <w:pPr>
        <w:pStyle w:val="FootnoteText"/>
        <w:rPr>
          <w:sz w:val="18"/>
          <w:szCs w:val="18"/>
          <w:lang w:val="en-GB"/>
        </w:rPr>
      </w:pPr>
      <w:r w:rsidRPr="00431F2B">
        <w:rPr>
          <w:rStyle w:val="FootnoteReference"/>
        </w:rPr>
        <w:footnoteRef/>
      </w:r>
      <w:r w:rsidRPr="00972AA3">
        <w:rPr>
          <w:sz w:val="18"/>
          <w:szCs w:val="18"/>
          <w:lang w:val="en-GB"/>
        </w:rPr>
        <w:t xml:space="preserve"> We do not specify other contract parameters like quantity, delivery, and settlement date, as they can be flexibly arranged for both </w:t>
      </w:r>
      <w:r>
        <w:rPr>
          <w:sz w:val="18"/>
          <w:szCs w:val="18"/>
          <w:lang w:val="en-GB"/>
        </w:rPr>
        <w:t>cash</w:t>
      </w:r>
      <w:r w:rsidRPr="00972AA3">
        <w:rPr>
          <w:sz w:val="18"/>
          <w:szCs w:val="18"/>
          <w:lang w:val="en-GB"/>
        </w:rPr>
        <w:t xml:space="preserve"> and forward purchases. </w:t>
      </w:r>
    </w:p>
  </w:footnote>
  <w:footnote w:id="5">
    <w:p w14:paraId="222C8874" w14:textId="2400E12D" w:rsidR="00BB29BE" w:rsidRPr="00546CEA" w:rsidRDefault="00BB29BE">
      <w:pPr>
        <w:pStyle w:val="FootnoteText"/>
        <w:rPr>
          <w:lang w:val="en-GB"/>
        </w:rPr>
      </w:pPr>
      <w:r>
        <w:rPr>
          <w:rStyle w:val="FootnoteReference"/>
        </w:rPr>
        <w:footnoteRef/>
      </w:r>
      <w:r w:rsidRPr="00546CEA">
        <w:rPr>
          <w:lang w:val="en-GB"/>
        </w:rPr>
        <w:t xml:space="preserve"> </w:t>
      </w:r>
      <w:r>
        <w:rPr>
          <w:rFonts w:ascii="Times New Roman" w:eastAsiaTheme="minorEastAsia" w:hAnsi="Times New Roman"/>
          <w:szCs w:val="22"/>
          <w:lang w:val="en-US"/>
        </w:rPr>
        <w:fldChar w:fldCharType="begin"/>
      </w:r>
      <w:r>
        <w:rPr>
          <w:rFonts w:ascii="Times New Roman" w:eastAsiaTheme="minorEastAsia" w:hAnsi="Times New Roman"/>
          <w:szCs w:val="22"/>
          <w:lang w:val="en-US"/>
        </w:rPr>
        <w:instrText xml:space="preserve"> ADDIN ZOTERO_ITEM CSL_CITATION {"citationID":"n3hf0giW","properties":{"formattedCitation":"(Finger &amp; Hediger, 2008)","plainCitation":"(Finger &amp; Hediger, 2008)","dontUpdate":true,"noteIndex":4},"citationItems":[{"id":127064,"uris":["http://zotero.org/users/14812719/items/RW4F6YAV"],"itemData":{"id":127064,"type":"article-journal","abstract":"The Application of Robust Regression to a Production Function Comparison","container-title":"The Open Agriculture Journal","DOI":"10.2174/1874331500802010090","issue":"1","language":"en","source":"openagriculturejournal.com","title":"The Application of Robust Regression to a Production Function Comparison","URL":"https://openagriculturejournal.com/VOLUME/2/PAGE/90/ABSTRACT/","volume":"2","author":[{"family":"Finger","given":"Robert"},{"family":"Hediger","given":"Werner"}],"accessed":{"date-parts":[["2025",8,20]]},"issued":{"date-parts":[["2008",11,28]]}}}],"schema":"https://github.com/citation-style-language/schema/raw/master/csl-citation.json"} </w:instrText>
      </w:r>
      <w:r>
        <w:rPr>
          <w:rFonts w:ascii="Times New Roman" w:eastAsiaTheme="minorEastAsia" w:hAnsi="Times New Roman"/>
          <w:szCs w:val="22"/>
          <w:lang w:val="en-US"/>
        </w:rPr>
        <w:fldChar w:fldCharType="separate"/>
      </w:r>
      <w:r w:rsidRPr="00110BA9">
        <w:rPr>
          <w:rFonts w:ascii="Times New Roman" w:eastAsiaTheme="minorEastAsia" w:hAnsi="Times New Roman"/>
          <w:lang w:val="en-GB"/>
        </w:rPr>
        <w:t xml:space="preserve">Finger &amp; Hediger </w:t>
      </w:r>
      <w:r>
        <w:rPr>
          <w:rFonts w:ascii="Times New Roman" w:eastAsiaTheme="minorEastAsia" w:hAnsi="Times New Roman"/>
          <w:lang w:val="en-GB"/>
        </w:rPr>
        <w:t>(</w:t>
      </w:r>
      <w:r w:rsidRPr="00110BA9">
        <w:rPr>
          <w:rFonts w:ascii="Times New Roman" w:eastAsiaTheme="minorEastAsia" w:hAnsi="Times New Roman"/>
          <w:lang w:val="en-GB"/>
        </w:rPr>
        <w:t>2008)</w:t>
      </w:r>
      <w:r>
        <w:rPr>
          <w:rFonts w:ascii="Times New Roman" w:eastAsiaTheme="minorEastAsia" w:hAnsi="Times New Roman"/>
          <w:szCs w:val="22"/>
          <w:lang w:val="en-US"/>
        </w:rPr>
        <w:fldChar w:fldCharType="end"/>
      </w:r>
      <w:r>
        <w:rPr>
          <w:rFonts w:ascii="Times New Roman" w:eastAsiaTheme="minorEastAsia" w:hAnsi="Times New Roman"/>
          <w:szCs w:val="22"/>
          <w:lang w:val="en-US"/>
        </w:rPr>
        <w:t xml:space="preserve"> analyzed different functional form for Swiss corn production and suggest that a square root specification of the production function leads to the smallest cost of misspecification.</w:t>
      </w:r>
    </w:p>
  </w:footnote>
  <w:footnote w:id="6">
    <w:p w14:paraId="13EB8CF1" w14:textId="4C4A3210" w:rsidR="00BB29BE" w:rsidRPr="00453CE8" w:rsidRDefault="00BB29BE" w:rsidP="00CF10C2">
      <w:pPr>
        <w:pStyle w:val="FootnoteText"/>
        <w:jc w:val="both"/>
        <w:rPr>
          <w:lang w:val="en-US"/>
        </w:rPr>
      </w:pPr>
      <w:r>
        <w:rPr>
          <w:rStyle w:val="FootnoteReference"/>
        </w:rPr>
        <w:footnoteRef/>
      </w:r>
      <w:r w:rsidRPr="007E377F">
        <w:rPr>
          <w:lang w:val="en-GB"/>
        </w:rPr>
        <w:t xml:space="preserve"> </w:t>
      </w:r>
      <w:r>
        <w:rPr>
          <w:lang w:val="en-US"/>
        </w:rPr>
        <w:t>Observed yields are yields simulated with the crop model, expected yields are derived from the production function.</w:t>
      </w:r>
    </w:p>
  </w:footnote>
  <w:footnote w:id="7">
    <w:p w14:paraId="33F5264B" w14:textId="2085CCFF" w:rsidR="00BB29BE" w:rsidRPr="00EF3FB8" w:rsidRDefault="00BB29BE" w:rsidP="00CF10C2">
      <w:pPr>
        <w:pStyle w:val="FootnoteText"/>
        <w:jc w:val="both"/>
        <w:rPr>
          <w:lang w:val="en-GB"/>
        </w:rPr>
      </w:pPr>
      <w:r>
        <w:rPr>
          <w:rStyle w:val="FootnoteReference"/>
        </w:rPr>
        <w:footnoteRef/>
      </w:r>
      <w:r w:rsidRPr="00EF3FB8">
        <w:rPr>
          <w:lang w:val="en-GB"/>
        </w:rPr>
        <w:t xml:space="preserve"> </w:t>
      </w:r>
      <w:r>
        <w:rPr>
          <w:lang w:val="en-GB"/>
        </w:rPr>
        <w:t xml:space="preserve">With the assumption </w:t>
      </w:r>
      <w:r w:rsidRPr="00EF3FB8">
        <w:rPr>
          <w:lang w:val="en-GB"/>
        </w:rPr>
        <w:t xml:space="preserve">that </w:t>
      </w:r>
      <w:r w:rsidRPr="00EF3FB8">
        <w:rPr>
          <w:rFonts w:ascii="Cambria Math" w:hAnsi="Cambria Math" w:cs="Cambria Math"/>
        </w:rPr>
        <w:t>𝑔</w:t>
      </w:r>
      <w:r w:rsidRPr="00EF3FB8">
        <w:rPr>
          <w:lang w:val="en-GB"/>
        </w:rPr>
        <w:t>(</w:t>
      </w:r>
      <w:r w:rsidRPr="00EF3FB8">
        <w:rPr>
          <w:rFonts w:ascii="Cambria Math" w:hAnsi="Cambria Math" w:cs="Cambria Math"/>
          <w:lang w:val="en-GB"/>
        </w:rPr>
        <w:t>⋅</w:t>
      </w:r>
      <w:r w:rsidRPr="00EF3FB8">
        <w:rPr>
          <w:lang w:val="en-GB"/>
        </w:rPr>
        <w:t>)</w:t>
      </w:r>
      <w:r>
        <w:rPr>
          <w:lang w:val="en-GB"/>
        </w:rPr>
        <w:t xml:space="preserve"> </w:t>
      </w:r>
      <w:r w:rsidRPr="00EF3FB8">
        <w:rPr>
          <w:lang w:val="en-GB"/>
        </w:rPr>
        <w:t>is differentiable, and its error is serially independent with a continuous distribution function</w:t>
      </w:r>
      <w:r>
        <w:rPr>
          <w:lang w:val="en-GB"/>
        </w:rPr>
        <w:t>.</w:t>
      </w:r>
    </w:p>
  </w:footnote>
  <w:footnote w:id="8">
    <w:p w14:paraId="703513D3" w14:textId="3BFE833B" w:rsidR="00676381" w:rsidRPr="00676381" w:rsidRDefault="00676381">
      <w:pPr>
        <w:pStyle w:val="FootnoteText"/>
        <w:rPr>
          <w:lang w:val="en-GB"/>
        </w:rPr>
      </w:pPr>
      <w:r>
        <w:rPr>
          <w:rStyle w:val="FootnoteReference"/>
        </w:rPr>
        <w:footnoteRef/>
      </w:r>
      <w:r w:rsidRPr="00676381">
        <w:rPr>
          <w:lang w:val="en-GB"/>
        </w:rPr>
        <w:t xml:space="preserve"> </w:t>
      </w:r>
      <w:r w:rsidR="00871E43">
        <w:rPr>
          <w:lang w:val="en-GB"/>
        </w:rPr>
        <w:t>Data for German a</w:t>
      </w:r>
      <w:r w:rsidR="00D47C63">
        <w:rPr>
          <w:lang w:val="en-GB"/>
        </w:rPr>
        <w:t>dministrative areas was obtained from</w:t>
      </w:r>
      <w:r w:rsidR="00A92524">
        <w:rPr>
          <w:lang w:val="en-GB"/>
        </w:rPr>
        <w:t xml:space="preserve"> </w:t>
      </w:r>
      <w:r w:rsidR="00B12301">
        <w:rPr>
          <w:lang w:val="en-GB"/>
        </w:rPr>
        <w:t>the Federal Agency for Cartography and Geodesy</w:t>
      </w:r>
      <w:r w:rsidR="00B6166C">
        <w:rPr>
          <w:lang w:val="en-GB"/>
        </w:rPr>
        <w:t xml:space="preserve"> </w:t>
      </w:r>
      <w:r w:rsidR="00517923">
        <w:rPr>
          <w:lang w:val="en-GB"/>
        </w:rPr>
        <w:fldChar w:fldCharType="begin"/>
      </w:r>
      <w:r w:rsidR="008011DD">
        <w:rPr>
          <w:lang w:val="en-GB"/>
        </w:rPr>
        <w:instrText xml:space="preserve"> ADDIN ZOTERO_ITEM CSL_CITATION {"citationID":"mwCvmG7I","properties":{"formattedCitation":"(BKG, 2025)","plainCitation":"(BKG, 2025)","noteIndex":7},"citationItems":[{"id":139039,"uris":["http://zotero.org/users/14812719/items/98RGI7GZ"],"itemData":{"id":139039,"type":"dataset","title":"Administrative areas 1:5000000, as at 31.12. (VG5000 31.12.)","URL":"https://gdz.bkg.bund.de/index.php/default/digitale-geodaten/verwaltungsgebiete/verwaltungsgebiete-1-5-000-000-stand-31-12-vg5000-12-31.html","author":[{"family":"BKG","given":""}],"issued":{"date-parts":[["2025"]]}}}],"schema":"https://github.com/citation-style-language/schema/raw/master/csl-citation.json"} </w:instrText>
      </w:r>
      <w:r w:rsidR="00517923">
        <w:rPr>
          <w:lang w:val="en-GB"/>
        </w:rPr>
        <w:fldChar w:fldCharType="separate"/>
      </w:r>
      <w:r w:rsidR="00517923" w:rsidRPr="00517923">
        <w:rPr>
          <w:lang w:val="en-GB"/>
        </w:rPr>
        <w:t>(BKG, 2025)</w:t>
      </w:r>
      <w:r w:rsidR="00517923">
        <w:rPr>
          <w:lang w:val="en-GB"/>
        </w:rPr>
        <w:fldChar w:fldCharType="end"/>
      </w:r>
      <w:r w:rsidR="00D47C63">
        <w:rPr>
          <w:lang w:val="en-GB"/>
        </w:rPr>
        <w:t xml:space="preserve"> </w:t>
      </w:r>
    </w:p>
  </w:footnote>
  <w:footnote w:id="9">
    <w:p w14:paraId="4FBAE10A" w14:textId="1BBB0A4A" w:rsidR="00DC33FE" w:rsidRPr="00DC33FE" w:rsidRDefault="00DC33FE">
      <w:pPr>
        <w:pStyle w:val="FootnoteText"/>
        <w:rPr>
          <w:lang w:val="en-GB"/>
        </w:rPr>
      </w:pPr>
      <w:r>
        <w:rPr>
          <w:rStyle w:val="FootnoteReference"/>
        </w:rPr>
        <w:footnoteRef/>
      </w:r>
      <w:r w:rsidRPr="00DC33FE">
        <w:rPr>
          <w:lang w:val="en-GB"/>
        </w:rPr>
        <w:t xml:space="preserve"> For more information about the EPIC-IIASA model specifications and calibration see Balkovi</w:t>
      </w:r>
      <w:r w:rsidRPr="00DC33FE">
        <w:rPr>
          <w:rFonts w:hint="eastAsia"/>
          <w:lang w:val="en-GB"/>
        </w:rPr>
        <w:t>č</w:t>
      </w:r>
      <w:r w:rsidRPr="00DC33FE">
        <w:rPr>
          <w:lang w:val="en-GB"/>
        </w:rPr>
        <w:t xml:space="preserve"> et al. (2013).</w:t>
      </w:r>
    </w:p>
  </w:footnote>
  <w:footnote w:id="10">
    <w:p w14:paraId="08193703" w14:textId="6ECF0BC1" w:rsidR="00BB29BE" w:rsidRPr="007F4CC0" w:rsidRDefault="00BB29BE">
      <w:pPr>
        <w:pStyle w:val="FootnoteText"/>
        <w:rPr>
          <w:lang w:val="en-GB"/>
        </w:rPr>
      </w:pPr>
      <w:r>
        <w:rPr>
          <w:rStyle w:val="FootnoteReference"/>
        </w:rPr>
        <w:footnoteRef/>
      </w:r>
      <w:r w:rsidRPr="00DA5423">
        <w:rPr>
          <w:lang w:val="en-GB"/>
        </w:rPr>
        <w:t xml:space="preserve"> </w:t>
      </w:r>
      <w:r>
        <w:rPr>
          <w:lang w:val="en-US"/>
        </w:rPr>
        <w:t xml:space="preserve">This sampling frequency generates calendar-related time gaps of 21 days (or 3 weeks). </w:t>
      </w:r>
      <w:r w:rsidRPr="007F4CC0">
        <w:rPr>
          <w:lang w:val="en-US"/>
        </w:rPr>
        <w:t>For analysis purposes, we assume this interval is consistent across years and does not affect the interpretation of temporal trends.</w:t>
      </w:r>
    </w:p>
  </w:footnote>
  <w:footnote w:id="11">
    <w:p w14:paraId="7195D620" w14:textId="6C37810F" w:rsidR="00A85BB9" w:rsidRPr="00A55C69" w:rsidRDefault="00A85BB9">
      <w:pPr>
        <w:pStyle w:val="FootnoteText"/>
        <w:rPr>
          <w:lang w:val="en-GB"/>
        </w:rPr>
      </w:pPr>
      <w:r>
        <w:rPr>
          <w:rStyle w:val="FootnoteReference"/>
        </w:rPr>
        <w:footnoteRef/>
      </w:r>
      <w:r w:rsidRPr="00A55C69">
        <w:rPr>
          <w:lang w:val="en-GB"/>
        </w:rPr>
        <w:t xml:space="preserve"> </w:t>
      </w:r>
      <w:r w:rsidR="00B91368">
        <w:rPr>
          <w:lang w:val="en-GB"/>
        </w:rPr>
        <w:t xml:space="preserve">To check for stationarity we run three different tests: the </w:t>
      </w:r>
      <w:r w:rsidR="00B91368">
        <w:rPr>
          <w:szCs w:val="16"/>
          <w:lang w:val="en-US"/>
        </w:rPr>
        <w:t>Augmented Dickey-Fuller (ADF) test, the Kwiatkowski-Phillips-Schmidt-Shin (KPSS), and the Phillips-Perron (PP) test</w:t>
      </w:r>
      <w:r w:rsidR="00A55C69">
        <w:rPr>
          <w:szCs w:val="16"/>
          <w:lang w:val="en-US"/>
        </w:rPr>
        <w:t>.</w:t>
      </w:r>
    </w:p>
  </w:footnote>
  <w:footnote w:id="12">
    <w:p w14:paraId="4F1AD390" w14:textId="15F785A8" w:rsidR="00BB29BE" w:rsidRPr="00657B49" w:rsidRDefault="00BB29BE">
      <w:pPr>
        <w:pStyle w:val="FootnoteText"/>
        <w:rPr>
          <w:lang w:val="en-GB"/>
        </w:rPr>
      </w:pPr>
      <w:r>
        <w:rPr>
          <w:rStyle w:val="FootnoteReference"/>
        </w:rPr>
        <w:footnoteRef/>
      </w:r>
      <w:r w:rsidRPr="00657B49">
        <w:rPr>
          <w:lang w:val="en-GB"/>
        </w:rPr>
        <w:t xml:space="preserve"> Exogenous variables investigated are </w:t>
      </w:r>
      <w:r>
        <w:rPr>
          <w:lang w:val="en-GB"/>
        </w:rPr>
        <w:t xml:space="preserve">squared endogenous variables, indexed </w:t>
      </w:r>
      <w:r w:rsidRPr="00657B49">
        <w:rPr>
          <w:lang w:val="en-GB"/>
        </w:rPr>
        <w:t>time t</w:t>
      </w:r>
      <w:r>
        <w:rPr>
          <w:lang w:val="en-GB"/>
        </w:rPr>
        <w:t xml:space="preserve">rends, and seasonal dummies. Information criteria improve with the addition of squared terms but we proceed with the linear model, as the non-linear specification does not produce a stable price simulation.  </w:t>
      </w:r>
    </w:p>
  </w:footnote>
  <w:footnote w:id="13">
    <w:p w14:paraId="72422D3A" w14:textId="07217ACB" w:rsidR="00181966" w:rsidRPr="003C61FD" w:rsidRDefault="00181966" w:rsidP="00181966">
      <w:pPr>
        <w:pStyle w:val="FootnoteText"/>
        <w:rPr>
          <w:lang w:val="en-GB"/>
        </w:rPr>
      </w:pPr>
      <w:r>
        <w:rPr>
          <w:rStyle w:val="FootnoteReference"/>
        </w:rPr>
        <w:footnoteRef/>
      </w:r>
      <w:r w:rsidRPr="003C61FD">
        <w:rPr>
          <w:lang w:val="en-GB"/>
        </w:rPr>
        <w:t xml:space="preserve"> </w:t>
      </w:r>
      <w:r>
        <w:rPr>
          <w:lang w:val="en-GB"/>
        </w:rPr>
        <w:t xml:space="preserve">Based on phase 6 of the Coupled Model Intercomparison Project (cmip6). Outputs from </w:t>
      </w:r>
      <w:r>
        <w:rPr>
          <w:lang w:val="en-US"/>
        </w:rPr>
        <w:t xml:space="preserve">the Institut Pierre-Simone Laplace </w:t>
      </w:r>
      <w:r>
        <w:rPr>
          <w:lang w:val="en-GB"/>
        </w:rPr>
        <w:t xml:space="preserve">(ipsl) and </w:t>
      </w:r>
      <w:r>
        <w:rPr>
          <w:lang w:val="en-US"/>
        </w:rPr>
        <w:t xml:space="preserve">Max Planck Institute for Meteorology (mpi) climate models </w:t>
      </w:r>
      <w:r>
        <w:rPr>
          <w:lang w:val="en-GB"/>
        </w:rPr>
        <w:t xml:space="preserve">are considered to simulate yields under different Shared Socioeconomic Pathways (ssp); ssp126 is a low-emission scenario; ssp585 is a very high emission scenario </w:t>
      </w:r>
      <w:r>
        <w:rPr>
          <w:lang w:val="en-GB"/>
        </w:rPr>
        <w:fldChar w:fldCharType="begin"/>
      </w:r>
      <w:r w:rsidR="00517923">
        <w:rPr>
          <w:lang w:val="en-GB"/>
        </w:rPr>
        <w:instrText xml:space="preserve"> ADDIN ZOTERO_ITEM CSL_CITATION {"citationID":"TKBffwwz","properties":{"formattedCitation":"(O\\uc0\\u8217{}Neill et al., 2014)","plainCitation":"(O’Neill et al., 2014)","noteIndex":12},"citationItems":[{"id":128878,"uris":["http://zotero.org/users/14812719/items/AFPABMI3"],"itemData":{"id":128878,"type":"article-journal","abstract":"The new scenario framework for climate change research envisions combining pathways of future radiative forcing and their associated climate changes with alternative pathways of socioeconomic development in order to carry out research on climate change impacts, adaptation, and mitigation. Here we propose a conceptual framework for how to define and develop a set of Shared Socioeconomic Pathways (SSPs) for use within the scenario framework. We define SSPs as reference pathways describing plausible alternative trends in the evolution of society and ecosystems over a century timescale, in the absence of climate change or climate policies. We introduce the concept of a space of challenges to adaptation and to mitigation that should be spanned by the SSPs, and discuss how particular trends in social, economic, and environmental development could be combined to produce such outcomes. A comparison to the narratives from the scenarios developed in the Special Report on Emissions Scenarios (SRES) illustrates how a starting point for developing SSPs can be defined. We suggest initial development of a set of basic SSPs that could then be extended to meet more specific purposes, and envision a process of application of basic and extended SSPs that would be iterative and potentially lead to modification of the original SSPs themselves.","container-title":"Climatic Change","DOI":"10.1007/s10584-013-0905-2","ISSN":"1573-1480","issue":"3","journalAbbreviation":"Climatic Change","language":"en","page":"387-400","source":"Springer Link","title":"A new scenario framework for climate change research: the concept of shared socioeconomic pathways","title-short":"A new scenario framework for climate change research","volume":"122","author":[{"family":"O’Neill","given":"Brian C."},{"family":"Kriegler","given":"Elmar"},{"family":"Riahi","given":"Keywan"},{"family":"Ebi","given":"Kristie L."},{"family":"Hallegatte","given":"Stephane"},{"family":"Carter","given":"Timothy R."},{"family":"Mathur","given":"Ritu"},{"family":"Vuuren","given":"Detlef P.","non-dropping-particle":"van"}],"issued":{"date-parts":[["2014",2,1]]}}}],"schema":"https://github.com/citation-style-language/schema/raw/master/csl-citation.json"} </w:instrText>
      </w:r>
      <w:r>
        <w:rPr>
          <w:lang w:val="en-GB"/>
        </w:rPr>
        <w:fldChar w:fldCharType="separate"/>
      </w:r>
      <w:r w:rsidRPr="000849C7">
        <w:rPr>
          <w:szCs w:val="24"/>
          <w:lang w:val="en-GB"/>
        </w:rPr>
        <w:t>(O’Neill et al., 2014)</w:t>
      </w:r>
      <w:r>
        <w:rPr>
          <w:lang w:val="en-GB"/>
        </w:rPr>
        <w:fldChar w:fldCharType="end"/>
      </w:r>
      <w:r>
        <w:rPr>
          <w:lang w:val="en-GB"/>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3812A" w14:textId="77777777" w:rsidR="00BB29BE" w:rsidRDefault="00BB29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C88D5" w14:textId="77777777" w:rsidR="00BB29BE" w:rsidRDefault="00BB29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CD55D" w14:textId="77777777" w:rsidR="00BB29BE" w:rsidRDefault="00BB29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13B98"/>
    <w:multiLevelType w:val="hybridMultilevel"/>
    <w:tmpl w:val="ED1C09AA"/>
    <w:lvl w:ilvl="0" w:tplc="4E92BE88">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DB6140"/>
    <w:multiLevelType w:val="hybridMultilevel"/>
    <w:tmpl w:val="AFA4B53C"/>
    <w:lvl w:ilvl="0" w:tplc="ADF4179A">
      <w:start w:val="4"/>
      <w:numFmt w:val="bullet"/>
      <w:lvlText w:val="-"/>
      <w:lvlJc w:val="left"/>
      <w:pPr>
        <w:ind w:left="720" w:hanging="360"/>
      </w:pPr>
      <w:rPr>
        <w:rFonts w:ascii="CG Times" w:eastAsia="Times New Roman" w:hAnsi="CG Time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302423"/>
    <w:multiLevelType w:val="hybridMultilevel"/>
    <w:tmpl w:val="9176D6B0"/>
    <w:lvl w:ilvl="0" w:tplc="E15C2194">
      <w:numFmt w:val="bullet"/>
      <w:lvlText w:val="-"/>
      <w:lvlJc w:val="left"/>
      <w:pPr>
        <w:ind w:left="720" w:hanging="360"/>
      </w:pPr>
      <w:rPr>
        <w:rFonts w:ascii="CG Times" w:eastAsia="Times New Roman" w:hAnsi="CG Time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D45B49"/>
    <w:multiLevelType w:val="hybridMultilevel"/>
    <w:tmpl w:val="12165240"/>
    <w:lvl w:ilvl="0" w:tplc="9E52506E">
      <w:numFmt w:val="bullet"/>
      <w:lvlText w:val="-"/>
      <w:lvlJc w:val="left"/>
      <w:pPr>
        <w:ind w:left="720" w:hanging="360"/>
      </w:pPr>
      <w:rPr>
        <w:rFonts w:ascii="CG Times" w:eastAsia="Times New Roman" w:hAnsi="CG Times"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1D5C7881"/>
    <w:multiLevelType w:val="hybridMultilevel"/>
    <w:tmpl w:val="988CC2EE"/>
    <w:lvl w:ilvl="0" w:tplc="D3DC2F58">
      <w:numFmt w:val="bullet"/>
      <w:lvlText w:val="-"/>
      <w:lvlJc w:val="left"/>
      <w:pPr>
        <w:ind w:left="720" w:hanging="360"/>
      </w:pPr>
      <w:rPr>
        <w:rFonts w:ascii="CG Times" w:eastAsia="Times New Roman" w:hAnsi="CG Times"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500996"/>
    <w:multiLevelType w:val="hybridMultilevel"/>
    <w:tmpl w:val="2DB87384"/>
    <w:lvl w:ilvl="0" w:tplc="7A2694FC">
      <w:numFmt w:val="bullet"/>
      <w:lvlText w:val="-"/>
      <w:lvlJc w:val="left"/>
      <w:pPr>
        <w:ind w:left="720" w:hanging="360"/>
      </w:pPr>
      <w:rPr>
        <w:rFonts w:ascii="CG Times" w:eastAsia="Times New Roman" w:hAnsi="CG Times"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27D7136E"/>
    <w:multiLevelType w:val="hybridMultilevel"/>
    <w:tmpl w:val="00F4F61A"/>
    <w:lvl w:ilvl="0" w:tplc="D492897C">
      <w:numFmt w:val="bullet"/>
      <w:lvlText w:val="-"/>
      <w:lvlJc w:val="left"/>
      <w:pPr>
        <w:ind w:left="720" w:hanging="360"/>
      </w:pPr>
      <w:rPr>
        <w:rFonts w:ascii="CG Times" w:eastAsia="Times New Roman" w:hAnsi="CG Time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C57BF4"/>
    <w:multiLevelType w:val="hybridMultilevel"/>
    <w:tmpl w:val="6778D552"/>
    <w:lvl w:ilvl="0" w:tplc="3A7283F8">
      <w:numFmt w:val="bullet"/>
      <w:lvlText w:val="-"/>
      <w:lvlJc w:val="left"/>
      <w:pPr>
        <w:ind w:left="720" w:hanging="360"/>
      </w:pPr>
      <w:rPr>
        <w:rFonts w:ascii="CG Times" w:eastAsia="Times New Roman" w:hAnsi="CG 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08421F"/>
    <w:multiLevelType w:val="hybridMultilevel"/>
    <w:tmpl w:val="82100FD2"/>
    <w:lvl w:ilvl="0" w:tplc="80409D3C">
      <w:numFmt w:val="bullet"/>
      <w:lvlText w:val="-"/>
      <w:lvlJc w:val="left"/>
      <w:pPr>
        <w:ind w:left="720" w:hanging="360"/>
      </w:pPr>
      <w:rPr>
        <w:rFonts w:ascii="CG Times" w:eastAsia="Times New Roman" w:hAnsi="CG Times"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60B111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3A603655"/>
    <w:multiLevelType w:val="hybridMultilevel"/>
    <w:tmpl w:val="49581E50"/>
    <w:lvl w:ilvl="0" w:tplc="53B48F76">
      <w:start w:val="1"/>
      <w:numFmt w:val="decimal"/>
      <w:lvlText w:val="%1)"/>
      <w:lvlJc w:val="left"/>
      <w:pPr>
        <w:ind w:left="720" w:hanging="360"/>
      </w:pPr>
      <w:rPr>
        <w:rFonts w:ascii="CG Times" w:eastAsia="Times New Roman" w:hAnsi="CG Times" w:cs="Times New Roman"/>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3AB38F9"/>
    <w:multiLevelType w:val="hybridMultilevel"/>
    <w:tmpl w:val="333CE5D6"/>
    <w:lvl w:ilvl="0" w:tplc="9F922F76">
      <w:start w:val="13"/>
      <w:numFmt w:val="bullet"/>
      <w:lvlText w:val="-"/>
      <w:lvlJc w:val="left"/>
      <w:pPr>
        <w:ind w:left="720" w:hanging="360"/>
      </w:pPr>
      <w:rPr>
        <w:rFonts w:ascii="CG Times" w:eastAsia="Times New Roman" w:hAnsi="CG Times"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46557E52"/>
    <w:multiLevelType w:val="hybridMultilevel"/>
    <w:tmpl w:val="EDFA174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4DCE1F43"/>
    <w:multiLevelType w:val="hybridMultilevel"/>
    <w:tmpl w:val="54E420A8"/>
    <w:lvl w:ilvl="0" w:tplc="BF4EBE84">
      <w:numFmt w:val="bullet"/>
      <w:lvlText w:val="-"/>
      <w:lvlJc w:val="left"/>
      <w:pPr>
        <w:ind w:left="720" w:hanging="360"/>
      </w:pPr>
      <w:rPr>
        <w:rFonts w:ascii="CG Times" w:eastAsia="Times New Roman" w:hAnsi="CG Times"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54742989"/>
    <w:multiLevelType w:val="hybridMultilevel"/>
    <w:tmpl w:val="20281E82"/>
    <w:lvl w:ilvl="0" w:tplc="CAB64546">
      <w:numFmt w:val="bullet"/>
      <w:lvlText w:val="-"/>
      <w:lvlJc w:val="left"/>
      <w:pPr>
        <w:ind w:left="720" w:hanging="360"/>
      </w:pPr>
      <w:rPr>
        <w:rFonts w:ascii="CG Times" w:eastAsia="Times New Roman" w:hAnsi="CG Times"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57C84B70"/>
    <w:multiLevelType w:val="multilevel"/>
    <w:tmpl w:val="B2F2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E15237D"/>
    <w:multiLevelType w:val="hybridMultilevel"/>
    <w:tmpl w:val="B644F512"/>
    <w:lvl w:ilvl="0" w:tplc="AA54C41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585479">
    <w:abstractNumId w:val="16"/>
  </w:num>
  <w:num w:numId="2" w16cid:durableId="1562254263">
    <w:abstractNumId w:val="9"/>
  </w:num>
  <w:num w:numId="3" w16cid:durableId="1757093635">
    <w:abstractNumId w:val="7"/>
  </w:num>
  <w:num w:numId="4" w16cid:durableId="1058625338">
    <w:abstractNumId w:val="10"/>
  </w:num>
  <w:num w:numId="5" w16cid:durableId="1428040805">
    <w:abstractNumId w:val="2"/>
  </w:num>
  <w:num w:numId="6" w16cid:durableId="382100938">
    <w:abstractNumId w:val="4"/>
  </w:num>
  <w:num w:numId="7" w16cid:durableId="554583223">
    <w:abstractNumId w:val="15"/>
  </w:num>
  <w:num w:numId="8" w16cid:durableId="170992724">
    <w:abstractNumId w:val="11"/>
  </w:num>
  <w:num w:numId="9" w16cid:durableId="1410806124">
    <w:abstractNumId w:val="3"/>
  </w:num>
  <w:num w:numId="10" w16cid:durableId="932204852">
    <w:abstractNumId w:val="14"/>
  </w:num>
  <w:num w:numId="11" w16cid:durableId="193465406">
    <w:abstractNumId w:val="13"/>
  </w:num>
  <w:num w:numId="12" w16cid:durableId="607008018">
    <w:abstractNumId w:val="5"/>
  </w:num>
  <w:num w:numId="13" w16cid:durableId="735206767">
    <w:abstractNumId w:val="6"/>
  </w:num>
  <w:num w:numId="14" w16cid:durableId="929778186">
    <w:abstractNumId w:val="8"/>
  </w:num>
  <w:num w:numId="15" w16cid:durableId="419522430">
    <w:abstractNumId w:val="0"/>
  </w:num>
  <w:num w:numId="16" w16cid:durableId="2094080700">
    <w:abstractNumId w:val="12"/>
  </w:num>
  <w:num w:numId="17" w16cid:durableId="177689839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pada, Riccardo">
    <w15:presenceInfo w15:providerId="AD" w15:userId="S::riccardo.spada@wur.nl::994b86d3-29b4-4300-9fb1-4380a0094f38"/>
  </w15:person>
  <w15:person w15:author="Jens Rommel">
    <w15:presenceInfo w15:providerId="AD" w15:userId="S::jens.rommel_slu.se#ext#@wageningenur4.onmicrosoft.com::ab971df4-a891-472f-961f-f288b2c4e33f"/>
  </w15:person>
  <w15:person w15:author="Tobias Dalhaus">
    <w15:presenceInfo w15:providerId="None" w15:userId="Tobias Dalha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45C"/>
    <w:rsid w:val="000002F3"/>
    <w:rsid w:val="000007E2"/>
    <w:rsid w:val="00000C3B"/>
    <w:rsid w:val="00000C6D"/>
    <w:rsid w:val="00000CEB"/>
    <w:rsid w:val="0000108C"/>
    <w:rsid w:val="0000118A"/>
    <w:rsid w:val="0000160C"/>
    <w:rsid w:val="0000161A"/>
    <w:rsid w:val="0000189F"/>
    <w:rsid w:val="000020F8"/>
    <w:rsid w:val="00002480"/>
    <w:rsid w:val="00002620"/>
    <w:rsid w:val="00002649"/>
    <w:rsid w:val="00002CE8"/>
    <w:rsid w:val="00003142"/>
    <w:rsid w:val="000032C7"/>
    <w:rsid w:val="0000381A"/>
    <w:rsid w:val="00003BB6"/>
    <w:rsid w:val="00004191"/>
    <w:rsid w:val="00004238"/>
    <w:rsid w:val="000046F2"/>
    <w:rsid w:val="00004750"/>
    <w:rsid w:val="000052F3"/>
    <w:rsid w:val="00005330"/>
    <w:rsid w:val="000054CB"/>
    <w:rsid w:val="00005D44"/>
    <w:rsid w:val="00005E16"/>
    <w:rsid w:val="00006403"/>
    <w:rsid w:val="00006A60"/>
    <w:rsid w:val="00007F8A"/>
    <w:rsid w:val="000100CE"/>
    <w:rsid w:val="0001015A"/>
    <w:rsid w:val="000107A8"/>
    <w:rsid w:val="0001084D"/>
    <w:rsid w:val="0001111E"/>
    <w:rsid w:val="00011A4D"/>
    <w:rsid w:val="00011C25"/>
    <w:rsid w:val="000131AF"/>
    <w:rsid w:val="00013303"/>
    <w:rsid w:val="00013C03"/>
    <w:rsid w:val="00014994"/>
    <w:rsid w:val="00014A02"/>
    <w:rsid w:val="00014FE3"/>
    <w:rsid w:val="00015152"/>
    <w:rsid w:val="00015161"/>
    <w:rsid w:val="000154E5"/>
    <w:rsid w:val="00015E1D"/>
    <w:rsid w:val="00016B02"/>
    <w:rsid w:val="000176E5"/>
    <w:rsid w:val="00020269"/>
    <w:rsid w:val="00020608"/>
    <w:rsid w:val="0002115A"/>
    <w:rsid w:val="00021231"/>
    <w:rsid w:val="000214D4"/>
    <w:rsid w:val="00021AC9"/>
    <w:rsid w:val="00021ED8"/>
    <w:rsid w:val="000225E5"/>
    <w:rsid w:val="00022A12"/>
    <w:rsid w:val="000234E1"/>
    <w:rsid w:val="00023923"/>
    <w:rsid w:val="0002473A"/>
    <w:rsid w:val="00024F38"/>
    <w:rsid w:val="00025949"/>
    <w:rsid w:val="000260CE"/>
    <w:rsid w:val="00026D5D"/>
    <w:rsid w:val="000270AE"/>
    <w:rsid w:val="0002710D"/>
    <w:rsid w:val="00027747"/>
    <w:rsid w:val="0002779C"/>
    <w:rsid w:val="00030368"/>
    <w:rsid w:val="000309C9"/>
    <w:rsid w:val="00030AAC"/>
    <w:rsid w:val="00031D4D"/>
    <w:rsid w:val="0003287B"/>
    <w:rsid w:val="00032939"/>
    <w:rsid w:val="00032D47"/>
    <w:rsid w:val="00033A65"/>
    <w:rsid w:val="00033F34"/>
    <w:rsid w:val="00034DE3"/>
    <w:rsid w:val="00035094"/>
    <w:rsid w:val="000352E6"/>
    <w:rsid w:val="00035395"/>
    <w:rsid w:val="000353A0"/>
    <w:rsid w:val="00035599"/>
    <w:rsid w:val="00035868"/>
    <w:rsid w:val="00035C21"/>
    <w:rsid w:val="00036176"/>
    <w:rsid w:val="000370E7"/>
    <w:rsid w:val="00037BE3"/>
    <w:rsid w:val="000400A3"/>
    <w:rsid w:val="0004021E"/>
    <w:rsid w:val="000404B3"/>
    <w:rsid w:val="00040A74"/>
    <w:rsid w:val="00040DA5"/>
    <w:rsid w:val="00040F7D"/>
    <w:rsid w:val="00041089"/>
    <w:rsid w:val="00041100"/>
    <w:rsid w:val="00041325"/>
    <w:rsid w:val="00042A52"/>
    <w:rsid w:val="000432EA"/>
    <w:rsid w:val="00043744"/>
    <w:rsid w:val="00043E80"/>
    <w:rsid w:val="000441B8"/>
    <w:rsid w:val="0004435E"/>
    <w:rsid w:val="00044661"/>
    <w:rsid w:val="0004475B"/>
    <w:rsid w:val="00044E0A"/>
    <w:rsid w:val="00044E9B"/>
    <w:rsid w:val="00044EE8"/>
    <w:rsid w:val="00045121"/>
    <w:rsid w:val="000455E3"/>
    <w:rsid w:val="000456CC"/>
    <w:rsid w:val="000457C6"/>
    <w:rsid w:val="00045B82"/>
    <w:rsid w:val="00045C75"/>
    <w:rsid w:val="00045F4E"/>
    <w:rsid w:val="00046448"/>
    <w:rsid w:val="00046C49"/>
    <w:rsid w:val="00046D23"/>
    <w:rsid w:val="000477F7"/>
    <w:rsid w:val="00047E20"/>
    <w:rsid w:val="0005009F"/>
    <w:rsid w:val="0005120F"/>
    <w:rsid w:val="0005124C"/>
    <w:rsid w:val="0005129A"/>
    <w:rsid w:val="00051B94"/>
    <w:rsid w:val="000520AE"/>
    <w:rsid w:val="000524AF"/>
    <w:rsid w:val="00052909"/>
    <w:rsid w:val="00052B83"/>
    <w:rsid w:val="0005338F"/>
    <w:rsid w:val="0005370C"/>
    <w:rsid w:val="000538FD"/>
    <w:rsid w:val="00054216"/>
    <w:rsid w:val="0005421A"/>
    <w:rsid w:val="00054220"/>
    <w:rsid w:val="000551C0"/>
    <w:rsid w:val="00055667"/>
    <w:rsid w:val="0005596F"/>
    <w:rsid w:val="000559AA"/>
    <w:rsid w:val="00055C87"/>
    <w:rsid w:val="00056093"/>
    <w:rsid w:val="00056178"/>
    <w:rsid w:val="000561B7"/>
    <w:rsid w:val="0005696F"/>
    <w:rsid w:val="00056D92"/>
    <w:rsid w:val="0005752B"/>
    <w:rsid w:val="00057578"/>
    <w:rsid w:val="0006060A"/>
    <w:rsid w:val="000608BF"/>
    <w:rsid w:val="00060F43"/>
    <w:rsid w:val="000616D7"/>
    <w:rsid w:val="000616DC"/>
    <w:rsid w:val="00061B84"/>
    <w:rsid w:val="00061D7A"/>
    <w:rsid w:val="000623D6"/>
    <w:rsid w:val="00062550"/>
    <w:rsid w:val="00062618"/>
    <w:rsid w:val="000626E1"/>
    <w:rsid w:val="00063150"/>
    <w:rsid w:val="0006338B"/>
    <w:rsid w:val="00063429"/>
    <w:rsid w:val="0006394A"/>
    <w:rsid w:val="000646C4"/>
    <w:rsid w:val="00064B29"/>
    <w:rsid w:val="000650E4"/>
    <w:rsid w:val="0006569E"/>
    <w:rsid w:val="000656A9"/>
    <w:rsid w:val="00065888"/>
    <w:rsid w:val="000658A0"/>
    <w:rsid w:val="00065909"/>
    <w:rsid w:val="000661B5"/>
    <w:rsid w:val="0006671E"/>
    <w:rsid w:val="00066DD7"/>
    <w:rsid w:val="0006729D"/>
    <w:rsid w:val="00067308"/>
    <w:rsid w:val="000676F2"/>
    <w:rsid w:val="000677C4"/>
    <w:rsid w:val="00067874"/>
    <w:rsid w:val="000678F8"/>
    <w:rsid w:val="00067A5F"/>
    <w:rsid w:val="00067D36"/>
    <w:rsid w:val="00067D57"/>
    <w:rsid w:val="00070684"/>
    <w:rsid w:val="00070884"/>
    <w:rsid w:val="00070F05"/>
    <w:rsid w:val="00070F2A"/>
    <w:rsid w:val="000717E6"/>
    <w:rsid w:val="00071F4C"/>
    <w:rsid w:val="000720F9"/>
    <w:rsid w:val="0007243E"/>
    <w:rsid w:val="00072510"/>
    <w:rsid w:val="00072D32"/>
    <w:rsid w:val="0007338B"/>
    <w:rsid w:val="0007354F"/>
    <w:rsid w:val="000735D1"/>
    <w:rsid w:val="000740EE"/>
    <w:rsid w:val="000741AA"/>
    <w:rsid w:val="000746FC"/>
    <w:rsid w:val="00075098"/>
    <w:rsid w:val="000751DE"/>
    <w:rsid w:val="00075B00"/>
    <w:rsid w:val="00075B16"/>
    <w:rsid w:val="00075F68"/>
    <w:rsid w:val="00076312"/>
    <w:rsid w:val="00076378"/>
    <w:rsid w:val="00076AAF"/>
    <w:rsid w:val="0007745C"/>
    <w:rsid w:val="00080DB2"/>
    <w:rsid w:val="000813F9"/>
    <w:rsid w:val="00081513"/>
    <w:rsid w:val="0008167B"/>
    <w:rsid w:val="0008185C"/>
    <w:rsid w:val="00081EDA"/>
    <w:rsid w:val="00082005"/>
    <w:rsid w:val="0008218C"/>
    <w:rsid w:val="00082985"/>
    <w:rsid w:val="000834F5"/>
    <w:rsid w:val="00083902"/>
    <w:rsid w:val="00083909"/>
    <w:rsid w:val="0008440F"/>
    <w:rsid w:val="000849C7"/>
    <w:rsid w:val="00084D48"/>
    <w:rsid w:val="00084FDF"/>
    <w:rsid w:val="00085599"/>
    <w:rsid w:val="0008573C"/>
    <w:rsid w:val="00085A9B"/>
    <w:rsid w:val="00085FE5"/>
    <w:rsid w:val="0008657D"/>
    <w:rsid w:val="00086932"/>
    <w:rsid w:val="000872B3"/>
    <w:rsid w:val="0008766F"/>
    <w:rsid w:val="000876C5"/>
    <w:rsid w:val="00090204"/>
    <w:rsid w:val="000903C6"/>
    <w:rsid w:val="00090637"/>
    <w:rsid w:val="00091483"/>
    <w:rsid w:val="000918F6"/>
    <w:rsid w:val="00091B90"/>
    <w:rsid w:val="000921C4"/>
    <w:rsid w:val="000923A6"/>
    <w:rsid w:val="00092F21"/>
    <w:rsid w:val="0009313F"/>
    <w:rsid w:val="00093211"/>
    <w:rsid w:val="0009352E"/>
    <w:rsid w:val="00093535"/>
    <w:rsid w:val="000937B8"/>
    <w:rsid w:val="00093AD0"/>
    <w:rsid w:val="00093B97"/>
    <w:rsid w:val="00094241"/>
    <w:rsid w:val="0009476F"/>
    <w:rsid w:val="00094791"/>
    <w:rsid w:val="00094A95"/>
    <w:rsid w:val="00094CEA"/>
    <w:rsid w:val="00095073"/>
    <w:rsid w:val="0009555F"/>
    <w:rsid w:val="00095F18"/>
    <w:rsid w:val="000961B4"/>
    <w:rsid w:val="00096298"/>
    <w:rsid w:val="00096739"/>
    <w:rsid w:val="000968B4"/>
    <w:rsid w:val="00096CF2"/>
    <w:rsid w:val="00096E9B"/>
    <w:rsid w:val="0009773C"/>
    <w:rsid w:val="000977DA"/>
    <w:rsid w:val="00097AF1"/>
    <w:rsid w:val="00097E52"/>
    <w:rsid w:val="000A081A"/>
    <w:rsid w:val="000A0B02"/>
    <w:rsid w:val="000A0B38"/>
    <w:rsid w:val="000A0D4E"/>
    <w:rsid w:val="000A14F0"/>
    <w:rsid w:val="000A1721"/>
    <w:rsid w:val="000A1725"/>
    <w:rsid w:val="000A1D8B"/>
    <w:rsid w:val="000A1E78"/>
    <w:rsid w:val="000A2193"/>
    <w:rsid w:val="000A25A5"/>
    <w:rsid w:val="000A2716"/>
    <w:rsid w:val="000A29FE"/>
    <w:rsid w:val="000A2F2E"/>
    <w:rsid w:val="000A38CF"/>
    <w:rsid w:val="000A4274"/>
    <w:rsid w:val="000A451B"/>
    <w:rsid w:val="000A47E6"/>
    <w:rsid w:val="000A4D51"/>
    <w:rsid w:val="000A5231"/>
    <w:rsid w:val="000A5255"/>
    <w:rsid w:val="000A5411"/>
    <w:rsid w:val="000A58D8"/>
    <w:rsid w:val="000A5B3F"/>
    <w:rsid w:val="000A6241"/>
    <w:rsid w:val="000A72B5"/>
    <w:rsid w:val="000A7D3D"/>
    <w:rsid w:val="000A7D4B"/>
    <w:rsid w:val="000A7E57"/>
    <w:rsid w:val="000A7EF6"/>
    <w:rsid w:val="000B0272"/>
    <w:rsid w:val="000B0404"/>
    <w:rsid w:val="000B07D0"/>
    <w:rsid w:val="000B0B3E"/>
    <w:rsid w:val="000B1359"/>
    <w:rsid w:val="000B1610"/>
    <w:rsid w:val="000B1992"/>
    <w:rsid w:val="000B1C0E"/>
    <w:rsid w:val="000B20CA"/>
    <w:rsid w:val="000B24CB"/>
    <w:rsid w:val="000B2ADA"/>
    <w:rsid w:val="000B32C1"/>
    <w:rsid w:val="000B4990"/>
    <w:rsid w:val="000B4CE5"/>
    <w:rsid w:val="000B4DD2"/>
    <w:rsid w:val="000B50AB"/>
    <w:rsid w:val="000B5A9F"/>
    <w:rsid w:val="000B66A5"/>
    <w:rsid w:val="000B672E"/>
    <w:rsid w:val="000B73EF"/>
    <w:rsid w:val="000B7623"/>
    <w:rsid w:val="000B78E9"/>
    <w:rsid w:val="000B7AED"/>
    <w:rsid w:val="000B7E45"/>
    <w:rsid w:val="000C0347"/>
    <w:rsid w:val="000C0834"/>
    <w:rsid w:val="000C1315"/>
    <w:rsid w:val="000C17A7"/>
    <w:rsid w:val="000C1E3E"/>
    <w:rsid w:val="000C20A3"/>
    <w:rsid w:val="000C2608"/>
    <w:rsid w:val="000C32EE"/>
    <w:rsid w:val="000C4021"/>
    <w:rsid w:val="000C430F"/>
    <w:rsid w:val="000C48DE"/>
    <w:rsid w:val="000C4F00"/>
    <w:rsid w:val="000C5116"/>
    <w:rsid w:val="000C5197"/>
    <w:rsid w:val="000C5393"/>
    <w:rsid w:val="000C572D"/>
    <w:rsid w:val="000C5AB9"/>
    <w:rsid w:val="000C5D74"/>
    <w:rsid w:val="000C5E80"/>
    <w:rsid w:val="000C6181"/>
    <w:rsid w:val="000C63EB"/>
    <w:rsid w:val="000C6E7D"/>
    <w:rsid w:val="000C750C"/>
    <w:rsid w:val="000C788B"/>
    <w:rsid w:val="000D0139"/>
    <w:rsid w:val="000D078E"/>
    <w:rsid w:val="000D084C"/>
    <w:rsid w:val="000D0B17"/>
    <w:rsid w:val="000D0CDE"/>
    <w:rsid w:val="000D1B2F"/>
    <w:rsid w:val="000D1BC5"/>
    <w:rsid w:val="000D222E"/>
    <w:rsid w:val="000D2D5A"/>
    <w:rsid w:val="000D2F4D"/>
    <w:rsid w:val="000D3B79"/>
    <w:rsid w:val="000D3BE1"/>
    <w:rsid w:val="000D410B"/>
    <w:rsid w:val="000D6386"/>
    <w:rsid w:val="000D665D"/>
    <w:rsid w:val="000D6E8C"/>
    <w:rsid w:val="000D798C"/>
    <w:rsid w:val="000D79B1"/>
    <w:rsid w:val="000D7A02"/>
    <w:rsid w:val="000E01AC"/>
    <w:rsid w:val="000E02CD"/>
    <w:rsid w:val="000E060A"/>
    <w:rsid w:val="000E0C6B"/>
    <w:rsid w:val="000E11D8"/>
    <w:rsid w:val="000E16CE"/>
    <w:rsid w:val="000E1CEE"/>
    <w:rsid w:val="000E1DD7"/>
    <w:rsid w:val="000E1F68"/>
    <w:rsid w:val="000E2151"/>
    <w:rsid w:val="000E2577"/>
    <w:rsid w:val="000E2AFE"/>
    <w:rsid w:val="000E32B0"/>
    <w:rsid w:val="000E3761"/>
    <w:rsid w:val="000E37CC"/>
    <w:rsid w:val="000E4357"/>
    <w:rsid w:val="000E4494"/>
    <w:rsid w:val="000E4E81"/>
    <w:rsid w:val="000E546E"/>
    <w:rsid w:val="000E5DBC"/>
    <w:rsid w:val="000E5E2F"/>
    <w:rsid w:val="000E5EBD"/>
    <w:rsid w:val="000E61E0"/>
    <w:rsid w:val="000E6216"/>
    <w:rsid w:val="000E6AB9"/>
    <w:rsid w:val="000E6D63"/>
    <w:rsid w:val="000E6D7D"/>
    <w:rsid w:val="000E727D"/>
    <w:rsid w:val="000E74CC"/>
    <w:rsid w:val="000E76E4"/>
    <w:rsid w:val="000F09B9"/>
    <w:rsid w:val="000F0B3D"/>
    <w:rsid w:val="000F1352"/>
    <w:rsid w:val="000F19BC"/>
    <w:rsid w:val="000F1F34"/>
    <w:rsid w:val="000F258F"/>
    <w:rsid w:val="000F272E"/>
    <w:rsid w:val="000F2A42"/>
    <w:rsid w:val="000F34C3"/>
    <w:rsid w:val="000F36AC"/>
    <w:rsid w:val="000F3AB1"/>
    <w:rsid w:val="000F3DA6"/>
    <w:rsid w:val="000F427D"/>
    <w:rsid w:val="000F444E"/>
    <w:rsid w:val="000F4540"/>
    <w:rsid w:val="000F4962"/>
    <w:rsid w:val="000F49EC"/>
    <w:rsid w:val="000F4B00"/>
    <w:rsid w:val="000F4E8F"/>
    <w:rsid w:val="000F5267"/>
    <w:rsid w:val="000F52FC"/>
    <w:rsid w:val="000F5765"/>
    <w:rsid w:val="000F59C7"/>
    <w:rsid w:val="000F5E03"/>
    <w:rsid w:val="000F6404"/>
    <w:rsid w:val="000F6733"/>
    <w:rsid w:val="000F6DE5"/>
    <w:rsid w:val="000F6F50"/>
    <w:rsid w:val="000F719F"/>
    <w:rsid w:val="000F71B8"/>
    <w:rsid w:val="000F742C"/>
    <w:rsid w:val="000F7490"/>
    <w:rsid w:val="000F77FF"/>
    <w:rsid w:val="00100C2B"/>
    <w:rsid w:val="00101222"/>
    <w:rsid w:val="00101B13"/>
    <w:rsid w:val="00102544"/>
    <w:rsid w:val="00102645"/>
    <w:rsid w:val="00102717"/>
    <w:rsid w:val="0010296D"/>
    <w:rsid w:val="00102A6C"/>
    <w:rsid w:val="0010339D"/>
    <w:rsid w:val="001038A7"/>
    <w:rsid w:val="001041DE"/>
    <w:rsid w:val="001044B8"/>
    <w:rsid w:val="001046EE"/>
    <w:rsid w:val="0010479C"/>
    <w:rsid w:val="0010514A"/>
    <w:rsid w:val="00105411"/>
    <w:rsid w:val="001056B4"/>
    <w:rsid w:val="0010574E"/>
    <w:rsid w:val="00105BBA"/>
    <w:rsid w:val="00105F5D"/>
    <w:rsid w:val="00106242"/>
    <w:rsid w:val="00106B52"/>
    <w:rsid w:val="0010774D"/>
    <w:rsid w:val="0011010D"/>
    <w:rsid w:val="001101C1"/>
    <w:rsid w:val="00110734"/>
    <w:rsid w:val="00110AF8"/>
    <w:rsid w:val="00110BA9"/>
    <w:rsid w:val="00110FBC"/>
    <w:rsid w:val="00111171"/>
    <w:rsid w:val="00111CAB"/>
    <w:rsid w:val="00111EF6"/>
    <w:rsid w:val="001122EA"/>
    <w:rsid w:val="001122FA"/>
    <w:rsid w:val="00112BAE"/>
    <w:rsid w:val="00112FED"/>
    <w:rsid w:val="0011394D"/>
    <w:rsid w:val="00113DCB"/>
    <w:rsid w:val="00113E70"/>
    <w:rsid w:val="001140E4"/>
    <w:rsid w:val="001141B2"/>
    <w:rsid w:val="00114206"/>
    <w:rsid w:val="0011458B"/>
    <w:rsid w:val="001146D3"/>
    <w:rsid w:val="001147DC"/>
    <w:rsid w:val="00114A23"/>
    <w:rsid w:val="00114F47"/>
    <w:rsid w:val="00114FC6"/>
    <w:rsid w:val="001150DB"/>
    <w:rsid w:val="00115355"/>
    <w:rsid w:val="0011582A"/>
    <w:rsid w:val="00115E0E"/>
    <w:rsid w:val="00116AA2"/>
    <w:rsid w:val="00116AF5"/>
    <w:rsid w:val="001170E9"/>
    <w:rsid w:val="001176FA"/>
    <w:rsid w:val="00117E95"/>
    <w:rsid w:val="00117FF8"/>
    <w:rsid w:val="00120039"/>
    <w:rsid w:val="001201AD"/>
    <w:rsid w:val="001203BF"/>
    <w:rsid w:val="00120693"/>
    <w:rsid w:val="0012070A"/>
    <w:rsid w:val="00120ACF"/>
    <w:rsid w:val="00120C81"/>
    <w:rsid w:val="00121619"/>
    <w:rsid w:val="0012237E"/>
    <w:rsid w:val="00122506"/>
    <w:rsid w:val="00122819"/>
    <w:rsid w:val="00123111"/>
    <w:rsid w:val="001232A1"/>
    <w:rsid w:val="00123531"/>
    <w:rsid w:val="001235E5"/>
    <w:rsid w:val="00123AD9"/>
    <w:rsid w:val="00123E04"/>
    <w:rsid w:val="00123E75"/>
    <w:rsid w:val="00124846"/>
    <w:rsid w:val="00124C9E"/>
    <w:rsid w:val="00125055"/>
    <w:rsid w:val="001251C6"/>
    <w:rsid w:val="00125376"/>
    <w:rsid w:val="00125847"/>
    <w:rsid w:val="00125ACC"/>
    <w:rsid w:val="00125BC5"/>
    <w:rsid w:val="00125EF8"/>
    <w:rsid w:val="00126566"/>
    <w:rsid w:val="00127897"/>
    <w:rsid w:val="001278EF"/>
    <w:rsid w:val="00127A8E"/>
    <w:rsid w:val="00127DF9"/>
    <w:rsid w:val="00127F34"/>
    <w:rsid w:val="00130635"/>
    <w:rsid w:val="00130DB1"/>
    <w:rsid w:val="00130F8E"/>
    <w:rsid w:val="001317E0"/>
    <w:rsid w:val="00131C26"/>
    <w:rsid w:val="0013205F"/>
    <w:rsid w:val="00133189"/>
    <w:rsid w:val="0013318D"/>
    <w:rsid w:val="00133FFC"/>
    <w:rsid w:val="00134626"/>
    <w:rsid w:val="001346B2"/>
    <w:rsid w:val="001346CB"/>
    <w:rsid w:val="00134846"/>
    <w:rsid w:val="00134868"/>
    <w:rsid w:val="001349E7"/>
    <w:rsid w:val="00135C39"/>
    <w:rsid w:val="00135CD1"/>
    <w:rsid w:val="00135D6F"/>
    <w:rsid w:val="00136290"/>
    <w:rsid w:val="0013638B"/>
    <w:rsid w:val="00136F3D"/>
    <w:rsid w:val="001372A0"/>
    <w:rsid w:val="0013787B"/>
    <w:rsid w:val="00137A03"/>
    <w:rsid w:val="00140542"/>
    <w:rsid w:val="00141158"/>
    <w:rsid w:val="00141171"/>
    <w:rsid w:val="00141D99"/>
    <w:rsid w:val="001422B1"/>
    <w:rsid w:val="00142D3A"/>
    <w:rsid w:val="00142EAD"/>
    <w:rsid w:val="00143033"/>
    <w:rsid w:val="0014315E"/>
    <w:rsid w:val="001432D3"/>
    <w:rsid w:val="001437AB"/>
    <w:rsid w:val="001449EF"/>
    <w:rsid w:val="00145217"/>
    <w:rsid w:val="001455BB"/>
    <w:rsid w:val="001458D5"/>
    <w:rsid w:val="001461FE"/>
    <w:rsid w:val="00146D84"/>
    <w:rsid w:val="00146EC5"/>
    <w:rsid w:val="0014718D"/>
    <w:rsid w:val="00147C6D"/>
    <w:rsid w:val="00150622"/>
    <w:rsid w:val="00150830"/>
    <w:rsid w:val="00150875"/>
    <w:rsid w:val="001509EE"/>
    <w:rsid w:val="00150ABA"/>
    <w:rsid w:val="00151606"/>
    <w:rsid w:val="001519A3"/>
    <w:rsid w:val="00151BE3"/>
    <w:rsid w:val="00151E14"/>
    <w:rsid w:val="00152084"/>
    <w:rsid w:val="001522C5"/>
    <w:rsid w:val="001523A6"/>
    <w:rsid w:val="001523B6"/>
    <w:rsid w:val="00152C5A"/>
    <w:rsid w:val="00152C7F"/>
    <w:rsid w:val="001530B7"/>
    <w:rsid w:val="001531E5"/>
    <w:rsid w:val="00153352"/>
    <w:rsid w:val="00153668"/>
    <w:rsid w:val="00153CDD"/>
    <w:rsid w:val="001545F6"/>
    <w:rsid w:val="001547B3"/>
    <w:rsid w:val="00154C8E"/>
    <w:rsid w:val="00154E9D"/>
    <w:rsid w:val="00155563"/>
    <w:rsid w:val="0015641B"/>
    <w:rsid w:val="001569D9"/>
    <w:rsid w:val="00156C4F"/>
    <w:rsid w:val="001571AA"/>
    <w:rsid w:val="00160086"/>
    <w:rsid w:val="0016042F"/>
    <w:rsid w:val="00160807"/>
    <w:rsid w:val="00160835"/>
    <w:rsid w:val="001609F5"/>
    <w:rsid w:val="00160A6D"/>
    <w:rsid w:val="001612EA"/>
    <w:rsid w:val="001615D7"/>
    <w:rsid w:val="00161F1D"/>
    <w:rsid w:val="001620E3"/>
    <w:rsid w:val="00162212"/>
    <w:rsid w:val="001626D3"/>
    <w:rsid w:val="00162732"/>
    <w:rsid w:val="001632F3"/>
    <w:rsid w:val="0016388D"/>
    <w:rsid w:val="00163B36"/>
    <w:rsid w:val="001643E6"/>
    <w:rsid w:val="001644EB"/>
    <w:rsid w:val="00164811"/>
    <w:rsid w:val="001651E1"/>
    <w:rsid w:val="001652C7"/>
    <w:rsid w:val="00165633"/>
    <w:rsid w:val="00165CC9"/>
    <w:rsid w:val="00165D27"/>
    <w:rsid w:val="00165E61"/>
    <w:rsid w:val="00166606"/>
    <w:rsid w:val="001667D7"/>
    <w:rsid w:val="00166F1F"/>
    <w:rsid w:val="001676BD"/>
    <w:rsid w:val="0016792F"/>
    <w:rsid w:val="00167B80"/>
    <w:rsid w:val="00171044"/>
    <w:rsid w:val="00171223"/>
    <w:rsid w:val="0017129F"/>
    <w:rsid w:val="00171947"/>
    <w:rsid w:val="00171A44"/>
    <w:rsid w:val="001729CE"/>
    <w:rsid w:val="001732A1"/>
    <w:rsid w:val="00173596"/>
    <w:rsid w:val="00173832"/>
    <w:rsid w:val="00174368"/>
    <w:rsid w:val="00174445"/>
    <w:rsid w:val="001746D3"/>
    <w:rsid w:val="00174BF8"/>
    <w:rsid w:val="00175125"/>
    <w:rsid w:val="001752FE"/>
    <w:rsid w:val="00175BC9"/>
    <w:rsid w:val="00175BF8"/>
    <w:rsid w:val="00175CBA"/>
    <w:rsid w:val="00175F17"/>
    <w:rsid w:val="001775A5"/>
    <w:rsid w:val="00177945"/>
    <w:rsid w:val="001779B4"/>
    <w:rsid w:val="00177BE5"/>
    <w:rsid w:val="00180B68"/>
    <w:rsid w:val="00181966"/>
    <w:rsid w:val="00181E4B"/>
    <w:rsid w:val="00181F95"/>
    <w:rsid w:val="0018285A"/>
    <w:rsid w:val="00183131"/>
    <w:rsid w:val="00183B64"/>
    <w:rsid w:val="00183F9B"/>
    <w:rsid w:val="00184113"/>
    <w:rsid w:val="00184335"/>
    <w:rsid w:val="00185021"/>
    <w:rsid w:val="001854A8"/>
    <w:rsid w:val="00185631"/>
    <w:rsid w:val="001857C1"/>
    <w:rsid w:val="0018592A"/>
    <w:rsid w:val="00185D37"/>
    <w:rsid w:val="00185D89"/>
    <w:rsid w:val="0018603C"/>
    <w:rsid w:val="001860DB"/>
    <w:rsid w:val="00186951"/>
    <w:rsid w:val="00186E40"/>
    <w:rsid w:val="001879BA"/>
    <w:rsid w:val="00187A1E"/>
    <w:rsid w:val="001906A9"/>
    <w:rsid w:val="001913FE"/>
    <w:rsid w:val="00191983"/>
    <w:rsid w:val="00191AFB"/>
    <w:rsid w:val="00191D3E"/>
    <w:rsid w:val="001934ED"/>
    <w:rsid w:val="001934FE"/>
    <w:rsid w:val="00193678"/>
    <w:rsid w:val="0019382B"/>
    <w:rsid w:val="0019393E"/>
    <w:rsid w:val="001941BC"/>
    <w:rsid w:val="001946DD"/>
    <w:rsid w:val="00194D4C"/>
    <w:rsid w:val="00194E34"/>
    <w:rsid w:val="00194F60"/>
    <w:rsid w:val="001952EB"/>
    <w:rsid w:val="00195347"/>
    <w:rsid w:val="00195BE2"/>
    <w:rsid w:val="001969BD"/>
    <w:rsid w:val="00196C49"/>
    <w:rsid w:val="00196C81"/>
    <w:rsid w:val="001970C3"/>
    <w:rsid w:val="0019718C"/>
    <w:rsid w:val="0019743F"/>
    <w:rsid w:val="00197D02"/>
    <w:rsid w:val="001A05FB"/>
    <w:rsid w:val="001A0765"/>
    <w:rsid w:val="001A0DDB"/>
    <w:rsid w:val="001A1409"/>
    <w:rsid w:val="001A1B4D"/>
    <w:rsid w:val="001A1D12"/>
    <w:rsid w:val="001A1E04"/>
    <w:rsid w:val="001A1F78"/>
    <w:rsid w:val="001A2A21"/>
    <w:rsid w:val="001A2B72"/>
    <w:rsid w:val="001A2DA7"/>
    <w:rsid w:val="001A324A"/>
    <w:rsid w:val="001A38F1"/>
    <w:rsid w:val="001A3996"/>
    <w:rsid w:val="001A4026"/>
    <w:rsid w:val="001A4053"/>
    <w:rsid w:val="001A4079"/>
    <w:rsid w:val="001A427A"/>
    <w:rsid w:val="001A42EB"/>
    <w:rsid w:val="001A43BA"/>
    <w:rsid w:val="001A4906"/>
    <w:rsid w:val="001A4C42"/>
    <w:rsid w:val="001A50DC"/>
    <w:rsid w:val="001A56E2"/>
    <w:rsid w:val="001A5814"/>
    <w:rsid w:val="001A6750"/>
    <w:rsid w:val="001A7026"/>
    <w:rsid w:val="001A713A"/>
    <w:rsid w:val="001A718C"/>
    <w:rsid w:val="001A7523"/>
    <w:rsid w:val="001A7AC5"/>
    <w:rsid w:val="001B07FD"/>
    <w:rsid w:val="001B208A"/>
    <w:rsid w:val="001B21BF"/>
    <w:rsid w:val="001B2A22"/>
    <w:rsid w:val="001B2DCF"/>
    <w:rsid w:val="001B2F4E"/>
    <w:rsid w:val="001B344F"/>
    <w:rsid w:val="001B39D4"/>
    <w:rsid w:val="001B41EF"/>
    <w:rsid w:val="001B4ECF"/>
    <w:rsid w:val="001B5536"/>
    <w:rsid w:val="001B5DD1"/>
    <w:rsid w:val="001B5E78"/>
    <w:rsid w:val="001B71B1"/>
    <w:rsid w:val="001B76A3"/>
    <w:rsid w:val="001B77DE"/>
    <w:rsid w:val="001B7AAD"/>
    <w:rsid w:val="001B7CF4"/>
    <w:rsid w:val="001B7CF8"/>
    <w:rsid w:val="001B7E72"/>
    <w:rsid w:val="001B7F91"/>
    <w:rsid w:val="001C018D"/>
    <w:rsid w:val="001C0237"/>
    <w:rsid w:val="001C136A"/>
    <w:rsid w:val="001C17D0"/>
    <w:rsid w:val="001C17E4"/>
    <w:rsid w:val="001C1A83"/>
    <w:rsid w:val="001C246D"/>
    <w:rsid w:val="001C2B05"/>
    <w:rsid w:val="001C3D24"/>
    <w:rsid w:val="001C4A15"/>
    <w:rsid w:val="001C4BD8"/>
    <w:rsid w:val="001C4CBB"/>
    <w:rsid w:val="001C5487"/>
    <w:rsid w:val="001C5A1B"/>
    <w:rsid w:val="001C6267"/>
    <w:rsid w:val="001C6645"/>
    <w:rsid w:val="001C6B68"/>
    <w:rsid w:val="001C6C72"/>
    <w:rsid w:val="001C73EE"/>
    <w:rsid w:val="001C74B8"/>
    <w:rsid w:val="001C7586"/>
    <w:rsid w:val="001C7870"/>
    <w:rsid w:val="001C7A96"/>
    <w:rsid w:val="001C7DD6"/>
    <w:rsid w:val="001C7E44"/>
    <w:rsid w:val="001D0541"/>
    <w:rsid w:val="001D060F"/>
    <w:rsid w:val="001D071B"/>
    <w:rsid w:val="001D0845"/>
    <w:rsid w:val="001D0FAC"/>
    <w:rsid w:val="001D0FDA"/>
    <w:rsid w:val="001D154E"/>
    <w:rsid w:val="001D1A58"/>
    <w:rsid w:val="001D1F9E"/>
    <w:rsid w:val="001D1FA0"/>
    <w:rsid w:val="001D284F"/>
    <w:rsid w:val="001D2E46"/>
    <w:rsid w:val="001D4072"/>
    <w:rsid w:val="001D4649"/>
    <w:rsid w:val="001D4A60"/>
    <w:rsid w:val="001D4ACF"/>
    <w:rsid w:val="001D50CE"/>
    <w:rsid w:val="001D55EA"/>
    <w:rsid w:val="001D5E88"/>
    <w:rsid w:val="001D63CB"/>
    <w:rsid w:val="001D6BE0"/>
    <w:rsid w:val="001D6CAC"/>
    <w:rsid w:val="001D7220"/>
    <w:rsid w:val="001D7D87"/>
    <w:rsid w:val="001E02CE"/>
    <w:rsid w:val="001E04F8"/>
    <w:rsid w:val="001E0743"/>
    <w:rsid w:val="001E089D"/>
    <w:rsid w:val="001E08EE"/>
    <w:rsid w:val="001E0EB8"/>
    <w:rsid w:val="001E0F4D"/>
    <w:rsid w:val="001E1071"/>
    <w:rsid w:val="001E1F55"/>
    <w:rsid w:val="001E216C"/>
    <w:rsid w:val="001E22E7"/>
    <w:rsid w:val="001E274B"/>
    <w:rsid w:val="001E2BD2"/>
    <w:rsid w:val="001E2C42"/>
    <w:rsid w:val="001E2D04"/>
    <w:rsid w:val="001E3192"/>
    <w:rsid w:val="001E38D3"/>
    <w:rsid w:val="001E3AEB"/>
    <w:rsid w:val="001E3E13"/>
    <w:rsid w:val="001E491D"/>
    <w:rsid w:val="001E49E8"/>
    <w:rsid w:val="001E5C09"/>
    <w:rsid w:val="001E5D64"/>
    <w:rsid w:val="001E5DAA"/>
    <w:rsid w:val="001E5EE7"/>
    <w:rsid w:val="001E5FFC"/>
    <w:rsid w:val="001E6CDC"/>
    <w:rsid w:val="001E6F77"/>
    <w:rsid w:val="001E7360"/>
    <w:rsid w:val="001E759E"/>
    <w:rsid w:val="001E7696"/>
    <w:rsid w:val="001E7A73"/>
    <w:rsid w:val="001F1435"/>
    <w:rsid w:val="001F143E"/>
    <w:rsid w:val="001F16F6"/>
    <w:rsid w:val="001F2069"/>
    <w:rsid w:val="001F22C6"/>
    <w:rsid w:val="001F22FB"/>
    <w:rsid w:val="001F35EC"/>
    <w:rsid w:val="001F3945"/>
    <w:rsid w:val="001F50ED"/>
    <w:rsid w:val="001F6165"/>
    <w:rsid w:val="001F64C7"/>
    <w:rsid w:val="001F6B18"/>
    <w:rsid w:val="001F6F76"/>
    <w:rsid w:val="001F6FE1"/>
    <w:rsid w:val="001F70F8"/>
    <w:rsid w:val="001F7D53"/>
    <w:rsid w:val="001F7EF6"/>
    <w:rsid w:val="0020107B"/>
    <w:rsid w:val="00202111"/>
    <w:rsid w:val="002022F5"/>
    <w:rsid w:val="00202A2B"/>
    <w:rsid w:val="00202A40"/>
    <w:rsid w:val="00202D12"/>
    <w:rsid w:val="00202DAF"/>
    <w:rsid w:val="002030CB"/>
    <w:rsid w:val="00203359"/>
    <w:rsid w:val="002033FD"/>
    <w:rsid w:val="002034D1"/>
    <w:rsid w:val="00203533"/>
    <w:rsid w:val="002035F7"/>
    <w:rsid w:val="00203830"/>
    <w:rsid w:val="00203846"/>
    <w:rsid w:val="00203924"/>
    <w:rsid w:val="00203EC3"/>
    <w:rsid w:val="00204E28"/>
    <w:rsid w:val="002054FB"/>
    <w:rsid w:val="00206A0A"/>
    <w:rsid w:val="00206F71"/>
    <w:rsid w:val="00206F7C"/>
    <w:rsid w:val="0020737A"/>
    <w:rsid w:val="002078E3"/>
    <w:rsid w:val="0021079D"/>
    <w:rsid w:val="00210969"/>
    <w:rsid w:val="00210D6B"/>
    <w:rsid w:val="00210EA8"/>
    <w:rsid w:val="00211018"/>
    <w:rsid w:val="00211081"/>
    <w:rsid w:val="00211DE5"/>
    <w:rsid w:val="0021337A"/>
    <w:rsid w:val="00213959"/>
    <w:rsid w:val="00213BEA"/>
    <w:rsid w:val="002142D7"/>
    <w:rsid w:val="0021435D"/>
    <w:rsid w:val="00214404"/>
    <w:rsid w:val="00214456"/>
    <w:rsid w:val="00214D88"/>
    <w:rsid w:val="00214EBC"/>
    <w:rsid w:val="0021526C"/>
    <w:rsid w:val="00215745"/>
    <w:rsid w:val="00215755"/>
    <w:rsid w:val="0021595C"/>
    <w:rsid w:val="00215AA7"/>
    <w:rsid w:val="00215B6D"/>
    <w:rsid w:val="00216113"/>
    <w:rsid w:val="00216251"/>
    <w:rsid w:val="00216B3F"/>
    <w:rsid w:val="00216DFE"/>
    <w:rsid w:val="00216E84"/>
    <w:rsid w:val="00217088"/>
    <w:rsid w:val="00217A70"/>
    <w:rsid w:val="00217F62"/>
    <w:rsid w:val="00220867"/>
    <w:rsid w:val="00220CE1"/>
    <w:rsid w:val="00221172"/>
    <w:rsid w:val="0022157A"/>
    <w:rsid w:val="00221595"/>
    <w:rsid w:val="002218E1"/>
    <w:rsid w:val="00221B10"/>
    <w:rsid w:val="00221CD4"/>
    <w:rsid w:val="002223A6"/>
    <w:rsid w:val="002224AB"/>
    <w:rsid w:val="00222870"/>
    <w:rsid w:val="002232A2"/>
    <w:rsid w:val="00223562"/>
    <w:rsid w:val="002235FC"/>
    <w:rsid w:val="0022368B"/>
    <w:rsid w:val="00223B7E"/>
    <w:rsid w:val="00223CF5"/>
    <w:rsid w:val="00224043"/>
    <w:rsid w:val="00224432"/>
    <w:rsid w:val="00225469"/>
    <w:rsid w:val="002254D7"/>
    <w:rsid w:val="00225B64"/>
    <w:rsid w:val="00225C99"/>
    <w:rsid w:val="00225D28"/>
    <w:rsid w:val="002260AC"/>
    <w:rsid w:val="002262B9"/>
    <w:rsid w:val="00226834"/>
    <w:rsid w:val="00226A47"/>
    <w:rsid w:val="00226F25"/>
    <w:rsid w:val="00227B90"/>
    <w:rsid w:val="00227C2B"/>
    <w:rsid w:val="0023027E"/>
    <w:rsid w:val="00230468"/>
    <w:rsid w:val="002305FC"/>
    <w:rsid w:val="002308DF"/>
    <w:rsid w:val="00230ECC"/>
    <w:rsid w:val="00231363"/>
    <w:rsid w:val="00231368"/>
    <w:rsid w:val="00231632"/>
    <w:rsid w:val="00231682"/>
    <w:rsid w:val="00231943"/>
    <w:rsid w:val="00231D1F"/>
    <w:rsid w:val="002320F6"/>
    <w:rsid w:val="00232109"/>
    <w:rsid w:val="002344E3"/>
    <w:rsid w:val="002346A7"/>
    <w:rsid w:val="00234730"/>
    <w:rsid w:val="002348FF"/>
    <w:rsid w:val="00234C54"/>
    <w:rsid w:val="00235293"/>
    <w:rsid w:val="002353E5"/>
    <w:rsid w:val="00235626"/>
    <w:rsid w:val="00235DC2"/>
    <w:rsid w:val="002362FB"/>
    <w:rsid w:val="0023664A"/>
    <w:rsid w:val="002366B9"/>
    <w:rsid w:val="00237158"/>
    <w:rsid w:val="0023740E"/>
    <w:rsid w:val="00237901"/>
    <w:rsid w:val="00237F3B"/>
    <w:rsid w:val="0024009D"/>
    <w:rsid w:val="002404EF"/>
    <w:rsid w:val="00240799"/>
    <w:rsid w:val="0024088A"/>
    <w:rsid w:val="00240CE2"/>
    <w:rsid w:val="00240D2E"/>
    <w:rsid w:val="002415AC"/>
    <w:rsid w:val="00241B62"/>
    <w:rsid w:val="00241D09"/>
    <w:rsid w:val="00241E5A"/>
    <w:rsid w:val="0024230B"/>
    <w:rsid w:val="0024269C"/>
    <w:rsid w:val="0024278D"/>
    <w:rsid w:val="00242935"/>
    <w:rsid w:val="00243232"/>
    <w:rsid w:val="002436D0"/>
    <w:rsid w:val="00243923"/>
    <w:rsid w:val="00243BA4"/>
    <w:rsid w:val="00243DB7"/>
    <w:rsid w:val="00243EA0"/>
    <w:rsid w:val="0024410F"/>
    <w:rsid w:val="002441AC"/>
    <w:rsid w:val="00244779"/>
    <w:rsid w:val="002448A5"/>
    <w:rsid w:val="0024492C"/>
    <w:rsid w:val="00244AD7"/>
    <w:rsid w:val="00244DA2"/>
    <w:rsid w:val="00244FA4"/>
    <w:rsid w:val="002458DA"/>
    <w:rsid w:val="00245F45"/>
    <w:rsid w:val="002460BC"/>
    <w:rsid w:val="002460ED"/>
    <w:rsid w:val="00246234"/>
    <w:rsid w:val="00246688"/>
    <w:rsid w:val="00246920"/>
    <w:rsid w:val="00246D5D"/>
    <w:rsid w:val="00246EDF"/>
    <w:rsid w:val="00247F34"/>
    <w:rsid w:val="00250206"/>
    <w:rsid w:val="00250D47"/>
    <w:rsid w:val="0025107A"/>
    <w:rsid w:val="002510DA"/>
    <w:rsid w:val="00251593"/>
    <w:rsid w:val="00251C27"/>
    <w:rsid w:val="00251C57"/>
    <w:rsid w:val="00252233"/>
    <w:rsid w:val="00252838"/>
    <w:rsid w:val="00252BE9"/>
    <w:rsid w:val="00252D21"/>
    <w:rsid w:val="0025316A"/>
    <w:rsid w:val="00253271"/>
    <w:rsid w:val="0025372F"/>
    <w:rsid w:val="00253A53"/>
    <w:rsid w:val="00253A81"/>
    <w:rsid w:val="00253BCC"/>
    <w:rsid w:val="00253D8E"/>
    <w:rsid w:val="00253DF7"/>
    <w:rsid w:val="00254E3C"/>
    <w:rsid w:val="00255005"/>
    <w:rsid w:val="0025534C"/>
    <w:rsid w:val="00255734"/>
    <w:rsid w:val="00255F16"/>
    <w:rsid w:val="00256BF6"/>
    <w:rsid w:val="00256F33"/>
    <w:rsid w:val="0025726D"/>
    <w:rsid w:val="00257A09"/>
    <w:rsid w:val="002606BB"/>
    <w:rsid w:val="00260CAA"/>
    <w:rsid w:val="00260F72"/>
    <w:rsid w:val="00261738"/>
    <w:rsid w:val="0026175C"/>
    <w:rsid w:val="002620ED"/>
    <w:rsid w:val="0026281E"/>
    <w:rsid w:val="002636BF"/>
    <w:rsid w:val="00263C40"/>
    <w:rsid w:val="00263E02"/>
    <w:rsid w:val="0026488F"/>
    <w:rsid w:val="00264B40"/>
    <w:rsid w:val="00264E5F"/>
    <w:rsid w:val="0026522B"/>
    <w:rsid w:val="002661F1"/>
    <w:rsid w:val="00267032"/>
    <w:rsid w:val="00267249"/>
    <w:rsid w:val="002672C2"/>
    <w:rsid w:val="002700C1"/>
    <w:rsid w:val="0027014D"/>
    <w:rsid w:val="002703E7"/>
    <w:rsid w:val="0027042B"/>
    <w:rsid w:val="00270546"/>
    <w:rsid w:val="00270D27"/>
    <w:rsid w:val="002713A6"/>
    <w:rsid w:val="002713C2"/>
    <w:rsid w:val="00271BB6"/>
    <w:rsid w:val="00271E85"/>
    <w:rsid w:val="002723D8"/>
    <w:rsid w:val="00272AD2"/>
    <w:rsid w:val="00272DE9"/>
    <w:rsid w:val="002738BA"/>
    <w:rsid w:val="0027399F"/>
    <w:rsid w:val="0027452A"/>
    <w:rsid w:val="00274DBE"/>
    <w:rsid w:val="00274E18"/>
    <w:rsid w:val="00274E6F"/>
    <w:rsid w:val="00275502"/>
    <w:rsid w:val="00275590"/>
    <w:rsid w:val="002756D4"/>
    <w:rsid w:val="00276CE1"/>
    <w:rsid w:val="00277283"/>
    <w:rsid w:val="00277CF8"/>
    <w:rsid w:val="002804ED"/>
    <w:rsid w:val="0028052C"/>
    <w:rsid w:val="00280672"/>
    <w:rsid w:val="002808C0"/>
    <w:rsid w:val="002814AD"/>
    <w:rsid w:val="002816D1"/>
    <w:rsid w:val="0028195A"/>
    <w:rsid w:val="0028218B"/>
    <w:rsid w:val="0028218D"/>
    <w:rsid w:val="0028226C"/>
    <w:rsid w:val="002824E1"/>
    <w:rsid w:val="002826BF"/>
    <w:rsid w:val="0028275A"/>
    <w:rsid w:val="00282843"/>
    <w:rsid w:val="00282AF6"/>
    <w:rsid w:val="00282E4D"/>
    <w:rsid w:val="00283058"/>
    <w:rsid w:val="00283146"/>
    <w:rsid w:val="00283184"/>
    <w:rsid w:val="0028331D"/>
    <w:rsid w:val="00284063"/>
    <w:rsid w:val="0028408C"/>
    <w:rsid w:val="002847B7"/>
    <w:rsid w:val="002849B7"/>
    <w:rsid w:val="00284FED"/>
    <w:rsid w:val="00285A4F"/>
    <w:rsid w:val="00286631"/>
    <w:rsid w:val="002867C0"/>
    <w:rsid w:val="002869F2"/>
    <w:rsid w:val="00286C69"/>
    <w:rsid w:val="00286CC2"/>
    <w:rsid w:val="002875AB"/>
    <w:rsid w:val="002875D9"/>
    <w:rsid w:val="00287A4C"/>
    <w:rsid w:val="00290CC2"/>
    <w:rsid w:val="0029114D"/>
    <w:rsid w:val="00291357"/>
    <w:rsid w:val="00291AD4"/>
    <w:rsid w:val="00292215"/>
    <w:rsid w:val="00292293"/>
    <w:rsid w:val="002922FF"/>
    <w:rsid w:val="00292317"/>
    <w:rsid w:val="002926C7"/>
    <w:rsid w:val="00292C54"/>
    <w:rsid w:val="0029342E"/>
    <w:rsid w:val="002935F1"/>
    <w:rsid w:val="002944D8"/>
    <w:rsid w:val="00294733"/>
    <w:rsid w:val="002947D1"/>
    <w:rsid w:val="00294A8B"/>
    <w:rsid w:val="00295219"/>
    <w:rsid w:val="002954CE"/>
    <w:rsid w:val="0029591F"/>
    <w:rsid w:val="0029652E"/>
    <w:rsid w:val="00296537"/>
    <w:rsid w:val="002969D7"/>
    <w:rsid w:val="002969E0"/>
    <w:rsid w:val="002971AE"/>
    <w:rsid w:val="00297268"/>
    <w:rsid w:val="00297903"/>
    <w:rsid w:val="00297D6F"/>
    <w:rsid w:val="00297F65"/>
    <w:rsid w:val="002A01BE"/>
    <w:rsid w:val="002A0B89"/>
    <w:rsid w:val="002A137E"/>
    <w:rsid w:val="002A1435"/>
    <w:rsid w:val="002A1602"/>
    <w:rsid w:val="002A1622"/>
    <w:rsid w:val="002A19AD"/>
    <w:rsid w:val="002A1CBA"/>
    <w:rsid w:val="002A205C"/>
    <w:rsid w:val="002A2083"/>
    <w:rsid w:val="002A285A"/>
    <w:rsid w:val="002A3389"/>
    <w:rsid w:val="002A3497"/>
    <w:rsid w:val="002A3930"/>
    <w:rsid w:val="002A4A68"/>
    <w:rsid w:val="002A508D"/>
    <w:rsid w:val="002A5C2D"/>
    <w:rsid w:val="002A6053"/>
    <w:rsid w:val="002A63D3"/>
    <w:rsid w:val="002A6973"/>
    <w:rsid w:val="002A6FBF"/>
    <w:rsid w:val="002A737A"/>
    <w:rsid w:val="002B0441"/>
    <w:rsid w:val="002B04F6"/>
    <w:rsid w:val="002B0AFF"/>
    <w:rsid w:val="002B0D44"/>
    <w:rsid w:val="002B0DD4"/>
    <w:rsid w:val="002B0F23"/>
    <w:rsid w:val="002B113E"/>
    <w:rsid w:val="002B14F8"/>
    <w:rsid w:val="002B150F"/>
    <w:rsid w:val="002B193D"/>
    <w:rsid w:val="002B1A87"/>
    <w:rsid w:val="002B1DD1"/>
    <w:rsid w:val="002B1E90"/>
    <w:rsid w:val="002B2070"/>
    <w:rsid w:val="002B219A"/>
    <w:rsid w:val="002B24B3"/>
    <w:rsid w:val="002B28CA"/>
    <w:rsid w:val="002B2C15"/>
    <w:rsid w:val="002B33A1"/>
    <w:rsid w:val="002B421A"/>
    <w:rsid w:val="002B468C"/>
    <w:rsid w:val="002B49E3"/>
    <w:rsid w:val="002B5227"/>
    <w:rsid w:val="002B56B3"/>
    <w:rsid w:val="002B586D"/>
    <w:rsid w:val="002B5A1D"/>
    <w:rsid w:val="002B72CC"/>
    <w:rsid w:val="002B7A48"/>
    <w:rsid w:val="002C020B"/>
    <w:rsid w:val="002C0398"/>
    <w:rsid w:val="002C0437"/>
    <w:rsid w:val="002C081F"/>
    <w:rsid w:val="002C0B23"/>
    <w:rsid w:val="002C0C2D"/>
    <w:rsid w:val="002C1031"/>
    <w:rsid w:val="002C1571"/>
    <w:rsid w:val="002C16EE"/>
    <w:rsid w:val="002C2038"/>
    <w:rsid w:val="002C266D"/>
    <w:rsid w:val="002C2827"/>
    <w:rsid w:val="002C2A04"/>
    <w:rsid w:val="002C3221"/>
    <w:rsid w:val="002C38B1"/>
    <w:rsid w:val="002C4056"/>
    <w:rsid w:val="002C441F"/>
    <w:rsid w:val="002C447D"/>
    <w:rsid w:val="002C4613"/>
    <w:rsid w:val="002C463E"/>
    <w:rsid w:val="002C4B0B"/>
    <w:rsid w:val="002C4B84"/>
    <w:rsid w:val="002C533B"/>
    <w:rsid w:val="002C5618"/>
    <w:rsid w:val="002C5858"/>
    <w:rsid w:val="002C65BB"/>
    <w:rsid w:val="002C6787"/>
    <w:rsid w:val="002D0A63"/>
    <w:rsid w:val="002D0BEF"/>
    <w:rsid w:val="002D1A72"/>
    <w:rsid w:val="002D1D16"/>
    <w:rsid w:val="002D1E25"/>
    <w:rsid w:val="002D1EB4"/>
    <w:rsid w:val="002D21D7"/>
    <w:rsid w:val="002D245D"/>
    <w:rsid w:val="002D24D3"/>
    <w:rsid w:val="002D2774"/>
    <w:rsid w:val="002D29F3"/>
    <w:rsid w:val="002D43C8"/>
    <w:rsid w:val="002D4A12"/>
    <w:rsid w:val="002D5467"/>
    <w:rsid w:val="002D59F4"/>
    <w:rsid w:val="002D5BB8"/>
    <w:rsid w:val="002D5C9F"/>
    <w:rsid w:val="002D6559"/>
    <w:rsid w:val="002D6607"/>
    <w:rsid w:val="002D68F0"/>
    <w:rsid w:val="002D6A56"/>
    <w:rsid w:val="002D6CA0"/>
    <w:rsid w:val="002D7623"/>
    <w:rsid w:val="002D7CBC"/>
    <w:rsid w:val="002D7EBC"/>
    <w:rsid w:val="002E0BAA"/>
    <w:rsid w:val="002E0F92"/>
    <w:rsid w:val="002E0FE7"/>
    <w:rsid w:val="002E17DA"/>
    <w:rsid w:val="002E20DD"/>
    <w:rsid w:val="002E2198"/>
    <w:rsid w:val="002E230D"/>
    <w:rsid w:val="002E2482"/>
    <w:rsid w:val="002E2B0F"/>
    <w:rsid w:val="002E2FE7"/>
    <w:rsid w:val="002E304B"/>
    <w:rsid w:val="002E30D1"/>
    <w:rsid w:val="002E3106"/>
    <w:rsid w:val="002E3F22"/>
    <w:rsid w:val="002E4D2C"/>
    <w:rsid w:val="002E597D"/>
    <w:rsid w:val="002E5EED"/>
    <w:rsid w:val="002E5F7A"/>
    <w:rsid w:val="002E641D"/>
    <w:rsid w:val="002E65C1"/>
    <w:rsid w:val="002E73EA"/>
    <w:rsid w:val="002E7E29"/>
    <w:rsid w:val="002F0064"/>
    <w:rsid w:val="002F09AB"/>
    <w:rsid w:val="002F1DDA"/>
    <w:rsid w:val="002F1FB5"/>
    <w:rsid w:val="002F2556"/>
    <w:rsid w:val="002F2649"/>
    <w:rsid w:val="002F2C82"/>
    <w:rsid w:val="002F2EFF"/>
    <w:rsid w:val="002F316D"/>
    <w:rsid w:val="002F34D0"/>
    <w:rsid w:val="002F38E9"/>
    <w:rsid w:val="002F3BE0"/>
    <w:rsid w:val="002F4166"/>
    <w:rsid w:val="002F453B"/>
    <w:rsid w:val="002F5045"/>
    <w:rsid w:val="002F508D"/>
    <w:rsid w:val="002F6E45"/>
    <w:rsid w:val="002F6E7F"/>
    <w:rsid w:val="002F6F1C"/>
    <w:rsid w:val="002F7009"/>
    <w:rsid w:val="002F7411"/>
    <w:rsid w:val="002F790C"/>
    <w:rsid w:val="002F7D3A"/>
    <w:rsid w:val="002F7F93"/>
    <w:rsid w:val="003000E4"/>
    <w:rsid w:val="003008F9"/>
    <w:rsid w:val="00300A68"/>
    <w:rsid w:val="00300E4C"/>
    <w:rsid w:val="00300E95"/>
    <w:rsid w:val="0030140C"/>
    <w:rsid w:val="00301F2A"/>
    <w:rsid w:val="003025B8"/>
    <w:rsid w:val="0030290C"/>
    <w:rsid w:val="00302DF3"/>
    <w:rsid w:val="0030326B"/>
    <w:rsid w:val="003034FA"/>
    <w:rsid w:val="003036F2"/>
    <w:rsid w:val="00303846"/>
    <w:rsid w:val="003038D0"/>
    <w:rsid w:val="003039AC"/>
    <w:rsid w:val="00303F89"/>
    <w:rsid w:val="00304503"/>
    <w:rsid w:val="00304966"/>
    <w:rsid w:val="00304E78"/>
    <w:rsid w:val="003050C8"/>
    <w:rsid w:val="003056C9"/>
    <w:rsid w:val="00305B2B"/>
    <w:rsid w:val="00305F29"/>
    <w:rsid w:val="003064AF"/>
    <w:rsid w:val="003068A0"/>
    <w:rsid w:val="00306D19"/>
    <w:rsid w:val="0030714D"/>
    <w:rsid w:val="003103ED"/>
    <w:rsid w:val="00310749"/>
    <w:rsid w:val="00310893"/>
    <w:rsid w:val="00310BB3"/>
    <w:rsid w:val="00310ED3"/>
    <w:rsid w:val="003112DF"/>
    <w:rsid w:val="003114B3"/>
    <w:rsid w:val="00312080"/>
    <w:rsid w:val="00312DFE"/>
    <w:rsid w:val="00312E92"/>
    <w:rsid w:val="00313D05"/>
    <w:rsid w:val="00313FC5"/>
    <w:rsid w:val="003142D8"/>
    <w:rsid w:val="003148C5"/>
    <w:rsid w:val="00314F75"/>
    <w:rsid w:val="00315947"/>
    <w:rsid w:val="00315AA0"/>
    <w:rsid w:val="00315EB9"/>
    <w:rsid w:val="00316146"/>
    <w:rsid w:val="00317421"/>
    <w:rsid w:val="0031771D"/>
    <w:rsid w:val="00320597"/>
    <w:rsid w:val="003216C0"/>
    <w:rsid w:val="003218F2"/>
    <w:rsid w:val="00321AB5"/>
    <w:rsid w:val="00321CE2"/>
    <w:rsid w:val="0032316D"/>
    <w:rsid w:val="003233C3"/>
    <w:rsid w:val="00323641"/>
    <w:rsid w:val="00323858"/>
    <w:rsid w:val="00324042"/>
    <w:rsid w:val="003248DD"/>
    <w:rsid w:val="003248E7"/>
    <w:rsid w:val="00324A36"/>
    <w:rsid w:val="003252EE"/>
    <w:rsid w:val="0032533C"/>
    <w:rsid w:val="003253DF"/>
    <w:rsid w:val="003259A8"/>
    <w:rsid w:val="00325EA1"/>
    <w:rsid w:val="00325FFA"/>
    <w:rsid w:val="0032626F"/>
    <w:rsid w:val="003268E9"/>
    <w:rsid w:val="00326ABD"/>
    <w:rsid w:val="0032751C"/>
    <w:rsid w:val="00327C78"/>
    <w:rsid w:val="00327DD0"/>
    <w:rsid w:val="0033017F"/>
    <w:rsid w:val="00330B9F"/>
    <w:rsid w:val="0033115C"/>
    <w:rsid w:val="003314C4"/>
    <w:rsid w:val="00331698"/>
    <w:rsid w:val="00331B1A"/>
    <w:rsid w:val="00331F38"/>
    <w:rsid w:val="003321D3"/>
    <w:rsid w:val="00332BB7"/>
    <w:rsid w:val="00332F9F"/>
    <w:rsid w:val="00333A68"/>
    <w:rsid w:val="00334E99"/>
    <w:rsid w:val="00335226"/>
    <w:rsid w:val="003356C2"/>
    <w:rsid w:val="00335981"/>
    <w:rsid w:val="00335D49"/>
    <w:rsid w:val="003363B6"/>
    <w:rsid w:val="00336474"/>
    <w:rsid w:val="00336934"/>
    <w:rsid w:val="00336BED"/>
    <w:rsid w:val="00337F23"/>
    <w:rsid w:val="00340343"/>
    <w:rsid w:val="003404BF"/>
    <w:rsid w:val="00340BF4"/>
    <w:rsid w:val="00340F44"/>
    <w:rsid w:val="003411F4"/>
    <w:rsid w:val="00341226"/>
    <w:rsid w:val="003416B3"/>
    <w:rsid w:val="00341995"/>
    <w:rsid w:val="00341F00"/>
    <w:rsid w:val="0034204B"/>
    <w:rsid w:val="00342061"/>
    <w:rsid w:val="0034288C"/>
    <w:rsid w:val="0034315B"/>
    <w:rsid w:val="003431C5"/>
    <w:rsid w:val="003431F9"/>
    <w:rsid w:val="003433E1"/>
    <w:rsid w:val="00343730"/>
    <w:rsid w:val="00343746"/>
    <w:rsid w:val="00343ECD"/>
    <w:rsid w:val="00343F4D"/>
    <w:rsid w:val="0034443E"/>
    <w:rsid w:val="00344956"/>
    <w:rsid w:val="00345187"/>
    <w:rsid w:val="00345925"/>
    <w:rsid w:val="0034611E"/>
    <w:rsid w:val="00346D6D"/>
    <w:rsid w:val="003472F9"/>
    <w:rsid w:val="00347463"/>
    <w:rsid w:val="00347CAE"/>
    <w:rsid w:val="00350969"/>
    <w:rsid w:val="003515EB"/>
    <w:rsid w:val="00351926"/>
    <w:rsid w:val="00352042"/>
    <w:rsid w:val="0035240D"/>
    <w:rsid w:val="00352AFB"/>
    <w:rsid w:val="00352C50"/>
    <w:rsid w:val="00352CA1"/>
    <w:rsid w:val="00352DEE"/>
    <w:rsid w:val="00352E0D"/>
    <w:rsid w:val="00353339"/>
    <w:rsid w:val="003535D5"/>
    <w:rsid w:val="0035393D"/>
    <w:rsid w:val="00353E04"/>
    <w:rsid w:val="00353F2E"/>
    <w:rsid w:val="0035401C"/>
    <w:rsid w:val="003549A6"/>
    <w:rsid w:val="00354B28"/>
    <w:rsid w:val="00354BE2"/>
    <w:rsid w:val="00354F41"/>
    <w:rsid w:val="00355001"/>
    <w:rsid w:val="003552EF"/>
    <w:rsid w:val="00355387"/>
    <w:rsid w:val="0035561D"/>
    <w:rsid w:val="00355863"/>
    <w:rsid w:val="00355C3B"/>
    <w:rsid w:val="00355CC7"/>
    <w:rsid w:val="00355E07"/>
    <w:rsid w:val="00356092"/>
    <w:rsid w:val="00356178"/>
    <w:rsid w:val="0035619A"/>
    <w:rsid w:val="003563FD"/>
    <w:rsid w:val="00356493"/>
    <w:rsid w:val="003564E8"/>
    <w:rsid w:val="003572B7"/>
    <w:rsid w:val="00360459"/>
    <w:rsid w:val="00360746"/>
    <w:rsid w:val="00360BA1"/>
    <w:rsid w:val="00360C08"/>
    <w:rsid w:val="00360C9F"/>
    <w:rsid w:val="00361968"/>
    <w:rsid w:val="00361B6F"/>
    <w:rsid w:val="00361C21"/>
    <w:rsid w:val="00361CAA"/>
    <w:rsid w:val="003620A5"/>
    <w:rsid w:val="00362919"/>
    <w:rsid w:val="00362C09"/>
    <w:rsid w:val="00363ADE"/>
    <w:rsid w:val="00363C3F"/>
    <w:rsid w:val="00363D6E"/>
    <w:rsid w:val="00363E92"/>
    <w:rsid w:val="003642C6"/>
    <w:rsid w:val="0036459C"/>
    <w:rsid w:val="0036486F"/>
    <w:rsid w:val="003649CC"/>
    <w:rsid w:val="00364D98"/>
    <w:rsid w:val="003653FF"/>
    <w:rsid w:val="00365530"/>
    <w:rsid w:val="00365602"/>
    <w:rsid w:val="00365820"/>
    <w:rsid w:val="00366599"/>
    <w:rsid w:val="00366710"/>
    <w:rsid w:val="00366A23"/>
    <w:rsid w:val="0037004E"/>
    <w:rsid w:val="00370487"/>
    <w:rsid w:val="00370606"/>
    <w:rsid w:val="0037093B"/>
    <w:rsid w:val="003715DA"/>
    <w:rsid w:val="0037236F"/>
    <w:rsid w:val="00372AD3"/>
    <w:rsid w:val="00372B20"/>
    <w:rsid w:val="00372E20"/>
    <w:rsid w:val="00373973"/>
    <w:rsid w:val="00373A94"/>
    <w:rsid w:val="00373ADF"/>
    <w:rsid w:val="003740A6"/>
    <w:rsid w:val="00374394"/>
    <w:rsid w:val="003747E2"/>
    <w:rsid w:val="0037483C"/>
    <w:rsid w:val="00375395"/>
    <w:rsid w:val="00375D45"/>
    <w:rsid w:val="0037655D"/>
    <w:rsid w:val="0037666C"/>
    <w:rsid w:val="003768BF"/>
    <w:rsid w:val="003773E4"/>
    <w:rsid w:val="00377768"/>
    <w:rsid w:val="0038067D"/>
    <w:rsid w:val="00380A85"/>
    <w:rsid w:val="00380D73"/>
    <w:rsid w:val="00381009"/>
    <w:rsid w:val="00381665"/>
    <w:rsid w:val="003816AE"/>
    <w:rsid w:val="003818C7"/>
    <w:rsid w:val="00382793"/>
    <w:rsid w:val="0038288C"/>
    <w:rsid w:val="00382B48"/>
    <w:rsid w:val="00382DE6"/>
    <w:rsid w:val="003835F4"/>
    <w:rsid w:val="003839CC"/>
    <w:rsid w:val="00383F70"/>
    <w:rsid w:val="003844A0"/>
    <w:rsid w:val="00384B1C"/>
    <w:rsid w:val="00384B55"/>
    <w:rsid w:val="00385875"/>
    <w:rsid w:val="00385EF5"/>
    <w:rsid w:val="00386193"/>
    <w:rsid w:val="003861FA"/>
    <w:rsid w:val="003868F3"/>
    <w:rsid w:val="00386AA5"/>
    <w:rsid w:val="00386B8F"/>
    <w:rsid w:val="00386C6D"/>
    <w:rsid w:val="00386D3C"/>
    <w:rsid w:val="00387493"/>
    <w:rsid w:val="00387682"/>
    <w:rsid w:val="00387F55"/>
    <w:rsid w:val="00390191"/>
    <w:rsid w:val="003907E0"/>
    <w:rsid w:val="003914B5"/>
    <w:rsid w:val="00391BCF"/>
    <w:rsid w:val="00391C6B"/>
    <w:rsid w:val="00392B0A"/>
    <w:rsid w:val="003935FF"/>
    <w:rsid w:val="00393919"/>
    <w:rsid w:val="003939FA"/>
    <w:rsid w:val="00393DDF"/>
    <w:rsid w:val="0039400F"/>
    <w:rsid w:val="00394A1A"/>
    <w:rsid w:val="00394A2C"/>
    <w:rsid w:val="0039505B"/>
    <w:rsid w:val="0039544B"/>
    <w:rsid w:val="00395945"/>
    <w:rsid w:val="00395B57"/>
    <w:rsid w:val="00395D5B"/>
    <w:rsid w:val="00396D17"/>
    <w:rsid w:val="00396FBB"/>
    <w:rsid w:val="003979D1"/>
    <w:rsid w:val="00397A95"/>
    <w:rsid w:val="00397CD3"/>
    <w:rsid w:val="003A0989"/>
    <w:rsid w:val="003A0A4E"/>
    <w:rsid w:val="003A121D"/>
    <w:rsid w:val="003A122A"/>
    <w:rsid w:val="003A12E6"/>
    <w:rsid w:val="003A139B"/>
    <w:rsid w:val="003A1B87"/>
    <w:rsid w:val="003A3148"/>
    <w:rsid w:val="003A371B"/>
    <w:rsid w:val="003A3B17"/>
    <w:rsid w:val="003A4001"/>
    <w:rsid w:val="003A539F"/>
    <w:rsid w:val="003A60D1"/>
    <w:rsid w:val="003A66F1"/>
    <w:rsid w:val="003A690E"/>
    <w:rsid w:val="003A6D01"/>
    <w:rsid w:val="003A7121"/>
    <w:rsid w:val="003A7306"/>
    <w:rsid w:val="003A7414"/>
    <w:rsid w:val="003A751B"/>
    <w:rsid w:val="003B00C9"/>
    <w:rsid w:val="003B0686"/>
    <w:rsid w:val="003B08AA"/>
    <w:rsid w:val="003B0ABD"/>
    <w:rsid w:val="003B1B19"/>
    <w:rsid w:val="003B1BE8"/>
    <w:rsid w:val="003B20CD"/>
    <w:rsid w:val="003B2829"/>
    <w:rsid w:val="003B2890"/>
    <w:rsid w:val="003B2A41"/>
    <w:rsid w:val="003B347A"/>
    <w:rsid w:val="003B439D"/>
    <w:rsid w:val="003B451E"/>
    <w:rsid w:val="003B4941"/>
    <w:rsid w:val="003B4A0E"/>
    <w:rsid w:val="003B4FBD"/>
    <w:rsid w:val="003B507C"/>
    <w:rsid w:val="003B5186"/>
    <w:rsid w:val="003B5B49"/>
    <w:rsid w:val="003B5F1C"/>
    <w:rsid w:val="003B6092"/>
    <w:rsid w:val="003B611D"/>
    <w:rsid w:val="003B634F"/>
    <w:rsid w:val="003B735F"/>
    <w:rsid w:val="003B768B"/>
    <w:rsid w:val="003B7A54"/>
    <w:rsid w:val="003B7A75"/>
    <w:rsid w:val="003B7B96"/>
    <w:rsid w:val="003C13AA"/>
    <w:rsid w:val="003C146C"/>
    <w:rsid w:val="003C16FB"/>
    <w:rsid w:val="003C20BA"/>
    <w:rsid w:val="003C220C"/>
    <w:rsid w:val="003C25B3"/>
    <w:rsid w:val="003C26AA"/>
    <w:rsid w:val="003C2FFC"/>
    <w:rsid w:val="003C33A4"/>
    <w:rsid w:val="003C34D8"/>
    <w:rsid w:val="003C377C"/>
    <w:rsid w:val="003C3A6F"/>
    <w:rsid w:val="003C416D"/>
    <w:rsid w:val="003C416E"/>
    <w:rsid w:val="003C4BBD"/>
    <w:rsid w:val="003C4D6B"/>
    <w:rsid w:val="003C52F2"/>
    <w:rsid w:val="003C540A"/>
    <w:rsid w:val="003C60B1"/>
    <w:rsid w:val="003C61FD"/>
    <w:rsid w:val="003C6548"/>
    <w:rsid w:val="003C6AC5"/>
    <w:rsid w:val="003C6B26"/>
    <w:rsid w:val="003C6F18"/>
    <w:rsid w:val="003C7565"/>
    <w:rsid w:val="003C7756"/>
    <w:rsid w:val="003C77B4"/>
    <w:rsid w:val="003C7CDB"/>
    <w:rsid w:val="003C7E6C"/>
    <w:rsid w:val="003D063A"/>
    <w:rsid w:val="003D0E5C"/>
    <w:rsid w:val="003D0EF4"/>
    <w:rsid w:val="003D108B"/>
    <w:rsid w:val="003D11F7"/>
    <w:rsid w:val="003D1690"/>
    <w:rsid w:val="003D1996"/>
    <w:rsid w:val="003D1C9C"/>
    <w:rsid w:val="003D2087"/>
    <w:rsid w:val="003D3100"/>
    <w:rsid w:val="003D3374"/>
    <w:rsid w:val="003D3815"/>
    <w:rsid w:val="003D3CD5"/>
    <w:rsid w:val="003D401F"/>
    <w:rsid w:val="003D444B"/>
    <w:rsid w:val="003D46B6"/>
    <w:rsid w:val="003D537B"/>
    <w:rsid w:val="003D6B3D"/>
    <w:rsid w:val="003D6EF7"/>
    <w:rsid w:val="003D7663"/>
    <w:rsid w:val="003E002F"/>
    <w:rsid w:val="003E003E"/>
    <w:rsid w:val="003E00D3"/>
    <w:rsid w:val="003E0126"/>
    <w:rsid w:val="003E0291"/>
    <w:rsid w:val="003E03A6"/>
    <w:rsid w:val="003E11BF"/>
    <w:rsid w:val="003E1201"/>
    <w:rsid w:val="003E1362"/>
    <w:rsid w:val="003E1549"/>
    <w:rsid w:val="003E18E5"/>
    <w:rsid w:val="003E19DF"/>
    <w:rsid w:val="003E2035"/>
    <w:rsid w:val="003E219A"/>
    <w:rsid w:val="003E2CA7"/>
    <w:rsid w:val="003E3064"/>
    <w:rsid w:val="003E32E7"/>
    <w:rsid w:val="003E34E2"/>
    <w:rsid w:val="003E3A26"/>
    <w:rsid w:val="003E3BD5"/>
    <w:rsid w:val="003E3EF2"/>
    <w:rsid w:val="003E438A"/>
    <w:rsid w:val="003E464D"/>
    <w:rsid w:val="003E4D5C"/>
    <w:rsid w:val="003E4F12"/>
    <w:rsid w:val="003E565F"/>
    <w:rsid w:val="003E58F7"/>
    <w:rsid w:val="003E5BE5"/>
    <w:rsid w:val="003E5FE1"/>
    <w:rsid w:val="003E6438"/>
    <w:rsid w:val="003E6733"/>
    <w:rsid w:val="003E6AA9"/>
    <w:rsid w:val="003E74B4"/>
    <w:rsid w:val="003E759F"/>
    <w:rsid w:val="003E76F9"/>
    <w:rsid w:val="003E780E"/>
    <w:rsid w:val="003E792D"/>
    <w:rsid w:val="003E7C5F"/>
    <w:rsid w:val="003E7DC3"/>
    <w:rsid w:val="003F01DD"/>
    <w:rsid w:val="003F0544"/>
    <w:rsid w:val="003F06D0"/>
    <w:rsid w:val="003F09DE"/>
    <w:rsid w:val="003F129C"/>
    <w:rsid w:val="003F144C"/>
    <w:rsid w:val="003F155C"/>
    <w:rsid w:val="003F1DAF"/>
    <w:rsid w:val="003F241B"/>
    <w:rsid w:val="003F2609"/>
    <w:rsid w:val="003F306F"/>
    <w:rsid w:val="003F335C"/>
    <w:rsid w:val="003F357A"/>
    <w:rsid w:val="003F3581"/>
    <w:rsid w:val="003F38F3"/>
    <w:rsid w:val="003F3AA7"/>
    <w:rsid w:val="003F402C"/>
    <w:rsid w:val="003F42CF"/>
    <w:rsid w:val="003F42FF"/>
    <w:rsid w:val="003F4480"/>
    <w:rsid w:val="003F487C"/>
    <w:rsid w:val="003F4BE2"/>
    <w:rsid w:val="003F4BF3"/>
    <w:rsid w:val="003F4DD5"/>
    <w:rsid w:val="003F5182"/>
    <w:rsid w:val="003F59EE"/>
    <w:rsid w:val="003F5FCB"/>
    <w:rsid w:val="003F6149"/>
    <w:rsid w:val="003F7343"/>
    <w:rsid w:val="003F740B"/>
    <w:rsid w:val="003F7933"/>
    <w:rsid w:val="00401C7F"/>
    <w:rsid w:val="004032BE"/>
    <w:rsid w:val="004034C8"/>
    <w:rsid w:val="0040350D"/>
    <w:rsid w:val="004047B4"/>
    <w:rsid w:val="00404850"/>
    <w:rsid w:val="00405245"/>
    <w:rsid w:val="00405979"/>
    <w:rsid w:val="00405C9B"/>
    <w:rsid w:val="00406BB6"/>
    <w:rsid w:val="00406ED5"/>
    <w:rsid w:val="004078D6"/>
    <w:rsid w:val="00407F1E"/>
    <w:rsid w:val="00410065"/>
    <w:rsid w:val="00410BF9"/>
    <w:rsid w:val="004113F6"/>
    <w:rsid w:val="00411427"/>
    <w:rsid w:val="0041149A"/>
    <w:rsid w:val="004116E8"/>
    <w:rsid w:val="004117DF"/>
    <w:rsid w:val="00411B7E"/>
    <w:rsid w:val="00411E80"/>
    <w:rsid w:val="0041224C"/>
    <w:rsid w:val="00412274"/>
    <w:rsid w:val="0041238B"/>
    <w:rsid w:val="0041309E"/>
    <w:rsid w:val="00413BD8"/>
    <w:rsid w:val="004147E5"/>
    <w:rsid w:val="00414961"/>
    <w:rsid w:val="00414A27"/>
    <w:rsid w:val="00414FF2"/>
    <w:rsid w:val="0041530B"/>
    <w:rsid w:val="00415348"/>
    <w:rsid w:val="004155C5"/>
    <w:rsid w:val="00415762"/>
    <w:rsid w:val="004157D0"/>
    <w:rsid w:val="00415D23"/>
    <w:rsid w:val="00416644"/>
    <w:rsid w:val="00416AEA"/>
    <w:rsid w:val="004176B5"/>
    <w:rsid w:val="0041787F"/>
    <w:rsid w:val="00420594"/>
    <w:rsid w:val="004210AD"/>
    <w:rsid w:val="00421196"/>
    <w:rsid w:val="00421658"/>
    <w:rsid w:val="00421698"/>
    <w:rsid w:val="00421CCB"/>
    <w:rsid w:val="00421E88"/>
    <w:rsid w:val="0042225F"/>
    <w:rsid w:val="00422EEC"/>
    <w:rsid w:val="00423D52"/>
    <w:rsid w:val="00423F4D"/>
    <w:rsid w:val="00425B6A"/>
    <w:rsid w:val="00426455"/>
    <w:rsid w:val="004274ED"/>
    <w:rsid w:val="00427FCC"/>
    <w:rsid w:val="00430BB1"/>
    <w:rsid w:val="00431763"/>
    <w:rsid w:val="00431F2B"/>
    <w:rsid w:val="004326CA"/>
    <w:rsid w:val="00432897"/>
    <w:rsid w:val="00433B8B"/>
    <w:rsid w:val="00433DEE"/>
    <w:rsid w:val="00433F53"/>
    <w:rsid w:val="00434464"/>
    <w:rsid w:val="0043497B"/>
    <w:rsid w:val="00434E24"/>
    <w:rsid w:val="004352D0"/>
    <w:rsid w:val="004357A5"/>
    <w:rsid w:val="00435C63"/>
    <w:rsid w:val="00435CDB"/>
    <w:rsid w:val="00436408"/>
    <w:rsid w:val="004364F5"/>
    <w:rsid w:val="00436A8A"/>
    <w:rsid w:val="00436ED3"/>
    <w:rsid w:val="00437814"/>
    <w:rsid w:val="00437B36"/>
    <w:rsid w:val="00437D49"/>
    <w:rsid w:val="00437D80"/>
    <w:rsid w:val="004404EA"/>
    <w:rsid w:val="0044095D"/>
    <w:rsid w:val="0044168E"/>
    <w:rsid w:val="00441697"/>
    <w:rsid w:val="004417F0"/>
    <w:rsid w:val="0044184A"/>
    <w:rsid w:val="00441EB8"/>
    <w:rsid w:val="00441F2B"/>
    <w:rsid w:val="00441F90"/>
    <w:rsid w:val="00442071"/>
    <w:rsid w:val="004420C6"/>
    <w:rsid w:val="004423CB"/>
    <w:rsid w:val="00442FE1"/>
    <w:rsid w:val="0044324A"/>
    <w:rsid w:val="0044327C"/>
    <w:rsid w:val="00443CC5"/>
    <w:rsid w:val="00443DF9"/>
    <w:rsid w:val="00443E04"/>
    <w:rsid w:val="00444187"/>
    <w:rsid w:val="004449B0"/>
    <w:rsid w:val="00445099"/>
    <w:rsid w:val="004450BE"/>
    <w:rsid w:val="004462DD"/>
    <w:rsid w:val="00446841"/>
    <w:rsid w:val="00446F57"/>
    <w:rsid w:val="0044711C"/>
    <w:rsid w:val="00447533"/>
    <w:rsid w:val="00447772"/>
    <w:rsid w:val="00450857"/>
    <w:rsid w:val="00450890"/>
    <w:rsid w:val="00450971"/>
    <w:rsid w:val="00450A1C"/>
    <w:rsid w:val="004512F1"/>
    <w:rsid w:val="004514E3"/>
    <w:rsid w:val="00451BD0"/>
    <w:rsid w:val="0045225B"/>
    <w:rsid w:val="00452505"/>
    <w:rsid w:val="00452A1C"/>
    <w:rsid w:val="00452A23"/>
    <w:rsid w:val="0045302B"/>
    <w:rsid w:val="0045326F"/>
    <w:rsid w:val="00453406"/>
    <w:rsid w:val="004535AA"/>
    <w:rsid w:val="0045368B"/>
    <w:rsid w:val="004537D0"/>
    <w:rsid w:val="004539A5"/>
    <w:rsid w:val="00453CE8"/>
    <w:rsid w:val="00453E9A"/>
    <w:rsid w:val="00455201"/>
    <w:rsid w:val="0045537A"/>
    <w:rsid w:val="004557BA"/>
    <w:rsid w:val="00455F5B"/>
    <w:rsid w:val="0045612C"/>
    <w:rsid w:val="00456A6F"/>
    <w:rsid w:val="004573DD"/>
    <w:rsid w:val="00457F9C"/>
    <w:rsid w:val="004603B9"/>
    <w:rsid w:val="00460593"/>
    <w:rsid w:val="00460FEF"/>
    <w:rsid w:val="00461235"/>
    <w:rsid w:val="004613B5"/>
    <w:rsid w:val="00461597"/>
    <w:rsid w:val="00461654"/>
    <w:rsid w:val="00461688"/>
    <w:rsid w:val="004616E7"/>
    <w:rsid w:val="004617F7"/>
    <w:rsid w:val="0046191E"/>
    <w:rsid w:val="00461AA6"/>
    <w:rsid w:val="00462194"/>
    <w:rsid w:val="00462463"/>
    <w:rsid w:val="004630A6"/>
    <w:rsid w:val="00463190"/>
    <w:rsid w:val="0046375B"/>
    <w:rsid w:val="00463797"/>
    <w:rsid w:val="00463937"/>
    <w:rsid w:val="0046395E"/>
    <w:rsid w:val="00463A19"/>
    <w:rsid w:val="00463A2D"/>
    <w:rsid w:val="00463B81"/>
    <w:rsid w:val="0046437A"/>
    <w:rsid w:val="00464575"/>
    <w:rsid w:val="004645D9"/>
    <w:rsid w:val="00464C06"/>
    <w:rsid w:val="00465205"/>
    <w:rsid w:val="0046563E"/>
    <w:rsid w:val="00465FB7"/>
    <w:rsid w:val="0046608B"/>
    <w:rsid w:val="00466992"/>
    <w:rsid w:val="00466C41"/>
    <w:rsid w:val="00467209"/>
    <w:rsid w:val="00470676"/>
    <w:rsid w:val="00470C69"/>
    <w:rsid w:val="00471598"/>
    <w:rsid w:val="004715D3"/>
    <w:rsid w:val="00471794"/>
    <w:rsid w:val="0047230B"/>
    <w:rsid w:val="00473006"/>
    <w:rsid w:val="00473030"/>
    <w:rsid w:val="00473232"/>
    <w:rsid w:val="0047436E"/>
    <w:rsid w:val="00474725"/>
    <w:rsid w:val="0047528D"/>
    <w:rsid w:val="00475547"/>
    <w:rsid w:val="00475BA7"/>
    <w:rsid w:val="00475E84"/>
    <w:rsid w:val="00475FE8"/>
    <w:rsid w:val="004762B9"/>
    <w:rsid w:val="0047671E"/>
    <w:rsid w:val="00476F48"/>
    <w:rsid w:val="004777C6"/>
    <w:rsid w:val="004777FA"/>
    <w:rsid w:val="00477C3F"/>
    <w:rsid w:val="00477EDD"/>
    <w:rsid w:val="00480011"/>
    <w:rsid w:val="00480049"/>
    <w:rsid w:val="00480942"/>
    <w:rsid w:val="00481263"/>
    <w:rsid w:val="004815D7"/>
    <w:rsid w:val="00482066"/>
    <w:rsid w:val="004820FA"/>
    <w:rsid w:val="00482A18"/>
    <w:rsid w:val="0048312C"/>
    <w:rsid w:val="004831D4"/>
    <w:rsid w:val="0048376F"/>
    <w:rsid w:val="0048385E"/>
    <w:rsid w:val="00483977"/>
    <w:rsid w:val="004845ED"/>
    <w:rsid w:val="00484840"/>
    <w:rsid w:val="00485245"/>
    <w:rsid w:val="0048564D"/>
    <w:rsid w:val="00485670"/>
    <w:rsid w:val="00485C5F"/>
    <w:rsid w:val="00485CBC"/>
    <w:rsid w:val="00485E31"/>
    <w:rsid w:val="00486178"/>
    <w:rsid w:val="0048683D"/>
    <w:rsid w:val="00486942"/>
    <w:rsid w:val="004869C7"/>
    <w:rsid w:val="00486B6B"/>
    <w:rsid w:val="00486CD2"/>
    <w:rsid w:val="00486DBF"/>
    <w:rsid w:val="00486FE4"/>
    <w:rsid w:val="00487224"/>
    <w:rsid w:val="0048792D"/>
    <w:rsid w:val="0049091A"/>
    <w:rsid w:val="00490FCD"/>
    <w:rsid w:val="00491085"/>
    <w:rsid w:val="004920E6"/>
    <w:rsid w:val="00492753"/>
    <w:rsid w:val="0049294F"/>
    <w:rsid w:val="00492B9B"/>
    <w:rsid w:val="00493AEC"/>
    <w:rsid w:val="00493C6C"/>
    <w:rsid w:val="00493F0F"/>
    <w:rsid w:val="00493F34"/>
    <w:rsid w:val="0049437E"/>
    <w:rsid w:val="004946D0"/>
    <w:rsid w:val="004957B1"/>
    <w:rsid w:val="00495AE6"/>
    <w:rsid w:val="00495E45"/>
    <w:rsid w:val="00495F0E"/>
    <w:rsid w:val="0049620D"/>
    <w:rsid w:val="004962EF"/>
    <w:rsid w:val="00496309"/>
    <w:rsid w:val="004974F0"/>
    <w:rsid w:val="00497620"/>
    <w:rsid w:val="00497F21"/>
    <w:rsid w:val="004A0C2D"/>
    <w:rsid w:val="004A175D"/>
    <w:rsid w:val="004A19B8"/>
    <w:rsid w:val="004A2210"/>
    <w:rsid w:val="004A2273"/>
    <w:rsid w:val="004A2D2C"/>
    <w:rsid w:val="004A2EBD"/>
    <w:rsid w:val="004A2F68"/>
    <w:rsid w:val="004A3129"/>
    <w:rsid w:val="004A37FE"/>
    <w:rsid w:val="004A3C60"/>
    <w:rsid w:val="004A43A5"/>
    <w:rsid w:val="004A4A2C"/>
    <w:rsid w:val="004A5233"/>
    <w:rsid w:val="004A53C6"/>
    <w:rsid w:val="004A62A1"/>
    <w:rsid w:val="004A73D2"/>
    <w:rsid w:val="004A76DC"/>
    <w:rsid w:val="004A7C28"/>
    <w:rsid w:val="004A7D28"/>
    <w:rsid w:val="004B02DB"/>
    <w:rsid w:val="004B0570"/>
    <w:rsid w:val="004B05EA"/>
    <w:rsid w:val="004B0747"/>
    <w:rsid w:val="004B1797"/>
    <w:rsid w:val="004B2508"/>
    <w:rsid w:val="004B356C"/>
    <w:rsid w:val="004B3AA3"/>
    <w:rsid w:val="004B46A3"/>
    <w:rsid w:val="004B4784"/>
    <w:rsid w:val="004B4FFC"/>
    <w:rsid w:val="004B5872"/>
    <w:rsid w:val="004B5A7B"/>
    <w:rsid w:val="004B5B62"/>
    <w:rsid w:val="004B610C"/>
    <w:rsid w:val="004B79D1"/>
    <w:rsid w:val="004B7F52"/>
    <w:rsid w:val="004C0005"/>
    <w:rsid w:val="004C0151"/>
    <w:rsid w:val="004C032E"/>
    <w:rsid w:val="004C06AD"/>
    <w:rsid w:val="004C0975"/>
    <w:rsid w:val="004C146F"/>
    <w:rsid w:val="004C251D"/>
    <w:rsid w:val="004C2898"/>
    <w:rsid w:val="004C28F4"/>
    <w:rsid w:val="004C3149"/>
    <w:rsid w:val="004C34F0"/>
    <w:rsid w:val="004C3C62"/>
    <w:rsid w:val="004C3CF6"/>
    <w:rsid w:val="004C43FD"/>
    <w:rsid w:val="004C4E2B"/>
    <w:rsid w:val="004C508E"/>
    <w:rsid w:val="004C5191"/>
    <w:rsid w:val="004C5878"/>
    <w:rsid w:val="004C5971"/>
    <w:rsid w:val="004C614A"/>
    <w:rsid w:val="004C65B3"/>
    <w:rsid w:val="004C684A"/>
    <w:rsid w:val="004C6A49"/>
    <w:rsid w:val="004C71E3"/>
    <w:rsid w:val="004C7871"/>
    <w:rsid w:val="004C78A7"/>
    <w:rsid w:val="004C7A21"/>
    <w:rsid w:val="004C7D8C"/>
    <w:rsid w:val="004D0AE8"/>
    <w:rsid w:val="004D0E7A"/>
    <w:rsid w:val="004D1BE1"/>
    <w:rsid w:val="004D3408"/>
    <w:rsid w:val="004D3747"/>
    <w:rsid w:val="004D3903"/>
    <w:rsid w:val="004D3952"/>
    <w:rsid w:val="004D3C8B"/>
    <w:rsid w:val="004D3CF3"/>
    <w:rsid w:val="004D4183"/>
    <w:rsid w:val="004D44D0"/>
    <w:rsid w:val="004D4F81"/>
    <w:rsid w:val="004D5F1E"/>
    <w:rsid w:val="004D6969"/>
    <w:rsid w:val="004D7B41"/>
    <w:rsid w:val="004D7DD7"/>
    <w:rsid w:val="004E0085"/>
    <w:rsid w:val="004E05C1"/>
    <w:rsid w:val="004E0871"/>
    <w:rsid w:val="004E0A57"/>
    <w:rsid w:val="004E0B83"/>
    <w:rsid w:val="004E0D6B"/>
    <w:rsid w:val="004E0E76"/>
    <w:rsid w:val="004E15EB"/>
    <w:rsid w:val="004E1A37"/>
    <w:rsid w:val="004E1CA2"/>
    <w:rsid w:val="004E1E19"/>
    <w:rsid w:val="004E2578"/>
    <w:rsid w:val="004E2798"/>
    <w:rsid w:val="004E282E"/>
    <w:rsid w:val="004E3251"/>
    <w:rsid w:val="004E3774"/>
    <w:rsid w:val="004E388F"/>
    <w:rsid w:val="004E3A93"/>
    <w:rsid w:val="004E3D7A"/>
    <w:rsid w:val="004E403A"/>
    <w:rsid w:val="004E427E"/>
    <w:rsid w:val="004E43BD"/>
    <w:rsid w:val="004E481A"/>
    <w:rsid w:val="004E4878"/>
    <w:rsid w:val="004E4CF4"/>
    <w:rsid w:val="004E5955"/>
    <w:rsid w:val="004E5C00"/>
    <w:rsid w:val="004E601F"/>
    <w:rsid w:val="004E665F"/>
    <w:rsid w:val="004E7545"/>
    <w:rsid w:val="004E77E0"/>
    <w:rsid w:val="004E7B15"/>
    <w:rsid w:val="004E7CB0"/>
    <w:rsid w:val="004E7F04"/>
    <w:rsid w:val="004F00E6"/>
    <w:rsid w:val="004F02F1"/>
    <w:rsid w:val="004F0D5C"/>
    <w:rsid w:val="004F16B6"/>
    <w:rsid w:val="004F190B"/>
    <w:rsid w:val="004F1D92"/>
    <w:rsid w:val="004F2134"/>
    <w:rsid w:val="004F223D"/>
    <w:rsid w:val="004F24EA"/>
    <w:rsid w:val="004F35CD"/>
    <w:rsid w:val="004F3665"/>
    <w:rsid w:val="004F40CE"/>
    <w:rsid w:val="004F4D57"/>
    <w:rsid w:val="004F50F1"/>
    <w:rsid w:val="004F5B69"/>
    <w:rsid w:val="004F5BB6"/>
    <w:rsid w:val="004F5C85"/>
    <w:rsid w:val="004F5FEB"/>
    <w:rsid w:val="004F6234"/>
    <w:rsid w:val="004F69C3"/>
    <w:rsid w:val="004F705B"/>
    <w:rsid w:val="004F7BD6"/>
    <w:rsid w:val="004F7CA8"/>
    <w:rsid w:val="005001EF"/>
    <w:rsid w:val="005006DF"/>
    <w:rsid w:val="0050077E"/>
    <w:rsid w:val="00500A08"/>
    <w:rsid w:val="00500AE5"/>
    <w:rsid w:val="00500E93"/>
    <w:rsid w:val="00500FEE"/>
    <w:rsid w:val="005011AC"/>
    <w:rsid w:val="005014EC"/>
    <w:rsid w:val="00501863"/>
    <w:rsid w:val="005018D4"/>
    <w:rsid w:val="00501B3C"/>
    <w:rsid w:val="00501E77"/>
    <w:rsid w:val="00502099"/>
    <w:rsid w:val="005020ED"/>
    <w:rsid w:val="005020EF"/>
    <w:rsid w:val="00502C91"/>
    <w:rsid w:val="0050375B"/>
    <w:rsid w:val="00503E49"/>
    <w:rsid w:val="00504749"/>
    <w:rsid w:val="00504783"/>
    <w:rsid w:val="00505198"/>
    <w:rsid w:val="00505328"/>
    <w:rsid w:val="00505C5C"/>
    <w:rsid w:val="005060BC"/>
    <w:rsid w:val="00506A6B"/>
    <w:rsid w:val="00506BA4"/>
    <w:rsid w:val="00506DF8"/>
    <w:rsid w:val="00507164"/>
    <w:rsid w:val="0050717E"/>
    <w:rsid w:val="005076F5"/>
    <w:rsid w:val="00507763"/>
    <w:rsid w:val="0050789E"/>
    <w:rsid w:val="00510F09"/>
    <w:rsid w:val="0051107B"/>
    <w:rsid w:val="005111CF"/>
    <w:rsid w:val="005114BA"/>
    <w:rsid w:val="00511753"/>
    <w:rsid w:val="00511822"/>
    <w:rsid w:val="00512042"/>
    <w:rsid w:val="00512622"/>
    <w:rsid w:val="00512E9A"/>
    <w:rsid w:val="00513A0C"/>
    <w:rsid w:val="00513BEF"/>
    <w:rsid w:val="00513E74"/>
    <w:rsid w:val="00513ED7"/>
    <w:rsid w:val="005141EA"/>
    <w:rsid w:val="0051421F"/>
    <w:rsid w:val="00514EEF"/>
    <w:rsid w:val="00514F80"/>
    <w:rsid w:val="0051508B"/>
    <w:rsid w:val="005150BA"/>
    <w:rsid w:val="00515777"/>
    <w:rsid w:val="00515AFB"/>
    <w:rsid w:val="00516010"/>
    <w:rsid w:val="0051645A"/>
    <w:rsid w:val="005168FC"/>
    <w:rsid w:val="00516B12"/>
    <w:rsid w:val="00516E82"/>
    <w:rsid w:val="00517249"/>
    <w:rsid w:val="0051727C"/>
    <w:rsid w:val="00517630"/>
    <w:rsid w:val="005177AC"/>
    <w:rsid w:val="00517923"/>
    <w:rsid w:val="00517A77"/>
    <w:rsid w:val="00517E91"/>
    <w:rsid w:val="0052027A"/>
    <w:rsid w:val="005209BA"/>
    <w:rsid w:val="00520FF8"/>
    <w:rsid w:val="005214A2"/>
    <w:rsid w:val="00521907"/>
    <w:rsid w:val="00522399"/>
    <w:rsid w:val="0052293B"/>
    <w:rsid w:val="00522A08"/>
    <w:rsid w:val="00522B46"/>
    <w:rsid w:val="00522D11"/>
    <w:rsid w:val="00522E18"/>
    <w:rsid w:val="0052426C"/>
    <w:rsid w:val="005244D4"/>
    <w:rsid w:val="005245CD"/>
    <w:rsid w:val="0052488F"/>
    <w:rsid w:val="00524B0B"/>
    <w:rsid w:val="005251F1"/>
    <w:rsid w:val="0052532A"/>
    <w:rsid w:val="00525486"/>
    <w:rsid w:val="0052557D"/>
    <w:rsid w:val="00525A6C"/>
    <w:rsid w:val="00525F38"/>
    <w:rsid w:val="005262ED"/>
    <w:rsid w:val="00526694"/>
    <w:rsid w:val="00526958"/>
    <w:rsid w:val="00526A62"/>
    <w:rsid w:val="00526CDC"/>
    <w:rsid w:val="00526D6C"/>
    <w:rsid w:val="00526D74"/>
    <w:rsid w:val="00526EF3"/>
    <w:rsid w:val="005271FE"/>
    <w:rsid w:val="00527535"/>
    <w:rsid w:val="005279EA"/>
    <w:rsid w:val="00527C9A"/>
    <w:rsid w:val="005304C3"/>
    <w:rsid w:val="00530568"/>
    <w:rsid w:val="005308FB"/>
    <w:rsid w:val="0053090F"/>
    <w:rsid w:val="00530B3E"/>
    <w:rsid w:val="00530E4C"/>
    <w:rsid w:val="00531F69"/>
    <w:rsid w:val="0053200D"/>
    <w:rsid w:val="0053207C"/>
    <w:rsid w:val="00532595"/>
    <w:rsid w:val="005337D5"/>
    <w:rsid w:val="00533B1E"/>
    <w:rsid w:val="00533DF1"/>
    <w:rsid w:val="00533ECA"/>
    <w:rsid w:val="00533F14"/>
    <w:rsid w:val="00534012"/>
    <w:rsid w:val="00534565"/>
    <w:rsid w:val="00534A43"/>
    <w:rsid w:val="00534D16"/>
    <w:rsid w:val="00534D22"/>
    <w:rsid w:val="0053578B"/>
    <w:rsid w:val="00535C17"/>
    <w:rsid w:val="00535C84"/>
    <w:rsid w:val="00536648"/>
    <w:rsid w:val="0053685F"/>
    <w:rsid w:val="00536898"/>
    <w:rsid w:val="00537175"/>
    <w:rsid w:val="0053719B"/>
    <w:rsid w:val="00537931"/>
    <w:rsid w:val="00537D47"/>
    <w:rsid w:val="00540BEE"/>
    <w:rsid w:val="00540C94"/>
    <w:rsid w:val="00541130"/>
    <w:rsid w:val="005411AA"/>
    <w:rsid w:val="00541413"/>
    <w:rsid w:val="0054144F"/>
    <w:rsid w:val="00541C1D"/>
    <w:rsid w:val="00543143"/>
    <w:rsid w:val="00543210"/>
    <w:rsid w:val="005433AA"/>
    <w:rsid w:val="005433D5"/>
    <w:rsid w:val="005449F9"/>
    <w:rsid w:val="00545323"/>
    <w:rsid w:val="0054563D"/>
    <w:rsid w:val="00545795"/>
    <w:rsid w:val="00545A83"/>
    <w:rsid w:val="00545E53"/>
    <w:rsid w:val="00546CEA"/>
    <w:rsid w:val="00546ED6"/>
    <w:rsid w:val="00546F28"/>
    <w:rsid w:val="0054722C"/>
    <w:rsid w:val="005475C3"/>
    <w:rsid w:val="00550B38"/>
    <w:rsid w:val="00551033"/>
    <w:rsid w:val="005513B4"/>
    <w:rsid w:val="0055226F"/>
    <w:rsid w:val="00552D58"/>
    <w:rsid w:val="00552E0E"/>
    <w:rsid w:val="005533AF"/>
    <w:rsid w:val="0055400C"/>
    <w:rsid w:val="0055411D"/>
    <w:rsid w:val="005541C7"/>
    <w:rsid w:val="00554497"/>
    <w:rsid w:val="005547C3"/>
    <w:rsid w:val="00554C2C"/>
    <w:rsid w:val="00554EB2"/>
    <w:rsid w:val="00555352"/>
    <w:rsid w:val="00556260"/>
    <w:rsid w:val="00557074"/>
    <w:rsid w:val="0055766C"/>
    <w:rsid w:val="00557B7E"/>
    <w:rsid w:val="00557BC6"/>
    <w:rsid w:val="00557C91"/>
    <w:rsid w:val="00557E6E"/>
    <w:rsid w:val="0056011A"/>
    <w:rsid w:val="0056037D"/>
    <w:rsid w:val="00560830"/>
    <w:rsid w:val="00560B73"/>
    <w:rsid w:val="00561202"/>
    <w:rsid w:val="005618D5"/>
    <w:rsid w:val="00561AF8"/>
    <w:rsid w:val="00561BF5"/>
    <w:rsid w:val="00561EB2"/>
    <w:rsid w:val="00562202"/>
    <w:rsid w:val="00562665"/>
    <w:rsid w:val="00563078"/>
    <w:rsid w:val="00564227"/>
    <w:rsid w:val="00564E4D"/>
    <w:rsid w:val="005657E0"/>
    <w:rsid w:val="0056618A"/>
    <w:rsid w:val="005662D1"/>
    <w:rsid w:val="00566564"/>
    <w:rsid w:val="00566A15"/>
    <w:rsid w:val="00566BEA"/>
    <w:rsid w:val="00566C2D"/>
    <w:rsid w:val="00567482"/>
    <w:rsid w:val="005675F7"/>
    <w:rsid w:val="00567B04"/>
    <w:rsid w:val="00570767"/>
    <w:rsid w:val="00570A4A"/>
    <w:rsid w:val="00571140"/>
    <w:rsid w:val="0057144B"/>
    <w:rsid w:val="005727A4"/>
    <w:rsid w:val="00572B30"/>
    <w:rsid w:val="00572BE9"/>
    <w:rsid w:val="00572C09"/>
    <w:rsid w:val="00572DE9"/>
    <w:rsid w:val="005737E6"/>
    <w:rsid w:val="005738D1"/>
    <w:rsid w:val="00574A80"/>
    <w:rsid w:val="00574F93"/>
    <w:rsid w:val="005758FD"/>
    <w:rsid w:val="00575E6E"/>
    <w:rsid w:val="00575E8B"/>
    <w:rsid w:val="00576417"/>
    <w:rsid w:val="00576581"/>
    <w:rsid w:val="00576758"/>
    <w:rsid w:val="00576A08"/>
    <w:rsid w:val="005778EF"/>
    <w:rsid w:val="005779E6"/>
    <w:rsid w:val="00577A02"/>
    <w:rsid w:val="005801C2"/>
    <w:rsid w:val="005801ED"/>
    <w:rsid w:val="005808FC"/>
    <w:rsid w:val="0058118A"/>
    <w:rsid w:val="00581223"/>
    <w:rsid w:val="005812DD"/>
    <w:rsid w:val="00581599"/>
    <w:rsid w:val="00581A19"/>
    <w:rsid w:val="00581B37"/>
    <w:rsid w:val="00581BF2"/>
    <w:rsid w:val="00581CBB"/>
    <w:rsid w:val="005820EF"/>
    <w:rsid w:val="005824BF"/>
    <w:rsid w:val="00582DE5"/>
    <w:rsid w:val="005831E8"/>
    <w:rsid w:val="00583493"/>
    <w:rsid w:val="005836E8"/>
    <w:rsid w:val="00583A0F"/>
    <w:rsid w:val="00583A17"/>
    <w:rsid w:val="00583A6F"/>
    <w:rsid w:val="00584320"/>
    <w:rsid w:val="0058467F"/>
    <w:rsid w:val="005846C7"/>
    <w:rsid w:val="00584AE9"/>
    <w:rsid w:val="00584C65"/>
    <w:rsid w:val="00584F98"/>
    <w:rsid w:val="005850A3"/>
    <w:rsid w:val="00586525"/>
    <w:rsid w:val="00587388"/>
    <w:rsid w:val="00590AB1"/>
    <w:rsid w:val="0059104D"/>
    <w:rsid w:val="005916A5"/>
    <w:rsid w:val="00591A41"/>
    <w:rsid w:val="00592795"/>
    <w:rsid w:val="00593352"/>
    <w:rsid w:val="00593BCF"/>
    <w:rsid w:val="005948A2"/>
    <w:rsid w:val="00594F7A"/>
    <w:rsid w:val="005950BD"/>
    <w:rsid w:val="00595A13"/>
    <w:rsid w:val="00595C88"/>
    <w:rsid w:val="00596277"/>
    <w:rsid w:val="00596AAC"/>
    <w:rsid w:val="00596FA7"/>
    <w:rsid w:val="005970A9"/>
    <w:rsid w:val="00597576"/>
    <w:rsid w:val="00597ABA"/>
    <w:rsid w:val="00597D7C"/>
    <w:rsid w:val="005A03A5"/>
    <w:rsid w:val="005A0454"/>
    <w:rsid w:val="005A06A7"/>
    <w:rsid w:val="005A0C93"/>
    <w:rsid w:val="005A11E0"/>
    <w:rsid w:val="005A162F"/>
    <w:rsid w:val="005A16D5"/>
    <w:rsid w:val="005A1753"/>
    <w:rsid w:val="005A1A8A"/>
    <w:rsid w:val="005A1F3C"/>
    <w:rsid w:val="005A28CA"/>
    <w:rsid w:val="005A33BE"/>
    <w:rsid w:val="005A34E4"/>
    <w:rsid w:val="005A3B7B"/>
    <w:rsid w:val="005A3BDF"/>
    <w:rsid w:val="005A3DA2"/>
    <w:rsid w:val="005A3EA0"/>
    <w:rsid w:val="005A3ECD"/>
    <w:rsid w:val="005A412B"/>
    <w:rsid w:val="005A4D48"/>
    <w:rsid w:val="005A4DC5"/>
    <w:rsid w:val="005A4E53"/>
    <w:rsid w:val="005A541E"/>
    <w:rsid w:val="005A56B4"/>
    <w:rsid w:val="005A603E"/>
    <w:rsid w:val="005A6291"/>
    <w:rsid w:val="005A66AF"/>
    <w:rsid w:val="005A6A9B"/>
    <w:rsid w:val="005A6B03"/>
    <w:rsid w:val="005A6F28"/>
    <w:rsid w:val="005A715D"/>
    <w:rsid w:val="005A7EC7"/>
    <w:rsid w:val="005A7FA5"/>
    <w:rsid w:val="005B0149"/>
    <w:rsid w:val="005B04DA"/>
    <w:rsid w:val="005B04EC"/>
    <w:rsid w:val="005B05A5"/>
    <w:rsid w:val="005B069A"/>
    <w:rsid w:val="005B0749"/>
    <w:rsid w:val="005B07E4"/>
    <w:rsid w:val="005B07E5"/>
    <w:rsid w:val="005B0A7F"/>
    <w:rsid w:val="005B0C04"/>
    <w:rsid w:val="005B101C"/>
    <w:rsid w:val="005B1059"/>
    <w:rsid w:val="005B10B5"/>
    <w:rsid w:val="005B1207"/>
    <w:rsid w:val="005B174A"/>
    <w:rsid w:val="005B1791"/>
    <w:rsid w:val="005B185B"/>
    <w:rsid w:val="005B1B70"/>
    <w:rsid w:val="005B1BBA"/>
    <w:rsid w:val="005B1D6E"/>
    <w:rsid w:val="005B1E1A"/>
    <w:rsid w:val="005B286C"/>
    <w:rsid w:val="005B28EF"/>
    <w:rsid w:val="005B2A94"/>
    <w:rsid w:val="005B30F9"/>
    <w:rsid w:val="005B3755"/>
    <w:rsid w:val="005B4901"/>
    <w:rsid w:val="005B4AA0"/>
    <w:rsid w:val="005B5091"/>
    <w:rsid w:val="005B516A"/>
    <w:rsid w:val="005B5342"/>
    <w:rsid w:val="005B5662"/>
    <w:rsid w:val="005B5BE7"/>
    <w:rsid w:val="005B5D73"/>
    <w:rsid w:val="005B76CF"/>
    <w:rsid w:val="005B780E"/>
    <w:rsid w:val="005B7CB8"/>
    <w:rsid w:val="005B7CDB"/>
    <w:rsid w:val="005C0CE4"/>
    <w:rsid w:val="005C0F0E"/>
    <w:rsid w:val="005C1053"/>
    <w:rsid w:val="005C1E43"/>
    <w:rsid w:val="005C23C5"/>
    <w:rsid w:val="005C2532"/>
    <w:rsid w:val="005C3032"/>
    <w:rsid w:val="005C3383"/>
    <w:rsid w:val="005C3939"/>
    <w:rsid w:val="005C3C1F"/>
    <w:rsid w:val="005C42BF"/>
    <w:rsid w:val="005C4B2D"/>
    <w:rsid w:val="005C4E12"/>
    <w:rsid w:val="005C4F50"/>
    <w:rsid w:val="005C52A6"/>
    <w:rsid w:val="005C6225"/>
    <w:rsid w:val="005C66B6"/>
    <w:rsid w:val="005C66C7"/>
    <w:rsid w:val="005C69A2"/>
    <w:rsid w:val="005C77C9"/>
    <w:rsid w:val="005C7E14"/>
    <w:rsid w:val="005D0977"/>
    <w:rsid w:val="005D1219"/>
    <w:rsid w:val="005D1363"/>
    <w:rsid w:val="005D141C"/>
    <w:rsid w:val="005D18F3"/>
    <w:rsid w:val="005D1D0D"/>
    <w:rsid w:val="005D29AB"/>
    <w:rsid w:val="005D2A63"/>
    <w:rsid w:val="005D39D3"/>
    <w:rsid w:val="005D3AE6"/>
    <w:rsid w:val="005D3BB6"/>
    <w:rsid w:val="005D3DC4"/>
    <w:rsid w:val="005D3E34"/>
    <w:rsid w:val="005D493F"/>
    <w:rsid w:val="005D4A82"/>
    <w:rsid w:val="005D5295"/>
    <w:rsid w:val="005D5469"/>
    <w:rsid w:val="005D56E4"/>
    <w:rsid w:val="005D6171"/>
    <w:rsid w:val="005D682B"/>
    <w:rsid w:val="005D6B79"/>
    <w:rsid w:val="005D6B8B"/>
    <w:rsid w:val="005D710E"/>
    <w:rsid w:val="005D7319"/>
    <w:rsid w:val="005D7B18"/>
    <w:rsid w:val="005D7BB9"/>
    <w:rsid w:val="005E06E7"/>
    <w:rsid w:val="005E0D99"/>
    <w:rsid w:val="005E0DB5"/>
    <w:rsid w:val="005E132E"/>
    <w:rsid w:val="005E138B"/>
    <w:rsid w:val="005E168F"/>
    <w:rsid w:val="005E1EFA"/>
    <w:rsid w:val="005E1FD6"/>
    <w:rsid w:val="005E2077"/>
    <w:rsid w:val="005E33F3"/>
    <w:rsid w:val="005E37C1"/>
    <w:rsid w:val="005E3A44"/>
    <w:rsid w:val="005E3CAD"/>
    <w:rsid w:val="005E3EFA"/>
    <w:rsid w:val="005E4349"/>
    <w:rsid w:val="005E4FDE"/>
    <w:rsid w:val="005E5EBA"/>
    <w:rsid w:val="005E63EB"/>
    <w:rsid w:val="005E649D"/>
    <w:rsid w:val="005E6ACA"/>
    <w:rsid w:val="005E70F2"/>
    <w:rsid w:val="005E71A6"/>
    <w:rsid w:val="005E7383"/>
    <w:rsid w:val="005E7775"/>
    <w:rsid w:val="005E7BF8"/>
    <w:rsid w:val="005E7D4F"/>
    <w:rsid w:val="005E7EDB"/>
    <w:rsid w:val="005F0590"/>
    <w:rsid w:val="005F07EE"/>
    <w:rsid w:val="005F0F63"/>
    <w:rsid w:val="005F1011"/>
    <w:rsid w:val="005F213A"/>
    <w:rsid w:val="005F21CE"/>
    <w:rsid w:val="005F2A10"/>
    <w:rsid w:val="005F36E6"/>
    <w:rsid w:val="005F3A2F"/>
    <w:rsid w:val="005F3B1E"/>
    <w:rsid w:val="005F3CCE"/>
    <w:rsid w:val="005F3D00"/>
    <w:rsid w:val="005F44AA"/>
    <w:rsid w:val="005F508D"/>
    <w:rsid w:val="005F5298"/>
    <w:rsid w:val="005F52DF"/>
    <w:rsid w:val="005F5753"/>
    <w:rsid w:val="005F59BD"/>
    <w:rsid w:val="005F5EF5"/>
    <w:rsid w:val="005F61D2"/>
    <w:rsid w:val="005F6964"/>
    <w:rsid w:val="005F6E7E"/>
    <w:rsid w:val="005F6F42"/>
    <w:rsid w:val="005F7792"/>
    <w:rsid w:val="005F7AC3"/>
    <w:rsid w:val="005F7C10"/>
    <w:rsid w:val="00600141"/>
    <w:rsid w:val="0060046D"/>
    <w:rsid w:val="006005B7"/>
    <w:rsid w:val="006008BD"/>
    <w:rsid w:val="006009D7"/>
    <w:rsid w:val="00600F0D"/>
    <w:rsid w:val="00601008"/>
    <w:rsid w:val="006012CC"/>
    <w:rsid w:val="00601358"/>
    <w:rsid w:val="00601A02"/>
    <w:rsid w:val="00601CAC"/>
    <w:rsid w:val="00601E84"/>
    <w:rsid w:val="006023BC"/>
    <w:rsid w:val="00602486"/>
    <w:rsid w:val="00602D22"/>
    <w:rsid w:val="006032CD"/>
    <w:rsid w:val="0060381D"/>
    <w:rsid w:val="006047BC"/>
    <w:rsid w:val="00604A3F"/>
    <w:rsid w:val="00604D3A"/>
    <w:rsid w:val="006054EF"/>
    <w:rsid w:val="0060575D"/>
    <w:rsid w:val="00605836"/>
    <w:rsid w:val="006059AC"/>
    <w:rsid w:val="00605B75"/>
    <w:rsid w:val="00605EE8"/>
    <w:rsid w:val="006066D4"/>
    <w:rsid w:val="00606E59"/>
    <w:rsid w:val="00607F6A"/>
    <w:rsid w:val="00610EE8"/>
    <w:rsid w:val="00610F41"/>
    <w:rsid w:val="006110C4"/>
    <w:rsid w:val="00611FE2"/>
    <w:rsid w:val="006120FA"/>
    <w:rsid w:val="00612B3B"/>
    <w:rsid w:val="00612B66"/>
    <w:rsid w:val="00612FDE"/>
    <w:rsid w:val="0061302A"/>
    <w:rsid w:val="006135A1"/>
    <w:rsid w:val="0061397B"/>
    <w:rsid w:val="00613ABC"/>
    <w:rsid w:val="006156C8"/>
    <w:rsid w:val="006157D3"/>
    <w:rsid w:val="00615D7B"/>
    <w:rsid w:val="00615DD7"/>
    <w:rsid w:val="00615DD8"/>
    <w:rsid w:val="00615EFC"/>
    <w:rsid w:val="00616541"/>
    <w:rsid w:val="00616B56"/>
    <w:rsid w:val="0061766E"/>
    <w:rsid w:val="00617A12"/>
    <w:rsid w:val="00617C7A"/>
    <w:rsid w:val="00617FB3"/>
    <w:rsid w:val="0062010E"/>
    <w:rsid w:val="006205B0"/>
    <w:rsid w:val="00620BEA"/>
    <w:rsid w:val="00621443"/>
    <w:rsid w:val="00621855"/>
    <w:rsid w:val="00621FAF"/>
    <w:rsid w:val="00622111"/>
    <w:rsid w:val="00622127"/>
    <w:rsid w:val="00622304"/>
    <w:rsid w:val="006224A5"/>
    <w:rsid w:val="00623546"/>
    <w:rsid w:val="006237F4"/>
    <w:rsid w:val="006247A3"/>
    <w:rsid w:val="00624ECB"/>
    <w:rsid w:val="00624EF7"/>
    <w:rsid w:val="0062598C"/>
    <w:rsid w:val="0062631C"/>
    <w:rsid w:val="00626849"/>
    <w:rsid w:val="00626B44"/>
    <w:rsid w:val="00626F0A"/>
    <w:rsid w:val="0062711E"/>
    <w:rsid w:val="006271CE"/>
    <w:rsid w:val="00630465"/>
    <w:rsid w:val="00630686"/>
    <w:rsid w:val="006310A6"/>
    <w:rsid w:val="00631252"/>
    <w:rsid w:val="00631399"/>
    <w:rsid w:val="006314B2"/>
    <w:rsid w:val="0063197E"/>
    <w:rsid w:val="00631BC8"/>
    <w:rsid w:val="00631D2F"/>
    <w:rsid w:val="0063222E"/>
    <w:rsid w:val="006328D5"/>
    <w:rsid w:val="006328FD"/>
    <w:rsid w:val="00632A27"/>
    <w:rsid w:val="00632E73"/>
    <w:rsid w:val="00632E80"/>
    <w:rsid w:val="0063308B"/>
    <w:rsid w:val="00633465"/>
    <w:rsid w:val="006338A0"/>
    <w:rsid w:val="00633A25"/>
    <w:rsid w:val="00633C17"/>
    <w:rsid w:val="00633C4C"/>
    <w:rsid w:val="00633CCA"/>
    <w:rsid w:val="00633D04"/>
    <w:rsid w:val="00633E0D"/>
    <w:rsid w:val="00634A35"/>
    <w:rsid w:val="00635638"/>
    <w:rsid w:val="00635D5F"/>
    <w:rsid w:val="00636727"/>
    <w:rsid w:val="006368EB"/>
    <w:rsid w:val="00636A68"/>
    <w:rsid w:val="00636DE4"/>
    <w:rsid w:val="00636E3B"/>
    <w:rsid w:val="006373F4"/>
    <w:rsid w:val="006374D2"/>
    <w:rsid w:val="006376B9"/>
    <w:rsid w:val="00637A6D"/>
    <w:rsid w:val="00637ADE"/>
    <w:rsid w:val="006401AB"/>
    <w:rsid w:val="00640685"/>
    <w:rsid w:val="00640B36"/>
    <w:rsid w:val="006416D6"/>
    <w:rsid w:val="00641F2F"/>
    <w:rsid w:val="0064209F"/>
    <w:rsid w:val="00642173"/>
    <w:rsid w:val="0064301E"/>
    <w:rsid w:val="00643194"/>
    <w:rsid w:val="006446D1"/>
    <w:rsid w:val="00644E42"/>
    <w:rsid w:val="0064515A"/>
    <w:rsid w:val="00645196"/>
    <w:rsid w:val="006459B6"/>
    <w:rsid w:val="00645F67"/>
    <w:rsid w:val="006474DE"/>
    <w:rsid w:val="00652126"/>
    <w:rsid w:val="006522D4"/>
    <w:rsid w:val="00652CA1"/>
    <w:rsid w:val="00653460"/>
    <w:rsid w:val="00653D9D"/>
    <w:rsid w:val="00653F4E"/>
    <w:rsid w:val="00654152"/>
    <w:rsid w:val="00654393"/>
    <w:rsid w:val="00654411"/>
    <w:rsid w:val="006549B7"/>
    <w:rsid w:val="006549BC"/>
    <w:rsid w:val="00654A55"/>
    <w:rsid w:val="00654D9A"/>
    <w:rsid w:val="00654E31"/>
    <w:rsid w:val="0065529C"/>
    <w:rsid w:val="006557F7"/>
    <w:rsid w:val="00655938"/>
    <w:rsid w:val="00655FB5"/>
    <w:rsid w:val="00655FE6"/>
    <w:rsid w:val="0065666D"/>
    <w:rsid w:val="00657B49"/>
    <w:rsid w:val="00657D4B"/>
    <w:rsid w:val="0066024F"/>
    <w:rsid w:val="00660566"/>
    <w:rsid w:val="006606EB"/>
    <w:rsid w:val="006607E2"/>
    <w:rsid w:val="00660BD0"/>
    <w:rsid w:val="00660D24"/>
    <w:rsid w:val="006610B4"/>
    <w:rsid w:val="0066117F"/>
    <w:rsid w:val="0066119F"/>
    <w:rsid w:val="006612E6"/>
    <w:rsid w:val="0066169F"/>
    <w:rsid w:val="006616ED"/>
    <w:rsid w:val="00661784"/>
    <w:rsid w:val="00662729"/>
    <w:rsid w:val="0066292F"/>
    <w:rsid w:val="0066391C"/>
    <w:rsid w:val="00663D78"/>
    <w:rsid w:val="0066409F"/>
    <w:rsid w:val="006653DA"/>
    <w:rsid w:val="0066564A"/>
    <w:rsid w:val="00665827"/>
    <w:rsid w:val="006659E8"/>
    <w:rsid w:val="00665E64"/>
    <w:rsid w:val="00665FCB"/>
    <w:rsid w:val="00666242"/>
    <w:rsid w:val="006667DE"/>
    <w:rsid w:val="0066770E"/>
    <w:rsid w:val="00667A00"/>
    <w:rsid w:val="00671B4E"/>
    <w:rsid w:val="00671FF9"/>
    <w:rsid w:val="006728D1"/>
    <w:rsid w:val="00672A76"/>
    <w:rsid w:val="00672C3D"/>
    <w:rsid w:val="00672DDD"/>
    <w:rsid w:val="00673107"/>
    <w:rsid w:val="00673A40"/>
    <w:rsid w:val="00673F4A"/>
    <w:rsid w:val="00674CB2"/>
    <w:rsid w:val="006754C4"/>
    <w:rsid w:val="00676381"/>
    <w:rsid w:val="0067638E"/>
    <w:rsid w:val="006764B9"/>
    <w:rsid w:val="00676EA9"/>
    <w:rsid w:val="00677426"/>
    <w:rsid w:val="00677751"/>
    <w:rsid w:val="00680456"/>
    <w:rsid w:val="0068085B"/>
    <w:rsid w:val="00680D1B"/>
    <w:rsid w:val="00680E00"/>
    <w:rsid w:val="006817EE"/>
    <w:rsid w:val="00681A06"/>
    <w:rsid w:val="00681D5A"/>
    <w:rsid w:val="00682042"/>
    <w:rsid w:val="00682996"/>
    <w:rsid w:val="00682C2F"/>
    <w:rsid w:val="00682EF0"/>
    <w:rsid w:val="00682EFD"/>
    <w:rsid w:val="0068345E"/>
    <w:rsid w:val="0068377C"/>
    <w:rsid w:val="00683AC4"/>
    <w:rsid w:val="006851FF"/>
    <w:rsid w:val="006853D2"/>
    <w:rsid w:val="00685E5C"/>
    <w:rsid w:val="00686384"/>
    <w:rsid w:val="006864EA"/>
    <w:rsid w:val="00686506"/>
    <w:rsid w:val="00686944"/>
    <w:rsid w:val="006871C2"/>
    <w:rsid w:val="00687AA9"/>
    <w:rsid w:val="00687B70"/>
    <w:rsid w:val="00687C2A"/>
    <w:rsid w:val="00687FAD"/>
    <w:rsid w:val="00690159"/>
    <w:rsid w:val="00690825"/>
    <w:rsid w:val="00690C20"/>
    <w:rsid w:val="00690C4F"/>
    <w:rsid w:val="006914EE"/>
    <w:rsid w:val="00691D3C"/>
    <w:rsid w:val="006920DD"/>
    <w:rsid w:val="0069217D"/>
    <w:rsid w:val="00692193"/>
    <w:rsid w:val="006922AD"/>
    <w:rsid w:val="006926BC"/>
    <w:rsid w:val="00693639"/>
    <w:rsid w:val="00693B3F"/>
    <w:rsid w:val="006940F6"/>
    <w:rsid w:val="00694454"/>
    <w:rsid w:val="00694A52"/>
    <w:rsid w:val="00694E20"/>
    <w:rsid w:val="00694F05"/>
    <w:rsid w:val="006954C3"/>
    <w:rsid w:val="00695A98"/>
    <w:rsid w:val="00695BEC"/>
    <w:rsid w:val="00695C28"/>
    <w:rsid w:val="00696C69"/>
    <w:rsid w:val="00696CA7"/>
    <w:rsid w:val="006A0362"/>
    <w:rsid w:val="006A03A9"/>
    <w:rsid w:val="006A03FA"/>
    <w:rsid w:val="006A0B1C"/>
    <w:rsid w:val="006A1416"/>
    <w:rsid w:val="006A19F7"/>
    <w:rsid w:val="006A23BA"/>
    <w:rsid w:val="006A23F7"/>
    <w:rsid w:val="006A284C"/>
    <w:rsid w:val="006A2B52"/>
    <w:rsid w:val="006A2E7D"/>
    <w:rsid w:val="006A30E4"/>
    <w:rsid w:val="006A31D5"/>
    <w:rsid w:val="006A369F"/>
    <w:rsid w:val="006A3C57"/>
    <w:rsid w:val="006A4766"/>
    <w:rsid w:val="006A4A3C"/>
    <w:rsid w:val="006A5030"/>
    <w:rsid w:val="006A50BA"/>
    <w:rsid w:val="006A533A"/>
    <w:rsid w:val="006A5A6B"/>
    <w:rsid w:val="006A5D3A"/>
    <w:rsid w:val="006A60B4"/>
    <w:rsid w:val="006A6139"/>
    <w:rsid w:val="006A6204"/>
    <w:rsid w:val="006A6463"/>
    <w:rsid w:val="006A6B3D"/>
    <w:rsid w:val="006A6CB1"/>
    <w:rsid w:val="006A6E6B"/>
    <w:rsid w:val="006A70B1"/>
    <w:rsid w:val="006A758E"/>
    <w:rsid w:val="006A75C9"/>
    <w:rsid w:val="006A7911"/>
    <w:rsid w:val="006A7A8F"/>
    <w:rsid w:val="006A7CAE"/>
    <w:rsid w:val="006B00DC"/>
    <w:rsid w:val="006B0DBC"/>
    <w:rsid w:val="006B0E88"/>
    <w:rsid w:val="006B1068"/>
    <w:rsid w:val="006B1B78"/>
    <w:rsid w:val="006B2562"/>
    <w:rsid w:val="006B25D4"/>
    <w:rsid w:val="006B2B27"/>
    <w:rsid w:val="006B3AF0"/>
    <w:rsid w:val="006B3ECB"/>
    <w:rsid w:val="006B4091"/>
    <w:rsid w:val="006B41BF"/>
    <w:rsid w:val="006B4E3B"/>
    <w:rsid w:val="006B536E"/>
    <w:rsid w:val="006B5504"/>
    <w:rsid w:val="006B636D"/>
    <w:rsid w:val="006B65D5"/>
    <w:rsid w:val="006B6921"/>
    <w:rsid w:val="006B69AD"/>
    <w:rsid w:val="006B6D30"/>
    <w:rsid w:val="006B6D3A"/>
    <w:rsid w:val="006B7197"/>
    <w:rsid w:val="006B719C"/>
    <w:rsid w:val="006B7B64"/>
    <w:rsid w:val="006B7C28"/>
    <w:rsid w:val="006B7F97"/>
    <w:rsid w:val="006C086E"/>
    <w:rsid w:val="006C0A48"/>
    <w:rsid w:val="006C0C56"/>
    <w:rsid w:val="006C1079"/>
    <w:rsid w:val="006C1B0C"/>
    <w:rsid w:val="006C2274"/>
    <w:rsid w:val="006C2DF7"/>
    <w:rsid w:val="006C34FC"/>
    <w:rsid w:val="006C368C"/>
    <w:rsid w:val="006C3DA6"/>
    <w:rsid w:val="006C48F0"/>
    <w:rsid w:val="006C4F98"/>
    <w:rsid w:val="006C5884"/>
    <w:rsid w:val="006C5A9F"/>
    <w:rsid w:val="006C60AC"/>
    <w:rsid w:val="006C61C0"/>
    <w:rsid w:val="006C640F"/>
    <w:rsid w:val="006C6615"/>
    <w:rsid w:val="006C6865"/>
    <w:rsid w:val="006C6881"/>
    <w:rsid w:val="006C6F0E"/>
    <w:rsid w:val="006C76F3"/>
    <w:rsid w:val="006C7B7D"/>
    <w:rsid w:val="006D00DA"/>
    <w:rsid w:val="006D04AE"/>
    <w:rsid w:val="006D04CF"/>
    <w:rsid w:val="006D06F8"/>
    <w:rsid w:val="006D088D"/>
    <w:rsid w:val="006D0A28"/>
    <w:rsid w:val="006D0C9E"/>
    <w:rsid w:val="006D0DCA"/>
    <w:rsid w:val="006D10F3"/>
    <w:rsid w:val="006D1188"/>
    <w:rsid w:val="006D13D1"/>
    <w:rsid w:val="006D14AA"/>
    <w:rsid w:val="006D1B18"/>
    <w:rsid w:val="006D1C6A"/>
    <w:rsid w:val="006D1D3B"/>
    <w:rsid w:val="006D1DD8"/>
    <w:rsid w:val="006D23DA"/>
    <w:rsid w:val="006D291C"/>
    <w:rsid w:val="006D2963"/>
    <w:rsid w:val="006D30FB"/>
    <w:rsid w:val="006D3151"/>
    <w:rsid w:val="006D3270"/>
    <w:rsid w:val="006D3A4A"/>
    <w:rsid w:val="006D3F16"/>
    <w:rsid w:val="006D443B"/>
    <w:rsid w:val="006D47D3"/>
    <w:rsid w:val="006D4B54"/>
    <w:rsid w:val="006D5AA0"/>
    <w:rsid w:val="006D5BF4"/>
    <w:rsid w:val="006D5EBA"/>
    <w:rsid w:val="006D64F3"/>
    <w:rsid w:val="006D679D"/>
    <w:rsid w:val="006D714E"/>
    <w:rsid w:val="006D7444"/>
    <w:rsid w:val="006E0060"/>
    <w:rsid w:val="006E02E4"/>
    <w:rsid w:val="006E0371"/>
    <w:rsid w:val="006E0404"/>
    <w:rsid w:val="006E12AA"/>
    <w:rsid w:val="006E1575"/>
    <w:rsid w:val="006E1C86"/>
    <w:rsid w:val="006E1CD3"/>
    <w:rsid w:val="006E1D85"/>
    <w:rsid w:val="006E27EE"/>
    <w:rsid w:val="006E281A"/>
    <w:rsid w:val="006E2A3F"/>
    <w:rsid w:val="006E3428"/>
    <w:rsid w:val="006E3545"/>
    <w:rsid w:val="006E3AC9"/>
    <w:rsid w:val="006E3CC7"/>
    <w:rsid w:val="006E3F27"/>
    <w:rsid w:val="006E445A"/>
    <w:rsid w:val="006E44D7"/>
    <w:rsid w:val="006E44F0"/>
    <w:rsid w:val="006E4688"/>
    <w:rsid w:val="006E4F1D"/>
    <w:rsid w:val="006E4F64"/>
    <w:rsid w:val="006E512E"/>
    <w:rsid w:val="006E529E"/>
    <w:rsid w:val="006E56AE"/>
    <w:rsid w:val="006E5808"/>
    <w:rsid w:val="006E6234"/>
    <w:rsid w:val="006E6326"/>
    <w:rsid w:val="006E6A37"/>
    <w:rsid w:val="006E6B5D"/>
    <w:rsid w:val="006E6D08"/>
    <w:rsid w:val="006E7276"/>
    <w:rsid w:val="006E7511"/>
    <w:rsid w:val="006E7AF6"/>
    <w:rsid w:val="006E7C25"/>
    <w:rsid w:val="006F0713"/>
    <w:rsid w:val="006F091B"/>
    <w:rsid w:val="006F0CEE"/>
    <w:rsid w:val="006F1A19"/>
    <w:rsid w:val="006F1E43"/>
    <w:rsid w:val="006F22E0"/>
    <w:rsid w:val="006F25B7"/>
    <w:rsid w:val="006F32A1"/>
    <w:rsid w:val="006F3C3D"/>
    <w:rsid w:val="006F3EA1"/>
    <w:rsid w:val="006F4AB3"/>
    <w:rsid w:val="006F4B2C"/>
    <w:rsid w:val="006F5E89"/>
    <w:rsid w:val="006F6317"/>
    <w:rsid w:val="006F6501"/>
    <w:rsid w:val="006F694B"/>
    <w:rsid w:val="006F6BB2"/>
    <w:rsid w:val="006F7069"/>
    <w:rsid w:val="006F7750"/>
    <w:rsid w:val="006F7A6B"/>
    <w:rsid w:val="007002FC"/>
    <w:rsid w:val="007005C7"/>
    <w:rsid w:val="00700816"/>
    <w:rsid w:val="00700888"/>
    <w:rsid w:val="00700B57"/>
    <w:rsid w:val="00700CEB"/>
    <w:rsid w:val="00701245"/>
    <w:rsid w:val="007012CE"/>
    <w:rsid w:val="007014C8"/>
    <w:rsid w:val="007017CC"/>
    <w:rsid w:val="00701904"/>
    <w:rsid w:val="007019AC"/>
    <w:rsid w:val="007021CD"/>
    <w:rsid w:val="00702414"/>
    <w:rsid w:val="00703BBB"/>
    <w:rsid w:val="00703E4A"/>
    <w:rsid w:val="00704444"/>
    <w:rsid w:val="00704955"/>
    <w:rsid w:val="00704AC2"/>
    <w:rsid w:val="00705387"/>
    <w:rsid w:val="00705E4D"/>
    <w:rsid w:val="007063E4"/>
    <w:rsid w:val="00706641"/>
    <w:rsid w:val="00706962"/>
    <w:rsid w:val="00706DEE"/>
    <w:rsid w:val="00706EFB"/>
    <w:rsid w:val="007101C5"/>
    <w:rsid w:val="007104B2"/>
    <w:rsid w:val="0071065B"/>
    <w:rsid w:val="00710683"/>
    <w:rsid w:val="0071099F"/>
    <w:rsid w:val="00710FC7"/>
    <w:rsid w:val="00711374"/>
    <w:rsid w:val="0071165C"/>
    <w:rsid w:val="00711A41"/>
    <w:rsid w:val="007123FA"/>
    <w:rsid w:val="007124DB"/>
    <w:rsid w:val="007128A2"/>
    <w:rsid w:val="00712F5C"/>
    <w:rsid w:val="00713111"/>
    <w:rsid w:val="007146B5"/>
    <w:rsid w:val="0071476B"/>
    <w:rsid w:val="00714A91"/>
    <w:rsid w:val="00714EBE"/>
    <w:rsid w:val="00715771"/>
    <w:rsid w:val="00715BE1"/>
    <w:rsid w:val="00715F39"/>
    <w:rsid w:val="00716044"/>
    <w:rsid w:val="0071627B"/>
    <w:rsid w:val="0071665B"/>
    <w:rsid w:val="007167E1"/>
    <w:rsid w:val="00716A57"/>
    <w:rsid w:val="00716C22"/>
    <w:rsid w:val="0071710C"/>
    <w:rsid w:val="00717FB0"/>
    <w:rsid w:val="00720345"/>
    <w:rsid w:val="0072081C"/>
    <w:rsid w:val="00720AAB"/>
    <w:rsid w:val="0072189B"/>
    <w:rsid w:val="0072215C"/>
    <w:rsid w:val="0072249A"/>
    <w:rsid w:val="0072293F"/>
    <w:rsid w:val="007230D9"/>
    <w:rsid w:val="007230FD"/>
    <w:rsid w:val="0072312E"/>
    <w:rsid w:val="0072397E"/>
    <w:rsid w:val="00723B05"/>
    <w:rsid w:val="0072402B"/>
    <w:rsid w:val="00724126"/>
    <w:rsid w:val="007244F0"/>
    <w:rsid w:val="0072525A"/>
    <w:rsid w:val="00725276"/>
    <w:rsid w:val="0072529F"/>
    <w:rsid w:val="00725599"/>
    <w:rsid w:val="007256A9"/>
    <w:rsid w:val="0072654F"/>
    <w:rsid w:val="00726842"/>
    <w:rsid w:val="00726D0A"/>
    <w:rsid w:val="00726D43"/>
    <w:rsid w:val="00726DB4"/>
    <w:rsid w:val="00726F51"/>
    <w:rsid w:val="007270AB"/>
    <w:rsid w:val="00727120"/>
    <w:rsid w:val="00727445"/>
    <w:rsid w:val="0072777C"/>
    <w:rsid w:val="00727911"/>
    <w:rsid w:val="00727D3C"/>
    <w:rsid w:val="00727F55"/>
    <w:rsid w:val="0073014D"/>
    <w:rsid w:val="007302A0"/>
    <w:rsid w:val="00730376"/>
    <w:rsid w:val="00730C73"/>
    <w:rsid w:val="00730CB4"/>
    <w:rsid w:val="00730EB8"/>
    <w:rsid w:val="00731013"/>
    <w:rsid w:val="00731BDB"/>
    <w:rsid w:val="00731D20"/>
    <w:rsid w:val="00731F70"/>
    <w:rsid w:val="007324CF"/>
    <w:rsid w:val="0073294A"/>
    <w:rsid w:val="00732A2F"/>
    <w:rsid w:val="00732F70"/>
    <w:rsid w:val="00733329"/>
    <w:rsid w:val="007333C1"/>
    <w:rsid w:val="007334E3"/>
    <w:rsid w:val="00733542"/>
    <w:rsid w:val="0073363C"/>
    <w:rsid w:val="00733643"/>
    <w:rsid w:val="00733B7A"/>
    <w:rsid w:val="00733C8F"/>
    <w:rsid w:val="00733F86"/>
    <w:rsid w:val="007345C5"/>
    <w:rsid w:val="0073472E"/>
    <w:rsid w:val="0073485C"/>
    <w:rsid w:val="0073498A"/>
    <w:rsid w:val="00734CD4"/>
    <w:rsid w:val="00734D4B"/>
    <w:rsid w:val="00734E41"/>
    <w:rsid w:val="00735795"/>
    <w:rsid w:val="00735978"/>
    <w:rsid w:val="00735C85"/>
    <w:rsid w:val="00735CA9"/>
    <w:rsid w:val="00735DC2"/>
    <w:rsid w:val="00735E69"/>
    <w:rsid w:val="00736243"/>
    <w:rsid w:val="00736860"/>
    <w:rsid w:val="00736E82"/>
    <w:rsid w:val="00737586"/>
    <w:rsid w:val="00737612"/>
    <w:rsid w:val="007376A8"/>
    <w:rsid w:val="007379E9"/>
    <w:rsid w:val="00737AF2"/>
    <w:rsid w:val="00737EF0"/>
    <w:rsid w:val="0074012D"/>
    <w:rsid w:val="00740604"/>
    <w:rsid w:val="00740941"/>
    <w:rsid w:val="00740A2F"/>
    <w:rsid w:val="00740EBC"/>
    <w:rsid w:val="00741976"/>
    <w:rsid w:val="0074276A"/>
    <w:rsid w:val="007427EB"/>
    <w:rsid w:val="00742805"/>
    <w:rsid w:val="00742A9E"/>
    <w:rsid w:val="00743084"/>
    <w:rsid w:val="00743960"/>
    <w:rsid w:val="00743FED"/>
    <w:rsid w:val="00744117"/>
    <w:rsid w:val="0074439F"/>
    <w:rsid w:val="00744468"/>
    <w:rsid w:val="00744581"/>
    <w:rsid w:val="00744ECF"/>
    <w:rsid w:val="007451D4"/>
    <w:rsid w:val="00745384"/>
    <w:rsid w:val="00745887"/>
    <w:rsid w:val="00745D55"/>
    <w:rsid w:val="00745DCB"/>
    <w:rsid w:val="00745EA6"/>
    <w:rsid w:val="007460F6"/>
    <w:rsid w:val="007462D1"/>
    <w:rsid w:val="007465D8"/>
    <w:rsid w:val="00746BD1"/>
    <w:rsid w:val="00746D20"/>
    <w:rsid w:val="00747089"/>
    <w:rsid w:val="00747184"/>
    <w:rsid w:val="0074733C"/>
    <w:rsid w:val="00747464"/>
    <w:rsid w:val="00750AF1"/>
    <w:rsid w:val="007510DC"/>
    <w:rsid w:val="00751183"/>
    <w:rsid w:val="0075152D"/>
    <w:rsid w:val="00751D54"/>
    <w:rsid w:val="007526C0"/>
    <w:rsid w:val="00752A6F"/>
    <w:rsid w:val="00752B8A"/>
    <w:rsid w:val="00752C35"/>
    <w:rsid w:val="00752DB0"/>
    <w:rsid w:val="007532B4"/>
    <w:rsid w:val="00753367"/>
    <w:rsid w:val="007533E9"/>
    <w:rsid w:val="00753C13"/>
    <w:rsid w:val="00753DF4"/>
    <w:rsid w:val="007546CC"/>
    <w:rsid w:val="00754B89"/>
    <w:rsid w:val="0075505F"/>
    <w:rsid w:val="007553CE"/>
    <w:rsid w:val="007554A4"/>
    <w:rsid w:val="00755A26"/>
    <w:rsid w:val="00755DE5"/>
    <w:rsid w:val="00755FC9"/>
    <w:rsid w:val="00756135"/>
    <w:rsid w:val="007561E6"/>
    <w:rsid w:val="0075659E"/>
    <w:rsid w:val="00756DBE"/>
    <w:rsid w:val="00757510"/>
    <w:rsid w:val="00757DCE"/>
    <w:rsid w:val="007602D0"/>
    <w:rsid w:val="007603CF"/>
    <w:rsid w:val="007604B9"/>
    <w:rsid w:val="00760924"/>
    <w:rsid w:val="00760AF1"/>
    <w:rsid w:val="00761625"/>
    <w:rsid w:val="00761805"/>
    <w:rsid w:val="00761CE8"/>
    <w:rsid w:val="007626B4"/>
    <w:rsid w:val="00762B7C"/>
    <w:rsid w:val="00762D5D"/>
    <w:rsid w:val="00762F2F"/>
    <w:rsid w:val="00762FB4"/>
    <w:rsid w:val="00763D04"/>
    <w:rsid w:val="007640B9"/>
    <w:rsid w:val="0076461B"/>
    <w:rsid w:val="00764C97"/>
    <w:rsid w:val="00764EA2"/>
    <w:rsid w:val="0076549E"/>
    <w:rsid w:val="00765737"/>
    <w:rsid w:val="00765F53"/>
    <w:rsid w:val="00766251"/>
    <w:rsid w:val="00766358"/>
    <w:rsid w:val="007667F6"/>
    <w:rsid w:val="00766D9A"/>
    <w:rsid w:val="00766EB0"/>
    <w:rsid w:val="0076708E"/>
    <w:rsid w:val="007670B4"/>
    <w:rsid w:val="00767130"/>
    <w:rsid w:val="00767490"/>
    <w:rsid w:val="0077009B"/>
    <w:rsid w:val="00770533"/>
    <w:rsid w:val="0077061E"/>
    <w:rsid w:val="00770989"/>
    <w:rsid w:val="0077110D"/>
    <w:rsid w:val="0077119C"/>
    <w:rsid w:val="00771CDC"/>
    <w:rsid w:val="007722E4"/>
    <w:rsid w:val="00772705"/>
    <w:rsid w:val="00772714"/>
    <w:rsid w:val="00772986"/>
    <w:rsid w:val="00772B12"/>
    <w:rsid w:val="007736BA"/>
    <w:rsid w:val="00774265"/>
    <w:rsid w:val="00774333"/>
    <w:rsid w:val="007745BF"/>
    <w:rsid w:val="00774871"/>
    <w:rsid w:val="00774FF7"/>
    <w:rsid w:val="00775579"/>
    <w:rsid w:val="00776689"/>
    <w:rsid w:val="007773E0"/>
    <w:rsid w:val="00777450"/>
    <w:rsid w:val="00777E91"/>
    <w:rsid w:val="00780071"/>
    <w:rsid w:val="00780865"/>
    <w:rsid w:val="00780C14"/>
    <w:rsid w:val="007818BA"/>
    <w:rsid w:val="00781B7E"/>
    <w:rsid w:val="00782118"/>
    <w:rsid w:val="00782474"/>
    <w:rsid w:val="007825A9"/>
    <w:rsid w:val="00782E78"/>
    <w:rsid w:val="00782F58"/>
    <w:rsid w:val="00782FD8"/>
    <w:rsid w:val="00783021"/>
    <w:rsid w:val="007838B7"/>
    <w:rsid w:val="007838E6"/>
    <w:rsid w:val="00784029"/>
    <w:rsid w:val="0078426C"/>
    <w:rsid w:val="00784CB1"/>
    <w:rsid w:val="00784FD2"/>
    <w:rsid w:val="007852A7"/>
    <w:rsid w:val="007854F6"/>
    <w:rsid w:val="0078594D"/>
    <w:rsid w:val="00785A15"/>
    <w:rsid w:val="00785A2C"/>
    <w:rsid w:val="00786507"/>
    <w:rsid w:val="007875EE"/>
    <w:rsid w:val="00787E19"/>
    <w:rsid w:val="00787E6E"/>
    <w:rsid w:val="00790519"/>
    <w:rsid w:val="007905FC"/>
    <w:rsid w:val="00790A21"/>
    <w:rsid w:val="00790AB3"/>
    <w:rsid w:val="007910DD"/>
    <w:rsid w:val="00791732"/>
    <w:rsid w:val="007927A9"/>
    <w:rsid w:val="007928F2"/>
    <w:rsid w:val="00792B3E"/>
    <w:rsid w:val="0079319B"/>
    <w:rsid w:val="00793798"/>
    <w:rsid w:val="00793A71"/>
    <w:rsid w:val="00793B5E"/>
    <w:rsid w:val="007941D3"/>
    <w:rsid w:val="00794229"/>
    <w:rsid w:val="0079431B"/>
    <w:rsid w:val="00795066"/>
    <w:rsid w:val="007951F6"/>
    <w:rsid w:val="0079546E"/>
    <w:rsid w:val="007955BA"/>
    <w:rsid w:val="00795881"/>
    <w:rsid w:val="00795C45"/>
    <w:rsid w:val="00795E72"/>
    <w:rsid w:val="007966A2"/>
    <w:rsid w:val="00796BE0"/>
    <w:rsid w:val="00797854"/>
    <w:rsid w:val="007A0073"/>
    <w:rsid w:val="007A0477"/>
    <w:rsid w:val="007A0741"/>
    <w:rsid w:val="007A20E9"/>
    <w:rsid w:val="007A2523"/>
    <w:rsid w:val="007A2BA6"/>
    <w:rsid w:val="007A2E0D"/>
    <w:rsid w:val="007A37F0"/>
    <w:rsid w:val="007A3A15"/>
    <w:rsid w:val="007A43F6"/>
    <w:rsid w:val="007A46AE"/>
    <w:rsid w:val="007A4CE5"/>
    <w:rsid w:val="007A511F"/>
    <w:rsid w:val="007A5242"/>
    <w:rsid w:val="007A5475"/>
    <w:rsid w:val="007A6052"/>
    <w:rsid w:val="007A61AD"/>
    <w:rsid w:val="007A6935"/>
    <w:rsid w:val="007A6A55"/>
    <w:rsid w:val="007A7080"/>
    <w:rsid w:val="007A7175"/>
    <w:rsid w:val="007A77B5"/>
    <w:rsid w:val="007A77C1"/>
    <w:rsid w:val="007A78A1"/>
    <w:rsid w:val="007A7A49"/>
    <w:rsid w:val="007A7CBD"/>
    <w:rsid w:val="007A7EE3"/>
    <w:rsid w:val="007B0073"/>
    <w:rsid w:val="007B0B3D"/>
    <w:rsid w:val="007B0C65"/>
    <w:rsid w:val="007B0D77"/>
    <w:rsid w:val="007B171C"/>
    <w:rsid w:val="007B2931"/>
    <w:rsid w:val="007B3405"/>
    <w:rsid w:val="007B345C"/>
    <w:rsid w:val="007B3843"/>
    <w:rsid w:val="007B3909"/>
    <w:rsid w:val="007B3D88"/>
    <w:rsid w:val="007B4503"/>
    <w:rsid w:val="007B4AA8"/>
    <w:rsid w:val="007B4C16"/>
    <w:rsid w:val="007B4C58"/>
    <w:rsid w:val="007B4E9D"/>
    <w:rsid w:val="007B5536"/>
    <w:rsid w:val="007B5745"/>
    <w:rsid w:val="007B5F42"/>
    <w:rsid w:val="007B626C"/>
    <w:rsid w:val="007B6638"/>
    <w:rsid w:val="007B6D06"/>
    <w:rsid w:val="007B7634"/>
    <w:rsid w:val="007C06FD"/>
    <w:rsid w:val="007C08A1"/>
    <w:rsid w:val="007C13C1"/>
    <w:rsid w:val="007C235F"/>
    <w:rsid w:val="007C2E48"/>
    <w:rsid w:val="007C33AF"/>
    <w:rsid w:val="007C3E2A"/>
    <w:rsid w:val="007C4697"/>
    <w:rsid w:val="007C4837"/>
    <w:rsid w:val="007C6BBD"/>
    <w:rsid w:val="007C6FF8"/>
    <w:rsid w:val="007C7554"/>
    <w:rsid w:val="007C7632"/>
    <w:rsid w:val="007C7655"/>
    <w:rsid w:val="007C7EA9"/>
    <w:rsid w:val="007D05ED"/>
    <w:rsid w:val="007D0C0E"/>
    <w:rsid w:val="007D11D7"/>
    <w:rsid w:val="007D263A"/>
    <w:rsid w:val="007D32F2"/>
    <w:rsid w:val="007D35DA"/>
    <w:rsid w:val="007D38D9"/>
    <w:rsid w:val="007D3B3F"/>
    <w:rsid w:val="007D40E5"/>
    <w:rsid w:val="007D4D3B"/>
    <w:rsid w:val="007D4EEF"/>
    <w:rsid w:val="007D51EC"/>
    <w:rsid w:val="007D619C"/>
    <w:rsid w:val="007D6835"/>
    <w:rsid w:val="007D7117"/>
    <w:rsid w:val="007D78E0"/>
    <w:rsid w:val="007D78FE"/>
    <w:rsid w:val="007D7F2E"/>
    <w:rsid w:val="007D7FAF"/>
    <w:rsid w:val="007D7FBC"/>
    <w:rsid w:val="007E01D1"/>
    <w:rsid w:val="007E0335"/>
    <w:rsid w:val="007E0740"/>
    <w:rsid w:val="007E0814"/>
    <w:rsid w:val="007E0966"/>
    <w:rsid w:val="007E096A"/>
    <w:rsid w:val="007E0D59"/>
    <w:rsid w:val="007E142F"/>
    <w:rsid w:val="007E1674"/>
    <w:rsid w:val="007E1734"/>
    <w:rsid w:val="007E30E2"/>
    <w:rsid w:val="007E377F"/>
    <w:rsid w:val="007E43D1"/>
    <w:rsid w:val="007E461A"/>
    <w:rsid w:val="007E49CC"/>
    <w:rsid w:val="007E4F9F"/>
    <w:rsid w:val="007E5117"/>
    <w:rsid w:val="007E5376"/>
    <w:rsid w:val="007E5A31"/>
    <w:rsid w:val="007E63DB"/>
    <w:rsid w:val="007E63EF"/>
    <w:rsid w:val="007E69E4"/>
    <w:rsid w:val="007E735D"/>
    <w:rsid w:val="007E761A"/>
    <w:rsid w:val="007E7B6A"/>
    <w:rsid w:val="007E7CC3"/>
    <w:rsid w:val="007F042C"/>
    <w:rsid w:val="007F06F1"/>
    <w:rsid w:val="007F0792"/>
    <w:rsid w:val="007F0D90"/>
    <w:rsid w:val="007F174C"/>
    <w:rsid w:val="007F2392"/>
    <w:rsid w:val="007F2493"/>
    <w:rsid w:val="007F24CE"/>
    <w:rsid w:val="007F2913"/>
    <w:rsid w:val="007F2DC8"/>
    <w:rsid w:val="007F344B"/>
    <w:rsid w:val="007F3474"/>
    <w:rsid w:val="007F3661"/>
    <w:rsid w:val="007F393E"/>
    <w:rsid w:val="007F3A34"/>
    <w:rsid w:val="007F3E0E"/>
    <w:rsid w:val="007F443F"/>
    <w:rsid w:val="007F4663"/>
    <w:rsid w:val="007F47A6"/>
    <w:rsid w:val="007F4CC0"/>
    <w:rsid w:val="007F4F1D"/>
    <w:rsid w:val="007F4FE3"/>
    <w:rsid w:val="007F5303"/>
    <w:rsid w:val="007F53CA"/>
    <w:rsid w:val="007F576A"/>
    <w:rsid w:val="007F58F5"/>
    <w:rsid w:val="007F5945"/>
    <w:rsid w:val="007F5BCE"/>
    <w:rsid w:val="007F5D50"/>
    <w:rsid w:val="007F62CB"/>
    <w:rsid w:val="007F79C3"/>
    <w:rsid w:val="007F7C08"/>
    <w:rsid w:val="00800918"/>
    <w:rsid w:val="00800B9F"/>
    <w:rsid w:val="008011DD"/>
    <w:rsid w:val="00801DC7"/>
    <w:rsid w:val="00801FF3"/>
    <w:rsid w:val="008020B0"/>
    <w:rsid w:val="0080241B"/>
    <w:rsid w:val="0080246C"/>
    <w:rsid w:val="0080266C"/>
    <w:rsid w:val="00802920"/>
    <w:rsid w:val="00802E70"/>
    <w:rsid w:val="00803D68"/>
    <w:rsid w:val="00803FCF"/>
    <w:rsid w:val="0080423C"/>
    <w:rsid w:val="008043CB"/>
    <w:rsid w:val="00804523"/>
    <w:rsid w:val="008045CD"/>
    <w:rsid w:val="0080479F"/>
    <w:rsid w:val="00805092"/>
    <w:rsid w:val="00805649"/>
    <w:rsid w:val="00805F19"/>
    <w:rsid w:val="008065D5"/>
    <w:rsid w:val="008065E2"/>
    <w:rsid w:val="00807070"/>
    <w:rsid w:val="008075F3"/>
    <w:rsid w:val="00807C78"/>
    <w:rsid w:val="0081037E"/>
    <w:rsid w:val="0081052D"/>
    <w:rsid w:val="0081074A"/>
    <w:rsid w:val="008107CC"/>
    <w:rsid w:val="0081144D"/>
    <w:rsid w:val="0081167C"/>
    <w:rsid w:val="00811775"/>
    <w:rsid w:val="00811CBB"/>
    <w:rsid w:val="00811CBE"/>
    <w:rsid w:val="00812043"/>
    <w:rsid w:val="00812220"/>
    <w:rsid w:val="008123AC"/>
    <w:rsid w:val="00812742"/>
    <w:rsid w:val="00812807"/>
    <w:rsid w:val="00812B6B"/>
    <w:rsid w:val="008132E1"/>
    <w:rsid w:val="00813E1D"/>
    <w:rsid w:val="00813F64"/>
    <w:rsid w:val="00814954"/>
    <w:rsid w:val="00814D73"/>
    <w:rsid w:val="00814E03"/>
    <w:rsid w:val="00815138"/>
    <w:rsid w:val="008153ED"/>
    <w:rsid w:val="00815A89"/>
    <w:rsid w:val="00815B30"/>
    <w:rsid w:val="00815D25"/>
    <w:rsid w:val="00816356"/>
    <w:rsid w:val="0081642C"/>
    <w:rsid w:val="0081644B"/>
    <w:rsid w:val="008170E4"/>
    <w:rsid w:val="008172AE"/>
    <w:rsid w:val="00817423"/>
    <w:rsid w:val="00817432"/>
    <w:rsid w:val="00817809"/>
    <w:rsid w:val="0082034F"/>
    <w:rsid w:val="0082076B"/>
    <w:rsid w:val="0082274C"/>
    <w:rsid w:val="00822A72"/>
    <w:rsid w:val="00823081"/>
    <w:rsid w:val="008235CE"/>
    <w:rsid w:val="00823BF5"/>
    <w:rsid w:val="008241B1"/>
    <w:rsid w:val="008242C4"/>
    <w:rsid w:val="00824A79"/>
    <w:rsid w:val="0082526E"/>
    <w:rsid w:val="008254BB"/>
    <w:rsid w:val="0082577E"/>
    <w:rsid w:val="00825851"/>
    <w:rsid w:val="00825970"/>
    <w:rsid w:val="008259C0"/>
    <w:rsid w:val="00825A2B"/>
    <w:rsid w:val="00825B0D"/>
    <w:rsid w:val="0082638E"/>
    <w:rsid w:val="008267E3"/>
    <w:rsid w:val="008269A0"/>
    <w:rsid w:val="00826CF9"/>
    <w:rsid w:val="008275E2"/>
    <w:rsid w:val="0082770B"/>
    <w:rsid w:val="00827ECA"/>
    <w:rsid w:val="00827FC5"/>
    <w:rsid w:val="00830F6F"/>
    <w:rsid w:val="00831288"/>
    <w:rsid w:val="008313EF"/>
    <w:rsid w:val="0083144B"/>
    <w:rsid w:val="008317AC"/>
    <w:rsid w:val="00831997"/>
    <w:rsid w:val="00832C42"/>
    <w:rsid w:val="00832D98"/>
    <w:rsid w:val="008330A3"/>
    <w:rsid w:val="008335A9"/>
    <w:rsid w:val="00833891"/>
    <w:rsid w:val="00833C2B"/>
    <w:rsid w:val="00834009"/>
    <w:rsid w:val="00834233"/>
    <w:rsid w:val="0083497B"/>
    <w:rsid w:val="00834F0E"/>
    <w:rsid w:val="008351CB"/>
    <w:rsid w:val="008364AF"/>
    <w:rsid w:val="00836AD4"/>
    <w:rsid w:val="00836AF6"/>
    <w:rsid w:val="00837093"/>
    <w:rsid w:val="00837442"/>
    <w:rsid w:val="0083758A"/>
    <w:rsid w:val="00837C54"/>
    <w:rsid w:val="00840025"/>
    <w:rsid w:val="00840892"/>
    <w:rsid w:val="00840A95"/>
    <w:rsid w:val="00840E5D"/>
    <w:rsid w:val="00841025"/>
    <w:rsid w:val="0084128E"/>
    <w:rsid w:val="00841682"/>
    <w:rsid w:val="0084170A"/>
    <w:rsid w:val="00842988"/>
    <w:rsid w:val="00842A0C"/>
    <w:rsid w:val="00843680"/>
    <w:rsid w:val="00843692"/>
    <w:rsid w:val="008439EB"/>
    <w:rsid w:val="008443BF"/>
    <w:rsid w:val="00845039"/>
    <w:rsid w:val="00845088"/>
    <w:rsid w:val="0084529D"/>
    <w:rsid w:val="00845358"/>
    <w:rsid w:val="00845923"/>
    <w:rsid w:val="008460BA"/>
    <w:rsid w:val="00846297"/>
    <w:rsid w:val="008462A2"/>
    <w:rsid w:val="00846435"/>
    <w:rsid w:val="0084695B"/>
    <w:rsid w:val="00846AF5"/>
    <w:rsid w:val="00846C91"/>
    <w:rsid w:val="00847DAF"/>
    <w:rsid w:val="00850087"/>
    <w:rsid w:val="0085014C"/>
    <w:rsid w:val="00850308"/>
    <w:rsid w:val="008505B0"/>
    <w:rsid w:val="0085064F"/>
    <w:rsid w:val="00850CD9"/>
    <w:rsid w:val="00850FA5"/>
    <w:rsid w:val="008512CF"/>
    <w:rsid w:val="008517E7"/>
    <w:rsid w:val="00851D67"/>
    <w:rsid w:val="00852F37"/>
    <w:rsid w:val="00853013"/>
    <w:rsid w:val="00853085"/>
    <w:rsid w:val="00853397"/>
    <w:rsid w:val="00853855"/>
    <w:rsid w:val="00853A21"/>
    <w:rsid w:val="00853E3C"/>
    <w:rsid w:val="00854107"/>
    <w:rsid w:val="00854678"/>
    <w:rsid w:val="008554F0"/>
    <w:rsid w:val="00855811"/>
    <w:rsid w:val="00855A13"/>
    <w:rsid w:val="00855FF7"/>
    <w:rsid w:val="0085655C"/>
    <w:rsid w:val="008569A3"/>
    <w:rsid w:val="00856D27"/>
    <w:rsid w:val="00857004"/>
    <w:rsid w:val="00857074"/>
    <w:rsid w:val="00857473"/>
    <w:rsid w:val="00857529"/>
    <w:rsid w:val="0085766F"/>
    <w:rsid w:val="0085798D"/>
    <w:rsid w:val="00857DEE"/>
    <w:rsid w:val="0086040A"/>
    <w:rsid w:val="00860908"/>
    <w:rsid w:val="00860965"/>
    <w:rsid w:val="00860FC9"/>
    <w:rsid w:val="00861DEA"/>
    <w:rsid w:val="00861E07"/>
    <w:rsid w:val="0086214B"/>
    <w:rsid w:val="0086294D"/>
    <w:rsid w:val="00862B98"/>
    <w:rsid w:val="00863484"/>
    <w:rsid w:val="00863625"/>
    <w:rsid w:val="0086387D"/>
    <w:rsid w:val="00863E43"/>
    <w:rsid w:val="008644ED"/>
    <w:rsid w:val="0086491D"/>
    <w:rsid w:val="00864979"/>
    <w:rsid w:val="008649F6"/>
    <w:rsid w:val="00864EAF"/>
    <w:rsid w:val="008655EC"/>
    <w:rsid w:val="00865828"/>
    <w:rsid w:val="0086607D"/>
    <w:rsid w:val="00866411"/>
    <w:rsid w:val="00866C07"/>
    <w:rsid w:val="0086701C"/>
    <w:rsid w:val="00867CD9"/>
    <w:rsid w:val="00870DA5"/>
    <w:rsid w:val="00870ED8"/>
    <w:rsid w:val="00871BE7"/>
    <w:rsid w:val="00871E43"/>
    <w:rsid w:val="00871F1F"/>
    <w:rsid w:val="00871FDB"/>
    <w:rsid w:val="00872530"/>
    <w:rsid w:val="00872955"/>
    <w:rsid w:val="00872EE7"/>
    <w:rsid w:val="0087319C"/>
    <w:rsid w:val="00873796"/>
    <w:rsid w:val="008737A8"/>
    <w:rsid w:val="00873CFF"/>
    <w:rsid w:val="00874445"/>
    <w:rsid w:val="0087456E"/>
    <w:rsid w:val="00874C45"/>
    <w:rsid w:val="00874CBE"/>
    <w:rsid w:val="00875073"/>
    <w:rsid w:val="008756B1"/>
    <w:rsid w:val="00875BC8"/>
    <w:rsid w:val="00875DA6"/>
    <w:rsid w:val="008762B0"/>
    <w:rsid w:val="0087632C"/>
    <w:rsid w:val="00876E40"/>
    <w:rsid w:val="0087746E"/>
    <w:rsid w:val="00881284"/>
    <w:rsid w:val="00881919"/>
    <w:rsid w:val="00881C6D"/>
    <w:rsid w:val="0088280D"/>
    <w:rsid w:val="00882925"/>
    <w:rsid w:val="00882B77"/>
    <w:rsid w:val="00882C5A"/>
    <w:rsid w:val="00882C8E"/>
    <w:rsid w:val="008830BD"/>
    <w:rsid w:val="00883258"/>
    <w:rsid w:val="00883382"/>
    <w:rsid w:val="00883BBC"/>
    <w:rsid w:val="008845D5"/>
    <w:rsid w:val="00884E97"/>
    <w:rsid w:val="00885195"/>
    <w:rsid w:val="008853D7"/>
    <w:rsid w:val="008859F3"/>
    <w:rsid w:val="0088711B"/>
    <w:rsid w:val="008872F5"/>
    <w:rsid w:val="008875C9"/>
    <w:rsid w:val="00887C87"/>
    <w:rsid w:val="00887D14"/>
    <w:rsid w:val="008911DF"/>
    <w:rsid w:val="00891420"/>
    <w:rsid w:val="00892371"/>
    <w:rsid w:val="008923E6"/>
    <w:rsid w:val="00892904"/>
    <w:rsid w:val="008929EE"/>
    <w:rsid w:val="0089374E"/>
    <w:rsid w:val="00893ED8"/>
    <w:rsid w:val="00893F70"/>
    <w:rsid w:val="00894100"/>
    <w:rsid w:val="00894696"/>
    <w:rsid w:val="0089488A"/>
    <w:rsid w:val="008954AA"/>
    <w:rsid w:val="00895B50"/>
    <w:rsid w:val="00895DBF"/>
    <w:rsid w:val="00895EFC"/>
    <w:rsid w:val="008961A0"/>
    <w:rsid w:val="00896661"/>
    <w:rsid w:val="00896706"/>
    <w:rsid w:val="00896BD6"/>
    <w:rsid w:val="008978C4"/>
    <w:rsid w:val="00897CF0"/>
    <w:rsid w:val="00897E09"/>
    <w:rsid w:val="008A033A"/>
    <w:rsid w:val="008A035C"/>
    <w:rsid w:val="008A06B1"/>
    <w:rsid w:val="008A06CA"/>
    <w:rsid w:val="008A075D"/>
    <w:rsid w:val="008A07D6"/>
    <w:rsid w:val="008A0B41"/>
    <w:rsid w:val="008A33AD"/>
    <w:rsid w:val="008A3553"/>
    <w:rsid w:val="008A36A5"/>
    <w:rsid w:val="008A3CAF"/>
    <w:rsid w:val="008A43F0"/>
    <w:rsid w:val="008A4AC5"/>
    <w:rsid w:val="008A4FD5"/>
    <w:rsid w:val="008A4FF8"/>
    <w:rsid w:val="008A666B"/>
    <w:rsid w:val="008A66EB"/>
    <w:rsid w:val="008A6E0D"/>
    <w:rsid w:val="008A7414"/>
    <w:rsid w:val="008A7446"/>
    <w:rsid w:val="008A7604"/>
    <w:rsid w:val="008A7638"/>
    <w:rsid w:val="008A76DD"/>
    <w:rsid w:val="008A7A7E"/>
    <w:rsid w:val="008A7C98"/>
    <w:rsid w:val="008B0655"/>
    <w:rsid w:val="008B0AA9"/>
    <w:rsid w:val="008B0E3C"/>
    <w:rsid w:val="008B12CC"/>
    <w:rsid w:val="008B180E"/>
    <w:rsid w:val="008B1B92"/>
    <w:rsid w:val="008B1FFF"/>
    <w:rsid w:val="008B22F9"/>
    <w:rsid w:val="008B269B"/>
    <w:rsid w:val="008B28E7"/>
    <w:rsid w:val="008B2B6B"/>
    <w:rsid w:val="008B32EC"/>
    <w:rsid w:val="008B3596"/>
    <w:rsid w:val="008B35C1"/>
    <w:rsid w:val="008B3A47"/>
    <w:rsid w:val="008B3C4F"/>
    <w:rsid w:val="008B3C91"/>
    <w:rsid w:val="008B44CF"/>
    <w:rsid w:val="008B45F3"/>
    <w:rsid w:val="008B49ED"/>
    <w:rsid w:val="008B5224"/>
    <w:rsid w:val="008B6076"/>
    <w:rsid w:val="008B615B"/>
    <w:rsid w:val="008B6523"/>
    <w:rsid w:val="008B6665"/>
    <w:rsid w:val="008B669A"/>
    <w:rsid w:val="008B6AA8"/>
    <w:rsid w:val="008B6B4B"/>
    <w:rsid w:val="008B6B9D"/>
    <w:rsid w:val="008B6C44"/>
    <w:rsid w:val="008B6D1C"/>
    <w:rsid w:val="008B78D0"/>
    <w:rsid w:val="008B7C91"/>
    <w:rsid w:val="008B7CEF"/>
    <w:rsid w:val="008C0C53"/>
    <w:rsid w:val="008C1631"/>
    <w:rsid w:val="008C2CE0"/>
    <w:rsid w:val="008C2E1C"/>
    <w:rsid w:val="008C37C8"/>
    <w:rsid w:val="008C3AEA"/>
    <w:rsid w:val="008C3C08"/>
    <w:rsid w:val="008C3E94"/>
    <w:rsid w:val="008C3FCA"/>
    <w:rsid w:val="008C447E"/>
    <w:rsid w:val="008C44F2"/>
    <w:rsid w:val="008C4995"/>
    <w:rsid w:val="008C5377"/>
    <w:rsid w:val="008C5609"/>
    <w:rsid w:val="008C567A"/>
    <w:rsid w:val="008C5A24"/>
    <w:rsid w:val="008C5D8B"/>
    <w:rsid w:val="008C659F"/>
    <w:rsid w:val="008C693F"/>
    <w:rsid w:val="008C697E"/>
    <w:rsid w:val="008C6EF1"/>
    <w:rsid w:val="008C7157"/>
    <w:rsid w:val="008C72B8"/>
    <w:rsid w:val="008C76CC"/>
    <w:rsid w:val="008D00DD"/>
    <w:rsid w:val="008D1769"/>
    <w:rsid w:val="008D193F"/>
    <w:rsid w:val="008D1A41"/>
    <w:rsid w:val="008D1BA8"/>
    <w:rsid w:val="008D23A8"/>
    <w:rsid w:val="008D247F"/>
    <w:rsid w:val="008D26FD"/>
    <w:rsid w:val="008D2C03"/>
    <w:rsid w:val="008D37D0"/>
    <w:rsid w:val="008D37E3"/>
    <w:rsid w:val="008D39F0"/>
    <w:rsid w:val="008D4798"/>
    <w:rsid w:val="008D4E72"/>
    <w:rsid w:val="008D4F61"/>
    <w:rsid w:val="008D501B"/>
    <w:rsid w:val="008D5058"/>
    <w:rsid w:val="008D5404"/>
    <w:rsid w:val="008D54D4"/>
    <w:rsid w:val="008D59E3"/>
    <w:rsid w:val="008D5D28"/>
    <w:rsid w:val="008D5D57"/>
    <w:rsid w:val="008D63F4"/>
    <w:rsid w:val="008D652E"/>
    <w:rsid w:val="008D6CCB"/>
    <w:rsid w:val="008D6D58"/>
    <w:rsid w:val="008D7326"/>
    <w:rsid w:val="008D73A8"/>
    <w:rsid w:val="008D756C"/>
    <w:rsid w:val="008D7A18"/>
    <w:rsid w:val="008D7DD8"/>
    <w:rsid w:val="008E0CB2"/>
    <w:rsid w:val="008E1519"/>
    <w:rsid w:val="008E162C"/>
    <w:rsid w:val="008E16DB"/>
    <w:rsid w:val="008E1790"/>
    <w:rsid w:val="008E1D52"/>
    <w:rsid w:val="008E207E"/>
    <w:rsid w:val="008E26A0"/>
    <w:rsid w:val="008E27A5"/>
    <w:rsid w:val="008E28F7"/>
    <w:rsid w:val="008E35FE"/>
    <w:rsid w:val="008E3E3F"/>
    <w:rsid w:val="008E3F90"/>
    <w:rsid w:val="008E47D0"/>
    <w:rsid w:val="008E51F7"/>
    <w:rsid w:val="008E5202"/>
    <w:rsid w:val="008E6AEC"/>
    <w:rsid w:val="008E7021"/>
    <w:rsid w:val="008E765D"/>
    <w:rsid w:val="008E7961"/>
    <w:rsid w:val="008F0087"/>
    <w:rsid w:val="008F0869"/>
    <w:rsid w:val="008F101D"/>
    <w:rsid w:val="008F2096"/>
    <w:rsid w:val="008F3AAA"/>
    <w:rsid w:val="008F3E7D"/>
    <w:rsid w:val="008F3EFE"/>
    <w:rsid w:val="008F405E"/>
    <w:rsid w:val="008F45BB"/>
    <w:rsid w:val="008F4797"/>
    <w:rsid w:val="008F4AAD"/>
    <w:rsid w:val="008F50F4"/>
    <w:rsid w:val="008F50FF"/>
    <w:rsid w:val="008F51A8"/>
    <w:rsid w:val="008F51FE"/>
    <w:rsid w:val="008F545A"/>
    <w:rsid w:val="008F5A51"/>
    <w:rsid w:val="008F5E8A"/>
    <w:rsid w:val="008F6085"/>
    <w:rsid w:val="008F6864"/>
    <w:rsid w:val="008F6A11"/>
    <w:rsid w:val="008F6CA8"/>
    <w:rsid w:val="008F7002"/>
    <w:rsid w:val="008F703F"/>
    <w:rsid w:val="008F79DB"/>
    <w:rsid w:val="008F79E4"/>
    <w:rsid w:val="008F7B16"/>
    <w:rsid w:val="009000D4"/>
    <w:rsid w:val="0090082E"/>
    <w:rsid w:val="00900A29"/>
    <w:rsid w:val="00900DF5"/>
    <w:rsid w:val="0090108A"/>
    <w:rsid w:val="009011FB"/>
    <w:rsid w:val="0090193A"/>
    <w:rsid w:val="00901970"/>
    <w:rsid w:val="00901DAB"/>
    <w:rsid w:val="00901F60"/>
    <w:rsid w:val="00901FFE"/>
    <w:rsid w:val="009020E0"/>
    <w:rsid w:val="0090218B"/>
    <w:rsid w:val="009022BD"/>
    <w:rsid w:val="00902534"/>
    <w:rsid w:val="00902A93"/>
    <w:rsid w:val="009030ED"/>
    <w:rsid w:val="009032FA"/>
    <w:rsid w:val="0090378C"/>
    <w:rsid w:val="00903B03"/>
    <w:rsid w:val="00903DFE"/>
    <w:rsid w:val="00903E27"/>
    <w:rsid w:val="00903E73"/>
    <w:rsid w:val="00903F5C"/>
    <w:rsid w:val="00904986"/>
    <w:rsid w:val="00904987"/>
    <w:rsid w:val="0090498A"/>
    <w:rsid w:val="00904D82"/>
    <w:rsid w:val="009051EB"/>
    <w:rsid w:val="0090531D"/>
    <w:rsid w:val="009053EA"/>
    <w:rsid w:val="009057C7"/>
    <w:rsid w:val="0090685D"/>
    <w:rsid w:val="009068D0"/>
    <w:rsid w:val="00906B0D"/>
    <w:rsid w:val="00906E20"/>
    <w:rsid w:val="0090731D"/>
    <w:rsid w:val="009076B6"/>
    <w:rsid w:val="00910FF2"/>
    <w:rsid w:val="0091173A"/>
    <w:rsid w:val="00911A5D"/>
    <w:rsid w:val="00911FE8"/>
    <w:rsid w:val="009122CC"/>
    <w:rsid w:val="00912323"/>
    <w:rsid w:val="009129E6"/>
    <w:rsid w:val="00912B49"/>
    <w:rsid w:val="00912EA2"/>
    <w:rsid w:val="009131D0"/>
    <w:rsid w:val="009140A3"/>
    <w:rsid w:val="00914179"/>
    <w:rsid w:val="009146C9"/>
    <w:rsid w:val="0091489B"/>
    <w:rsid w:val="009148E3"/>
    <w:rsid w:val="00914C0E"/>
    <w:rsid w:val="00914D8A"/>
    <w:rsid w:val="00914EB2"/>
    <w:rsid w:val="0091516B"/>
    <w:rsid w:val="00915670"/>
    <w:rsid w:val="00915E65"/>
    <w:rsid w:val="00916462"/>
    <w:rsid w:val="00916C57"/>
    <w:rsid w:val="00916C78"/>
    <w:rsid w:val="00916EBB"/>
    <w:rsid w:val="0091706B"/>
    <w:rsid w:val="009171CE"/>
    <w:rsid w:val="00917225"/>
    <w:rsid w:val="00917AEE"/>
    <w:rsid w:val="0092004B"/>
    <w:rsid w:val="009205DF"/>
    <w:rsid w:val="00920857"/>
    <w:rsid w:val="009221BA"/>
    <w:rsid w:val="009222B9"/>
    <w:rsid w:val="00922D99"/>
    <w:rsid w:val="0092324D"/>
    <w:rsid w:val="009232A6"/>
    <w:rsid w:val="00923760"/>
    <w:rsid w:val="009238C1"/>
    <w:rsid w:val="0092393D"/>
    <w:rsid w:val="00923D96"/>
    <w:rsid w:val="00924D77"/>
    <w:rsid w:val="0092588C"/>
    <w:rsid w:val="009259ED"/>
    <w:rsid w:val="00926185"/>
    <w:rsid w:val="00926725"/>
    <w:rsid w:val="00926A72"/>
    <w:rsid w:val="00926C5A"/>
    <w:rsid w:val="00927703"/>
    <w:rsid w:val="00927A48"/>
    <w:rsid w:val="00930531"/>
    <w:rsid w:val="009306A2"/>
    <w:rsid w:val="00930B14"/>
    <w:rsid w:val="00930DBD"/>
    <w:rsid w:val="00930F90"/>
    <w:rsid w:val="00931094"/>
    <w:rsid w:val="00931C00"/>
    <w:rsid w:val="009322FA"/>
    <w:rsid w:val="00932D8A"/>
    <w:rsid w:val="00933173"/>
    <w:rsid w:val="009332F4"/>
    <w:rsid w:val="009337DC"/>
    <w:rsid w:val="009344A4"/>
    <w:rsid w:val="0093486B"/>
    <w:rsid w:val="00934FD6"/>
    <w:rsid w:val="009353BB"/>
    <w:rsid w:val="0093594C"/>
    <w:rsid w:val="009361F7"/>
    <w:rsid w:val="0093641C"/>
    <w:rsid w:val="00936A83"/>
    <w:rsid w:val="00936C7B"/>
    <w:rsid w:val="00936FA6"/>
    <w:rsid w:val="00937133"/>
    <w:rsid w:val="009371ED"/>
    <w:rsid w:val="00937366"/>
    <w:rsid w:val="00937AAC"/>
    <w:rsid w:val="00940752"/>
    <w:rsid w:val="00940B86"/>
    <w:rsid w:val="009414DB"/>
    <w:rsid w:val="009424FD"/>
    <w:rsid w:val="00942629"/>
    <w:rsid w:val="0094375A"/>
    <w:rsid w:val="009438C9"/>
    <w:rsid w:val="0094466B"/>
    <w:rsid w:val="009446B1"/>
    <w:rsid w:val="00944D15"/>
    <w:rsid w:val="00944F69"/>
    <w:rsid w:val="0094538D"/>
    <w:rsid w:val="009457F8"/>
    <w:rsid w:val="00945A97"/>
    <w:rsid w:val="00945D95"/>
    <w:rsid w:val="00946120"/>
    <w:rsid w:val="00946AFB"/>
    <w:rsid w:val="00946D21"/>
    <w:rsid w:val="009472C3"/>
    <w:rsid w:val="009475FA"/>
    <w:rsid w:val="00947D88"/>
    <w:rsid w:val="0095036C"/>
    <w:rsid w:val="0095075A"/>
    <w:rsid w:val="00950A42"/>
    <w:rsid w:val="00950BA0"/>
    <w:rsid w:val="0095112F"/>
    <w:rsid w:val="00951F87"/>
    <w:rsid w:val="00952A38"/>
    <w:rsid w:val="00952CD0"/>
    <w:rsid w:val="00952F58"/>
    <w:rsid w:val="00953878"/>
    <w:rsid w:val="00953A5C"/>
    <w:rsid w:val="00953C0D"/>
    <w:rsid w:val="009543FA"/>
    <w:rsid w:val="00954443"/>
    <w:rsid w:val="0095449C"/>
    <w:rsid w:val="00955472"/>
    <w:rsid w:val="0095567A"/>
    <w:rsid w:val="009556AC"/>
    <w:rsid w:val="00955A02"/>
    <w:rsid w:val="00955C4B"/>
    <w:rsid w:val="00955D8E"/>
    <w:rsid w:val="00955E77"/>
    <w:rsid w:val="009568FF"/>
    <w:rsid w:val="00957010"/>
    <w:rsid w:val="00957313"/>
    <w:rsid w:val="00960C53"/>
    <w:rsid w:val="00960CC1"/>
    <w:rsid w:val="009610AB"/>
    <w:rsid w:val="0096138A"/>
    <w:rsid w:val="00961B99"/>
    <w:rsid w:val="009620E1"/>
    <w:rsid w:val="0096221B"/>
    <w:rsid w:val="0096225D"/>
    <w:rsid w:val="0096268E"/>
    <w:rsid w:val="00962751"/>
    <w:rsid w:val="00962A27"/>
    <w:rsid w:val="009631B8"/>
    <w:rsid w:val="0096352B"/>
    <w:rsid w:val="0096439C"/>
    <w:rsid w:val="00964520"/>
    <w:rsid w:val="009646EB"/>
    <w:rsid w:val="009647C5"/>
    <w:rsid w:val="00964FC5"/>
    <w:rsid w:val="00965129"/>
    <w:rsid w:val="00965581"/>
    <w:rsid w:val="00965AD2"/>
    <w:rsid w:val="0096647B"/>
    <w:rsid w:val="009672C2"/>
    <w:rsid w:val="00967979"/>
    <w:rsid w:val="00970077"/>
    <w:rsid w:val="00970B40"/>
    <w:rsid w:val="00970F4B"/>
    <w:rsid w:val="009710D4"/>
    <w:rsid w:val="009711B4"/>
    <w:rsid w:val="0097123B"/>
    <w:rsid w:val="00971684"/>
    <w:rsid w:val="009717BD"/>
    <w:rsid w:val="00971ABC"/>
    <w:rsid w:val="00971CFD"/>
    <w:rsid w:val="00972066"/>
    <w:rsid w:val="00972074"/>
    <w:rsid w:val="00972AA3"/>
    <w:rsid w:val="00972CEC"/>
    <w:rsid w:val="0097315C"/>
    <w:rsid w:val="009733B8"/>
    <w:rsid w:val="0097362F"/>
    <w:rsid w:val="00973A83"/>
    <w:rsid w:val="00973AA0"/>
    <w:rsid w:val="00973C72"/>
    <w:rsid w:val="00974046"/>
    <w:rsid w:val="009741A4"/>
    <w:rsid w:val="009742A2"/>
    <w:rsid w:val="009742AE"/>
    <w:rsid w:val="00974769"/>
    <w:rsid w:val="00974C25"/>
    <w:rsid w:val="00974D7E"/>
    <w:rsid w:val="00975065"/>
    <w:rsid w:val="0097527E"/>
    <w:rsid w:val="0097553D"/>
    <w:rsid w:val="009755CA"/>
    <w:rsid w:val="0097575E"/>
    <w:rsid w:val="00976110"/>
    <w:rsid w:val="009762AF"/>
    <w:rsid w:val="0097636D"/>
    <w:rsid w:val="00976AAC"/>
    <w:rsid w:val="00976BCB"/>
    <w:rsid w:val="00976FDB"/>
    <w:rsid w:val="00977541"/>
    <w:rsid w:val="00977934"/>
    <w:rsid w:val="00977B3E"/>
    <w:rsid w:val="00977E29"/>
    <w:rsid w:val="00977F95"/>
    <w:rsid w:val="00980018"/>
    <w:rsid w:val="0098005B"/>
    <w:rsid w:val="00980733"/>
    <w:rsid w:val="00980D4D"/>
    <w:rsid w:val="00980F0B"/>
    <w:rsid w:val="0098141F"/>
    <w:rsid w:val="0098157C"/>
    <w:rsid w:val="00981946"/>
    <w:rsid w:val="00981DF7"/>
    <w:rsid w:val="009821C9"/>
    <w:rsid w:val="00982308"/>
    <w:rsid w:val="009827FF"/>
    <w:rsid w:val="0098287C"/>
    <w:rsid w:val="00982A12"/>
    <w:rsid w:val="00982B9D"/>
    <w:rsid w:val="00982EC6"/>
    <w:rsid w:val="00982F54"/>
    <w:rsid w:val="00982FF5"/>
    <w:rsid w:val="009835CD"/>
    <w:rsid w:val="0098395F"/>
    <w:rsid w:val="00983BF8"/>
    <w:rsid w:val="00983D03"/>
    <w:rsid w:val="0098419A"/>
    <w:rsid w:val="00984AB7"/>
    <w:rsid w:val="00984D73"/>
    <w:rsid w:val="00985776"/>
    <w:rsid w:val="0098586B"/>
    <w:rsid w:val="00985F46"/>
    <w:rsid w:val="00987580"/>
    <w:rsid w:val="009875D0"/>
    <w:rsid w:val="00987889"/>
    <w:rsid w:val="00987E6E"/>
    <w:rsid w:val="00987E9D"/>
    <w:rsid w:val="00987F1C"/>
    <w:rsid w:val="00990583"/>
    <w:rsid w:val="00990633"/>
    <w:rsid w:val="00990745"/>
    <w:rsid w:val="00990B3D"/>
    <w:rsid w:val="0099189E"/>
    <w:rsid w:val="00991EC7"/>
    <w:rsid w:val="00992035"/>
    <w:rsid w:val="009929F0"/>
    <w:rsid w:val="0099302A"/>
    <w:rsid w:val="0099323C"/>
    <w:rsid w:val="00993502"/>
    <w:rsid w:val="00993959"/>
    <w:rsid w:val="00993B07"/>
    <w:rsid w:val="00993C19"/>
    <w:rsid w:val="00993F3B"/>
    <w:rsid w:val="00993F93"/>
    <w:rsid w:val="00994441"/>
    <w:rsid w:val="00994539"/>
    <w:rsid w:val="00994965"/>
    <w:rsid w:val="00994A1C"/>
    <w:rsid w:val="00994B1A"/>
    <w:rsid w:val="00994F34"/>
    <w:rsid w:val="009958AF"/>
    <w:rsid w:val="00995ADF"/>
    <w:rsid w:val="00995F1A"/>
    <w:rsid w:val="00995F69"/>
    <w:rsid w:val="00996027"/>
    <w:rsid w:val="00997276"/>
    <w:rsid w:val="00997A4F"/>
    <w:rsid w:val="00997C74"/>
    <w:rsid w:val="00997DFC"/>
    <w:rsid w:val="009A0200"/>
    <w:rsid w:val="009A038A"/>
    <w:rsid w:val="009A03AC"/>
    <w:rsid w:val="009A0BB4"/>
    <w:rsid w:val="009A0C58"/>
    <w:rsid w:val="009A0CEC"/>
    <w:rsid w:val="009A200F"/>
    <w:rsid w:val="009A2233"/>
    <w:rsid w:val="009A2D0C"/>
    <w:rsid w:val="009A2D65"/>
    <w:rsid w:val="009A3103"/>
    <w:rsid w:val="009A311A"/>
    <w:rsid w:val="009A3199"/>
    <w:rsid w:val="009A31A3"/>
    <w:rsid w:val="009A3221"/>
    <w:rsid w:val="009A32FE"/>
    <w:rsid w:val="009A3822"/>
    <w:rsid w:val="009A3FEC"/>
    <w:rsid w:val="009A4418"/>
    <w:rsid w:val="009A4572"/>
    <w:rsid w:val="009A4A20"/>
    <w:rsid w:val="009A51E0"/>
    <w:rsid w:val="009A53FF"/>
    <w:rsid w:val="009A55EA"/>
    <w:rsid w:val="009A5DD6"/>
    <w:rsid w:val="009A5E4A"/>
    <w:rsid w:val="009A5F67"/>
    <w:rsid w:val="009A6407"/>
    <w:rsid w:val="009A674D"/>
    <w:rsid w:val="009A7024"/>
    <w:rsid w:val="009B0660"/>
    <w:rsid w:val="009B0791"/>
    <w:rsid w:val="009B07BE"/>
    <w:rsid w:val="009B1183"/>
    <w:rsid w:val="009B12C7"/>
    <w:rsid w:val="009B1A74"/>
    <w:rsid w:val="009B1BDB"/>
    <w:rsid w:val="009B1EBE"/>
    <w:rsid w:val="009B1F89"/>
    <w:rsid w:val="009B246B"/>
    <w:rsid w:val="009B2969"/>
    <w:rsid w:val="009B2F46"/>
    <w:rsid w:val="009B308A"/>
    <w:rsid w:val="009B30FC"/>
    <w:rsid w:val="009B316B"/>
    <w:rsid w:val="009B31CD"/>
    <w:rsid w:val="009B3CFB"/>
    <w:rsid w:val="009B46E6"/>
    <w:rsid w:val="009B51A4"/>
    <w:rsid w:val="009B52BD"/>
    <w:rsid w:val="009B5530"/>
    <w:rsid w:val="009B59A6"/>
    <w:rsid w:val="009B63E6"/>
    <w:rsid w:val="009B63F9"/>
    <w:rsid w:val="009B683F"/>
    <w:rsid w:val="009B69C0"/>
    <w:rsid w:val="009B6BD6"/>
    <w:rsid w:val="009B6C30"/>
    <w:rsid w:val="009B6E81"/>
    <w:rsid w:val="009B703C"/>
    <w:rsid w:val="009B778B"/>
    <w:rsid w:val="009C0099"/>
    <w:rsid w:val="009C02A0"/>
    <w:rsid w:val="009C0858"/>
    <w:rsid w:val="009C103F"/>
    <w:rsid w:val="009C208E"/>
    <w:rsid w:val="009C25AC"/>
    <w:rsid w:val="009C27EF"/>
    <w:rsid w:val="009C316C"/>
    <w:rsid w:val="009C3D51"/>
    <w:rsid w:val="009C4339"/>
    <w:rsid w:val="009C50F4"/>
    <w:rsid w:val="009C5BEF"/>
    <w:rsid w:val="009C6346"/>
    <w:rsid w:val="009C6518"/>
    <w:rsid w:val="009C6F5E"/>
    <w:rsid w:val="009C6FAE"/>
    <w:rsid w:val="009C76A6"/>
    <w:rsid w:val="009C7CAA"/>
    <w:rsid w:val="009C7F21"/>
    <w:rsid w:val="009D0343"/>
    <w:rsid w:val="009D056D"/>
    <w:rsid w:val="009D0F60"/>
    <w:rsid w:val="009D1230"/>
    <w:rsid w:val="009D16AA"/>
    <w:rsid w:val="009D19FF"/>
    <w:rsid w:val="009D33F3"/>
    <w:rsid w:val="009D36A2"/>
    <w:rsid w:val="009D3E01"/>
    <w:rsid w:val="009D46EC"/>
    <w:rsid w:val="009D5794"/>
    <w:rsid w:val="009D5F14"/>
    <w:rsid w:val="009D63ED"/>
    <w:rsid w:val="009D675F"/>
    <w:rsid w:val="009D6BF7"/>
    <w:rsid w:val="009D71A5"/>
    <w:rsid w:val="009D7458"/>
    <w:rsid w:val="009D7514"/>
    <w:rsid w:val="009D76D2"/>
    <w:rsid w:val="009D77E8"/>
    <w:rsid w:val="009E02B9"/>
    <w:rsid w:val="009E0857"/>
    <w:rsid w:val="009E1D62"/>
    <w:rsid w:val="009E2252"/>
    <w:rsid w:val="009E2290"/>
    <w:rsid w:val="009E3054"/>
    <w:rsid w:val="009E3371"/>
    <w:rsid w:val="009E38FA"/>
    <w:rsid w:val="009E3927"/>
    <w:rsid w:val="009E395B"/>
    <w:rsid w:val="009E3E3B"/>
    <w:rsid w:val="009E3F62"/>
    <w:rsid w:val="009E3FC5"/>
    <w:rsid w:val="009E48B9"/>
    <w:rsid w:val="009E49C2"/>
    <w:rsid w:val="009E5775"/>
    <w:rsid w:val="009E5A1B"/>
    <w:rsid w:val="009E63B2"/>
    <w:rsid w:val="009E6A56"/>
    <w:rsid w:val="009E70C4"/>
    <w:rsid w:val="009E7FF4"/>
    <w:rsid w:val="009F0975"/>
    <w:rsid w:val="009F0B85"/>
    <w:rsid w:val="009F0BC7"/>
    <w:rsid w:val="009F0BED"/>
    <w:rsid w:val="009F0CD9"/>
    <w:rsid w:val="009F1286"/>
    <w:rsid w:val="009F1CF6"/>
    <w:rsid w:val="009F1D01"/>
    <w:rsid w:val="009F1ED8"/>
    <w:rsid w:val="009F2851"/>
    <w:rsid w:val="009F2A4E"/>
    <w:rsid w:val="009F2B68"/>
    <w:rsid w:val="009F331D"/>
    <w:rsid w:val="009F35F7"/>
    <w:rsid w:val="009F3A46"/>
    <w:rsid w:val="009F40E5"/>
    <w:rsid w:val="009F4D1B"/>
    <w:rsid w:val="009F4F13"/>
    <w:rsid w:val="009F4F2C"/>
    <w:rsid w:val="009F5861"/>
    <w:rsid w:val="009F5DDC"/>
    <w:rsid w:val="009F5F14"/>
    <w:rsid w:val="009F637B"/>
    <w:rsid w:val="009F678C"/>
    <w:rsid w:val="009F6816"/>
    <w:rsid w:val="009F6A8A"/>
    <w:rsid w:val="009F7098"/>
    <w:rsid w:val="009F761C"/>
    <w:rsid w:val="009F78FE"/>
    <w:rsid w:val="009F7CD6"/>
    <w:rsid w:val="009F7FB0"/>
    <w:rsid w:val="00A009E4"/>
    <w:rsid w:val="00A00C9A"/>
    <w:rsid w:val="00A01225"/>
    <w:rsid w:val="00A01336"/>
    <w:rsid w:val="00A0189B"/>
    <w:rsid w:val="00A01983"/>
    <w:rsid w:val="00A01ADD"/>
    <w:rsid w:val="00A01C94"/>
    <w:rsid w:val="00A01EF0"/>
    <w:rsid w:val="00A0253C"/>
    <w:rsid w:val="00A02B8A"/>
    <w:rsid w:val="00A032AA"/>
    <w:rsid w:val="00A0354C"/>
    <w:rsid w:val="00A039B9"/>
    <w:rsid w:val="00A03D0C"/>
    <w:rsid w:val="00A03EC9"/>
    <w:rsid w:val="00A0430D"/>
    <w:rsid w:val="00A04A4C"/>
    <w:rsid w:val="00A04CE6"/>
    <w:rsid w:val="00A0586C"/>
    <w:rsid w:val="00A06E0F"/>
    <w:rsid w:val="00A06F00"/>
    <w:rsid w:val="00A074C3"/>
    <w:rsid w:val="00A0769F"/>
    <w:rsid w:val="00A07837"/>
    <w:rsid w:val="00A07B58"/>
    <w:rsid w:val="00A07EA3"/>
    <w:rsid w:val="00A10C38"/>
    <w:rsid w:val="00A10DDB"/>
    <w:rsid w:val="00A11E68"/>
    <w:rsid w:val="00A12EFB"/>
    <w:rsid w:val="00A139DB"/>
    <w:rsid w:val="00A143E5"/>
    <w:rsid w:val="00A145B4"/>
    <w:rsid w:val="00A15473"/>
    <w:rsid w:val="00A154FA"/>
    <w:rsid w:val="00A15BCE"/>
    <w:rsid w:val="00A16429"/>
    <w:rsid w:val="00A16997"/>
    <w:rsid w:val="00A16B46"/>
    <w:rsid w:val="00A16C6A"/>
    <w:rsid w:val="00A17177"/>
    <w:rsid w:val="00A17419"/>
    <w:rsid w:val="00A17F56"/>
    <w:rsid w:val="00A20A37"/>
    <w:rsid w:val="00A20CF6"/>
    <w:rsid w:val="00A21551"/>
    <w:rsid w:val="00A22ABE"/>
    <w:rsid w:val="00A22C2D"/>
    <w:rsid w:val="00A22DDB"/>
    <w:rsid w:val="00A22F79"/>
    <w:rsid w:val="00A232A0"/>
    <w:rsid w:val="00A23550"/>
    <w:rsid w:val="00A23649"/>
    <w:rsid w:val="00A2373E"/>
    <w:rsid w:val="00A24160"/>
    <w:rsid w:val="00A241FA"/>
    <w:rsid w:val="00A245A5"/>
    <w:rsid w:val="00A247B7"/>
    <w:rsid w:val="00A26672"/>
    <w:rsid w:val="00A26B48"/>
    <w:rsid w:val="00A271CA"/>
    <w:rsid w:val="00A27231"/>
    <w:rsid w:val="00A272D8"/>
    <w:rsid w:val="00A273AD"/>
    <w:rsid w:val="00A273FE"/>
    <w:rsid w:val="00A279D9"/>
    <w:rsid w:val="00A30450"/>
    <w:rsid w:val="00A30C3C"/>
    <w:rsid w:val="00A326C3"/>
    <w:rsid w:val="00A32C3B"/>
    <w:rsid w:val="00A32DCE"/>
    <w:rsid w:val="00A33DFD"/>
    <w:rsid w:val="00A34307"/>
    <w:rsid w:val="00A3489C"/>
    <w:rsid w:val="00A3620B"/>
    <w:rsid w:val="00A362FE"/>
    <w:rsid w:val="00A363E8"/>
    <w:rsid w:val="00A369B1"/>
    <w:rsid w:val="00A372CB"/>
    <w:rsid w:val="00A37860"/>
    <w:rsid w:val="00A40224"/>
    <w:rsid w:val="00A40C1F"/>
    <w:rsid w:val="00A41F82"/>
    <w:rsid w:val="00A421A2"/>
    <w:rsid w:val="00A4257C"/>
    <w:rsid w:val="00A426B7"/>
    <w:rsid w:val="00A42C4E"/>
    <w:rsid w:val="00A42C61"/>
    <w:rsid w:val="00A430FE"/>
    <w:rsid w:val="00A445B4"/>
    <w:rsid w:val="00A44882"/>
    <w:rsid w:val="00A448B5"/>
    <w:rsid w:val="00A44AC4"/>
    <w:rsid w:val="00A44C36"/>
    <w:rsid w:val="00A44FFD"/>
    <w:rsid w:val="00A45542"/>
    <w:rsid w:val="00A45567"/>
    <w:rsid w:val="00A45E9B"/>
    <w:rsid w:val="00A465E0"/>
    <w:rsid w:val="00A4694E"/>
    <w:rsid w:val="00A46CD3"/>
    <w:rsid w:val="00A46D3D"/>
    <w:rsid w:val="00A46E54"/>
    <w:rsid w:val="00A47AB5"/>
    <w:rsid w:val="00A50574"/>
    <w:rsid w:val="00A50823"/>
    <w:rsid w:val="00A50B18"/>
    <w:rsid w:val="00A5175D"/>
    <w:rsid w:val="00A51A30"/>
    <w:rsid w:val="00A51F41"/>
    <w:rsid w:val="00A526C2"/>
    <w:rsid w:val="00A526C5"/>
    <w:rsid w:val="00A52B94"/>
    <w:rsid w:val="00A52C60"/>
    <w:rsid w:val="00A52F7E"/>
    <w:rsid w:val="00A5321B"/>
    <w:rsid w:val="00A53403"/>
    <w:rsid w:val="00A5361D"/>
    <w:rsid w:val="00A536E6"/>
    <w:rsid w:val="00A53A2C"/>
    <w:rsid w:val="00A53CFE"/>
    <w:rsid w:val="00A53FC9"/>
    <w:rsid w:val="00A541E1"/>
    <w:rsid w:val="00A544C0"/>
    <w:rsid w:val="00A5478D"/>
    <w:rsid w:val="00A54A0A"/>
    <w:rsid w:val="00A55B95"/>
    <w:rsid w:val="00A55C69"/>
    <w:rsid w:val="00A562DC"/>
    <w:rsid w:val="00A5652F"/>
    <w:rsid w:val="00A56A7A"/>
    <w:rsid w:val="00A56A7B"/>
    <w:rsid w:val="00A56BFB"/>
    <w:rsid w:val="00A56F70"/>
    <w:rsid w:val="00A57030"/>
    <w:rsid w:val="00A57B23"/>
    <w:rsid w:val="00A57E2C"/>
    <w:rsid w:val="00A57EEC"/>
    <w:rsid w:val="00A604EE"/>
    <w:rsid w:val="00A6071A"/>
    <w:rsid w:val="00A60AE7"/>
    <w:rsid w:val="00A613FA"/>
    <w:rsid w:val="00A6155C"/>
    <w:rsid w:val="00A61FB7"/>
    <w:rsid w:val="00A6205A"/>
    <w:rsid w:val="00A627A3"/>
    <w:rsid w:val="00A629BC"/>
    <w:rsid w:val="00A62A7D"/>
    <w:rsid w:val="00A63115"/>
    <w:rsid w:val="00A64AC5"/>
    <w:rsid w:val="00A65235"/>
    <w:rsid w:val="00A653D9"/>
    <w:rsid w:val="00A6594A"/>
    <w:rsid w:val="00A6621C"/>
    <w:rsid w:val="00A66753"/>
    <w:rsid w:val="00A667C7"/>
    <w:rsid w:val="00A66ADF"/>
    <w:rsid w:val="00A66D93"/>
    <w:rsid w:val="00A673E0"/>
    <w:rsid w:val="00A67CB9"/>
    <w:rsid w:val="00A67EBD"/>
    <w:rsid w:val="00A67F46"/>
    <w:rsid w:val="00A67F55"/>
    <w:rsid w:val="00A70539"/>
    <w:rsid w:val="00A70694"/>
    <w:rsid w:val="00A708DF"/>
    <w:rsid w:val="00A70C4D"/>
    <w:rsid w:val="00A718EE"/>
    <w:rsid w:val="00A7233B"/>
    <w:rsid w:val="00A72658"/>
    <w:rsid w:val="00A72B99"/>
    <w:rsid w:val="00A72E61"/>
    <w:rsid w:val="00A730ED"/>
    <w:rsid w:val="00A73170"/>
    <w:rsid w:val="00A738E3"/>
    <w:rsid w:val="00A73EB7"/>
    <w:rsid w:val="00A743CD"/>
    <w:rsid w:val="00A7462C"/>
    <w:rsid w:val="00A74A86"/>
    <w:rsid w:val="00A74F19"/>
    <w:rsid w:val="00A75518"/>
    <w:rsid w:val="00A75C43"/>
    <w:rsid w:val="00A75F65"/>
    <w:rsid w:val="00A766D9"/>
    <w:rsid w:val="00A76811"/>
    <w:rsid w:val="00A76812"/>
    <w:rsid w:val="00A7692D"/>
    <w:rsid w:val="00A76C67"/>
    <w:rsid w:val="00A7751A"/>
    <w:rsid w:val="00A77A7C"/>
    <w:rsid w:val="00A77E31"/>
    <w:rsid w:val="00A8006F"/>
    <w:rsid w:val="00A803DF"/>
    <w:rsid w:val="00A80718"/>
    <w:rsid w:val="00A80E1F"/>
    <w:rsid w:val="00A815E6"/>
    <w:rsid w:val="00A827ED"/>
    <w:rsid w:val="00A82A4A"/>
    <w:rsid w:val="00A82CCE"/>
    <w:rsid w:val="00A83574"/>
    <w:rsid w:val="00A843E6"/>
    <w:rsid w:val="00A847D6"/>
    <w:rsid w:val="00A8499E"/>
    <w:rsid w:val="00A84A5B"/>
    <w:rsid w:val="00A84E9A"/>
    <w:rsid w:val="00A85BB9"/>
    <w:rsid w:val="00A86573"/>
    <w:rsid w:val="00A868D0"/>
    <w:rsid w:val="00A868FC"/>
    <w:rsid w:val="00A86AE3"/>
    <w:rsid w:val="00A86B77"/>
    <w:rsid w:val="00A86C3B"/>
    <w:rsid w:val="00A87812"/>
    <w:rsid w:val="00A878C3"/>
    <w:rsid w:val="00A87E94"/>
    <w:rsid w:val="00A90953"/>
    <w:rsid w:val="00A90A03"/>
    <w:rsid w:val="00A91313"/>
    <w:rsid w:val="00A91568"/>
    <w:rsid w:val="00A91957"/>
    <w:rsid w:val="00A92524"/>
    <w:rsid w:val="00A9290F"/>
    <w:rsid w:val="00A92B54"/>
    <w:rsid w:val="00A92CD6"/>
    <w:rsid w:val="00A92D3B"/>
    <w:rsid w:val="00A92F1B"/>
    <w:rsid w:val="00A9354E"/>
    <w:rsid w:val="00A935DC"/>
    <w:rsid w:val="00A93832"/>
    <w:rsid w:val="00A94496"/>
    <w:rsid w:val="00A9459A"/>
    <w:rsid w:val="00A9572B"/>
    <w:rsid w:val="00A95F2B"/>
    <w:rsid w:val="00A96B9A"/>
    <w:rsid w:val="00A96D38"/>
    <w:rsid w:val="00A96D65"/>
    <w:rsid w:val="00A97188"/>
    <w:rsid w:val="00A97273"/>
    <w:rsid w:val="00A97382"/>
    <w:rsid w:val="00A97712"/>
    <w:rsid w:val="00A97A00"/>
    <w:rsid w:val="00A97D3B"/>
    <w:rsid w:val="00AA01B3"/>
    <w:rsid w:val="00AA0476"/>
    <w:rsid w:val="00AA07D0"/>
    <w:rsid w:val="00AA0A2A"/>
    <w:rsid w:val="00AA0CF0"/>
    <w:rsid w:val="00AA14B3"/>
    <w:rsid w:val="00AA16DF"/>
    <w:rsid w:val="00AA1941"/>
    <w:rsid w:val="00AA1E87"/>
    <w:rsid w:val="00AA2A76"/>
    <w:rsid w:val="00AA30C0"/>
    <w:rsid w:val="00AA36C9"/>
    <w:rsid w:val="00AA39BC"/>
    <w:rsid w:val="00AA48EB"/>
    <w:rsid w:val="00AA4CD8"/>
    <w:rsid w:val="00AA4E88"/>
    <w:rsid w:val="00AA523F"/>
    <w:rsid w:val="00AA527A"/>
    <w:rsid w:val="00AA5AD6"/>
    <w:rsid w:val="00AA5C1C"/>
    <w:rsid w:val="00AA62D3"/>
    <w:rsid w:val="00AA7BDA"/>
    <w:rsid w:val="00AB07EF"/>
    <w:rsid w:val="00AB13E9"/>
    <w:rsid w:val="00AB16E8"/>
    <w:rsid w:val="00AB1898"/>
    <w:rsid w:val="00AB18D8"/>
    <w:rsid w:val="00AB1B4F"/>
    <w:rsid w:val="00AB21C0"/>
    <w:rsid w:val="00AB26DE"/>
    <w:rsid w:val="00AB2783"/>
    <w:rsid w:val="00AB2ABE"/>
    <w:rsid w:val="00AB2BB3"/>
    <w:rsid w:val="00AB2E4B"/>
    <w:rsid w:val="00AB2F92"/>
    <w:rsid w:val="00AB301E"/>
    <w:rsid w:val="00AB321D"/>
    <w:rsid w:val="00AB3ACB"/>
    <w:rsid w:val="00AB3B00"/>
    <w:rsid w:val="00AB4941"/>
    <w:rsid w:val="00AB52F4"/>
    <w:rsid w:val="00AB5766"/>
    <w:rsid w:val="00AB62B3"/>
    <w:rsid w:val="00AB658C"/>
    <w:rsid w:val="00AB6CBB"/>
    <w:rsid w:val="00AB73FE"/>
    <w:rsid w:val="00AB77B5"/>
    <w:rsid w:val="00AB7C89"/>
    <w:rsid w:val="00AB7FF9"/>
    <w:rsid w:val="00AC06AA"/>
    <w:rsid w:val="00AC0F73"/>
    <w:rsid w:val="00AC104B"/>
    <w:rsid w:val="00AC132B"/>
    <w:rsid w:val="00AC1394"/>
    <w:rsid w:val="00AC208B"/>
    <w:rsid w:val="00AC2886"/>
    <w:rsid w:val="00AC2F01"/>
    <w:rsid w:val="00AC37CE"/>
    <w:rsid w:val="00AC383E"/>
    <w:rsid w:val="00AC3A33"/>
    <w:rsid w:val="00AC3B36"/>
    <w:rsid w:val="00AC3D08"/>
    <w:rsid w:val="00AC45C1"/>
    <w:rsid w:val="00AC4897"/>
    <w:rsid w:val="00AC4C2B"/>
    <w:rsid w:val="00AC4D1B"/>
    <w:rsid w:val="00AC4EDA"/>
    <w:rsid w:val="00AC5088"/>
    <w:rsid w:val="00AC55C6"/>
    <w:rsid w:val="00AC6E32"/>
    <w:rsid w:val="00AC72CE"/>
    <w:rsid w:val="00AC74B2"/>
    <w:rsid w:val="00AC7601"/>
    <w:rsid w:val="00AC7C9A"/>
    <w:rsid w:val="00AD0017"/>
    <w:rsid w:val="00AD080A"/>
    <w:rsid w:val="00AD0C19"/>
    <w:rsid w:val="00AD12DB"/>
    <w:rsid w:val="00AD139B"/>
    <w:rsid w:val="00AD15CE"/>
    <w:rsid w:val="00AD1683"/>
    <w:rsid w:val="00AD17CE"/>
    <w:rsid w:val="00AD184D"/>
    <w:rsid w:val="00AD1A9D"/>
    <w:rsid w:val="00AD1AEF"/>
    <w:rsid w:val="00AD1B19"/>
    <w:rsid w:val="00AD26B4"/>
    <w:rsid w:val="00AD2B5B"/>
    <w:rsid w:val="00AD3502"/>
    <w:rsid w:val="00AD363C"/>
    <w:rsid w:val="00AD3BCA"/>
    <w:rsid w:val="00AD402F"/>
    <w:rsid w:val="00AD4248"/>
    <w:rsid w:val="00AD42D5"/>
    <w:rsid w:val="00AD5747"/>
    <w:rsid w:val="00AD5D71"/>
    <w:rsid w:val="00AD60FC"/>
    <w:rsid w:val="00AD66F1"/>
    <w:rsid w:val="00AD674B"/>
    <w:rsid w:val="00AD71A6"/>
    <w:rsid w:val="00AD78F5"/>
    <w:rsid w:val="00AD793B"/>
    <w:rsid w:val="00AE0071"/>
    <w:rsid w:val="00AE0213"/>
    <w:rsid w:val="00AE05C2"/>
    <w:rsid w:val="00AE0F19"/>
    <w:rsid w:val="00AE11F8"/>
    <w:rsid w:val="00AE19B2"/>
    <w:rsid w:val="00AE1B28"/>
    <w:rsid w:val="00AE1C14"/>
    <w:rsid w:val="00AE1CE6"/>
    <w:rsid w:val="00AE2CA6"/>
    <w:rsid w:val="00AE3AC1"/>
    <w:rsid w:val="00AE3D8A"/>
    <w:rsid w:val="00AE43AE"/>
    <w:rsid w:val="00AE46D9"/>
    <w:rsid w:val="00AE507E"/>
    <w:rsid w:val="00AE547A"/>
    <w:rsid w:val="00AE59DA"/>
    <w:rsid w:val="00AE5AF9"/>
    <w:rsid w:val="00AE5D93"/>
    <w:rsid w:val="00AE5E69"/>
    <w:rsid w:val="00AE63EF"/>
    <w:rsid w:val="00AE6C6E"/>
    <w:rsid w:val="00AE7247"/>
    <w:rsid w:val="00AE77E1"/>
    <w:rsid w:val="00AE7E17"/>
    <w:rsid w:val="00AE7EAA"/>
    <w:rsid w:val="00AE7FB8"/>
    <w:rsid w:val="00AF006F"/>
    <w:rsid w:val="00AF0582"/>
    <w:rsid w:val="00AF0C88"/>
    <w:rsid w:val="00AF1F55"/>
    <w:rsid w:val="00AF221B"/>
    <w:rsid w:val="00AF2385"/>
    <w:rsid w:val="00AF286C"/>
    <w:rsid w:val="00AF3025"/>
    <w:rsid w:val="00AF3C13"/>
    <w:rsid w:val="00AF40D2"/>
    <w:rsid w:val="00AF4133"/>
    <w:rsid w:val="00AF42F4"/>
    <w:rsid w:val="00AF47C6"/>
    <w:rsid w:val="00AF6076"/>
    <w:rsid w:val="00AF631E"/>
    <w:rsid w:val="00AF6385"/>
    <w:rsid w:val="00AF64E3"/>
    <w:rsid w:val="00AF678A"/>
    <w:rsid w:val="00AF67B4"/>
    <w:rsid w:val="00AF6EF8"/>
    <w:rsid w:val="00AF701B"/>
    <w:rsid w:val="00AF743B"/>
    <w:rsid w:val="00AF748C"/>
    <w:rsid w:val="00AF7612"/>
    <w:rsid w:val="00B00666"/>
    <w:rsid w:val="00B008BA"/>
    <w:rsid w:val="00B00B03"/>
    <w:rsid w:val="00B01D46"/>
    <w:rsid w:val="00B01FDE"/>
    <w:rsid w:val="00B0247D"/>
    <w:rsid w:val="00B02F65"/>
    <w:rsid w:val="00B02FCA"/>
    <w:rsid w:val="00B03216"/>
    <w:rsid w:val="00B03233"/>
    <w:rsid w:val="00B03385"/>
    <w:rsid w:val="00B0376C"/>
    <w:rsid w:val="00B0383F"/>
    <w:rsid w:val="00B0475F"/>
    <w:rsid w:val="00B047B0"/>
    <w:rsid w:val="00B04AC2"/>
    <w:rsid w:val="00B04C64"/>
    <w:rsid w:val="00B05193"/>
    <w:rsid w:val="00B0552A"/>
    <w:rsid w:val="00B059AA"/>
    <w:rsid w:val="00B068C1"/>
    <w:rsid w:val="00B0731C"/>
    <w:rsid w:val="00B07FDD"/>
    <w:rsid w:val="00B107E8"/>
    <w:rsid w:val="00B1192F"/>
    <w:rsid w:val="00B12301"/>
    <w:rsid w:val="00B124CB"/>
    <w:rsid w:val="00B12B71"/>
    <w:rsid w:val="00B12D24"/>
    <w:rsid w:val="00B130A0"/>
    <w:rsid w:val="00B131ED"/>
    <w:rsid w:val="00B1382C"/>
    <w:rsid w:val="00B13F85"/>
    <w:rsid w:val="00B14BE5"/>
    <w:rsid w:val="00B15022"/>
    <w:rsid w:val="00B153C3"/>
    <w:rsid w:val="00B157E1"/>
    <w:rsid w:val="00B158A1"/>
    <w:rsid w:val="00B15993"/>
    <w:rsid w:val="00B15D26"/>
    <w:rsid w:val="00B15D2E"/>
    <w:rsid w:val="00B15D84"/>
    <w:rsid w:val="00B1697E"/>
    <w:rsid w:val="00B16BD1"/>
    <w:rsid w:val="00B1714D"/>
    <w:rsid w:val="00B1714F"/>
    <w:rsid w:val="00B1726E"/>
    <w:rsid w:val="00B1731A"/>
    <w:rsid w:val="00B1757F"/>
    <w:rsid w:val="00B17B7C"/>
    <w:rsid w:val="00B17FE4"/>
    <w:rsid w:val="00B203F6"/>
    <w:rsid w:val="00B2064E"/>
    <w:rsid w:val="00B21AF7"/>
    <w:rsid w:val="00B21D77"/>
    <w:rsid w:val="00B22110"/>
    <w:rsid w:val="00B226E8"/>
    <w:rsid w:val="00B22A29"/>
    <w:rsid w:val="00B22C87"/>
    <w:rsid w:val="00B234A8"/>
    <w:rsid w:val="00B23B29"/>
    <w:rsid w:val="00B23CB8"/>
    <w:rsid w:val="00B23D0E"/>
    <w:rsid w:val="00B242AF"/>
    <w:rsid w:val="00B244FB"/>
    <w:rsid w:val="00B2470A"/>
    <w:rsid w:val="00B24EFD"/>
    <w:rsid w:val="00B2527E"/>
    <w:rsid w:val="00B252D9"/>
    <w:rsid w:val="00B2551C"/>
    <w:rsid w:val="00B25799"/>
    <w:rsid w:val="00B25A4B"/>
    <w:rsid w:val="00B26418"/>
    <w:rsid w:val="00B265C8"/>
    <w:rsid w:val="00B26600"/>
    <w:rsid w:val="00B26984"/>
    <w:rsid w:val="00B26B35"/>
    <w:rsid w:val="00B27392"/>
    <w:rsid w:val="00B304D5"/>
    <w:rsid w:val="00B30557"/>
    <w:rsid w:val="00B3081A"/>
    <w:rsid w:val="00B30852"/>
    <w:rsid w:val="00B30CB3"/>
    <w:rsid w:val="00B30D3A"/>
    <w:rsid w:val="00B31270"/>
    <w:rsid w:val="00B3165F"/>
    <w:rsid w:val="00B319A1"/>
    <w:rsid w:val="00B321C2"/>
    <w:rsid w:val="00B324AE"/>
    <w:rsid w:val="00B32ADC"/>
    <w:rsid w:val="00B32B3C"/>
    <w:rsid w:val="00B33062"/>
    <w:rsid w:val="00B33B25"/>
    <w:rsid w:val="00B33F8F"/>
    <w:rsid w:val="00B34A70"/>
    <w:rsid w:val="00B35F04"/>
    <w:rsid w:val="00B36C3D"/>
    <w:rsid w:val="00B36CE8"/>
    <w:rsid w:val="00B3708C"/>
    <w:rsid w:val="00B370F3"/>
    <w:rsid w:val="00B374F6"/>
    <w:rsid w:val="00B3761C"/>
    <w:rsid w:val="00B37EAC"/>
    <w:rsid w:val="00B405A5"/>
    <w:rsid w:val="00B40E5A"/>
    <w:rsid w:val="00B410E7"/>
    <w:rsid w:val="00B41320"/>
    <w:rsid w:val="00B41594"/>
    <w:rsid w:val="00B41BB8"/>
    <w:rsid w:val="00B42079"/>
    <w:rsid w:val="00B42148"/>
    <w:rsid w:val="00B42BF6"/>
    <w:rsid w:val="00B42C85"/>
    <w:rsid w:val="00B439B4"/>
    <w:rsid w:val="00B43C4D"/>
    <w:rsid w:val="00B43E59"/>
    <w:rsid w:val="00B443BF"/>
    <w:rsid w:val="00B45E83"/>
    <w:rsid w:val="00B46AFF"/>
    <w:rsid w:val="00B46F0A"/>
    <w:rsid w:val="00B47220"/>
    <w:rsid w:val="00B47C43"/>
    <w:rsid w:val="00B47CF0"/>
    <w:rsid w:val="00B47FA0"/>
    <w:rsid w:val="00B47FD1"/>
    <w:rsid w:val="00B503AD"/>
    <w:rsid w:val="00B50A9E"/>
    <w:rsid w:val="00B50E8E"/>
    <w:rsid w:val="00B5133B"/>
    <w:rsid w:val="00B5134D"/>
    <w:rsid w:val="00B51C5A"/>
    <w:rsid w:val="00B51C8C"/>
    <w:rsid w:val="00B51D6E"/>
    <w:rsid w:val="00B51EAE"/>
    <w:rsid w:val="00B51F67"/>
    <w:rsid w:val="00B51FFE"/>
    <w:rsid w:val="00B52C7B"/>
    <w:rsid w:val="00B53661"/>
    <w:rsid w:val="00B537EC"/>
    <w:rsid w:val="00B5380E"/>
    <w:rsid w:val="00B53F5D"/>
    <w:rsid w:val="00B54981"/>
    <w:rsid w:val="00B54FF7"/>
    <w:rsid w:val="00B55483"/>
    <w:rsid w:val="00B5574D"/>
    <w:rsid w:val="00B55970"/>
    <w:rsid w:val="00B55B95"/>
    <w:rsid w:val="00B561CB"/>
    <w:rsid w:val="00B567D1"/>
    <w:rsid w:val="00B5696C"/>
    <w:rsid w:val="00B56AA2"/>
    <w:rsid w:val="00B56C71"/>
    <w:rsid w:val="00B56D1D"/>
    <w:rsid w:val="00B56F7A"/>
    <w:rsid w:val="00B57110"/>
    <w:rsid w:val="00B574E7"/>
    <w:rsid w:val="00B579C9"/>
    <w:rsid w:val="00B60572"/>
    <w:rsid w:val="00B60E07"/>
    <w:rsid w:val="00B6165F"/>
    <w:rsid w:val="00B6166C"/>
    <w:rsid w:val="00B61A61"/>
    <w:rsid w:val="00B61AE7"/>
    <w:rsid w:val="00B62308"/>
    <w:rsid w:val="00B6241E"/>
    <w:rsid w:val="00B627D0"/>
    <w:rsid w:val="00B62E61"/>
    <w:rsid w:val="00B63663"/>
    <w:rsid w:val="00B6429F"/>
    <w:rsid w:val="00B642FD"/>
    <w:rsid w:val="00B64448"/>
    <w:rsid w:val="00B644AD"/>
    <w:rsid w:val="00B647C9"/>
    <w:rsid w:val="00B64AC8"/>
    <w:rsid w:val="00B64DB0"/>
    <w:rsid w:val="00B64EF8"/>
    <w:rsid w:val="00B65002"/>
    <w:rsid w:val="00B658CB"/>
    <w:rsid w:val="00B65AA8"/>
    <w:rsid w:val="00B65F0C"/>
    <w:rsid w:val="00B66EB9"/>
    <w:rsid w:val="00B67084"/>
    <w:rsid w:val="00B6761A"/>
    <w:rsid w:val="00B6775A"/>
    <w:rsid w:val="00B67A98"/>
    <w:rsid w:val="00B67DC1"/>
    <w:rsid w:val="00B707C2"/>
    <w:rsid w:val="00B7165B"/>
    <w:rsid w:val="00B71EE0"/>
    <w:rsid w:val="00B725BB"/>
    <w:rsid w:val="00B72D40"/>
    <w:rsid w:val="00B73476"/>
    <w:rsid w:val="00B73B5B"/>
    <w:rsid w:val="00B74A25"/>
    <w:rsid w:val="00B75627"/>
    <w:rsid w:val="00B759FD"/>
    <w:rsid w:val="00B75C84"/>
    <w:rsid w:val="00B764A5"/>
    <w:rsid w:val="00B772C5"/>
    <w:rsid w:val="00B774C2"/>
    <w:rsid w:val="00B7766B"/>
    <w:rsid w:val="00B80076"/>
    <w:rsid w:val="00B80BE1"/>
    <w:rsid w:val="00B81776"/>
    <w:rsid w:val="00B81A60"/>
    <w:rsid w:val="00B82319"/>
    <w:rsid w:val="00B826FC"/>
    <w:rsid w:val="00B82D4E"/>
    <w:rsid w:val="00B82F9E"/>
    <w:rsid w:val="00B83388"/>
    <w:rsid w:val="00B83B5B"/>
    <w:rsid w:val="00B83EE4"/>
    <w:rsid w:val="00B8496E"/>
    <w:rsid w:val="00B84D38"/>
    <w:rsid w:val="00B854BB"/>
    <w:rsid w:val="00B85EE3"/>
    <w:rsid w:val="00B86B23"/>
    <w:rsid w:val="00B86F08"/>
    <w:rsid w:val="00B8712B"/>
    <w:rsid w:val="00B8721E"/>
    <w:rsid w:val="00B87C18"/>
    <w:rsid w:val="00B90613"/>
    <w:rsid w:val="00B90AC1"/>
    <w:rsid w:val="00B90C5D"/>
    <w:rsid w:val="00B90DAB"/>
    <w:rsid w:val="00B91368"/>
    <w:rsid w:val="00B91E9F"/>
    <w:rsid w:val="00B923EA"/>
    <w:rsid w:val="00B92469"/>
    <w:rsid w:val="00B92C8F"/>
    <w:rsid w:val="00B93D06"/>
    <w:rsid w:val="00B93DDE"/>
    <w:rsid w:val="00B9525F"/>
    <w:rsid w:val="00B95520"/>
    <w:rsid w:val="00B95731"/>
    <w:rsid w:val="00B9659E"/>
    <w:rsid w:val="00B965EB"/>
    <w:rsid w:val="00B968ED"/>
    <w:rsid w:val="00B96D72"/>
    <w:rsid w:val="00B97E35"/>
    <w:rsid w:val="00BA0427"/>
    <w:rsid w:val="00BA07F5"/>
    <w:rsid w:val="00BA0A62"/>
    <w:rsid w:val="00BA1A4B"/>
    <w:rsid w:val="00BA2081"/>
    <w:rsid w:val="00BA24A6"/>
    <w:rsid w:val="00BA269C"/>
    <w:rsid w:val="00BA35C7"/>
    <w:rsid w:val="00BA3CC7"/>
    <w:rsid w:val="00BA3F23"/>
    <w:rsid w:val="00BA3F6B"/>
    <w:rsid w:val="00BA412F"/>
    <w:rsid w:val="00BA427B"/>
    <w:rsid w:val="00BA42D9"/>
    <w:rsid w:val="00BA5069"/>
    <w:rsid w:val="00BA50B6"/>
    <w:rsid w:val="00BA542A"/>
    <w:rsid w:val="00BA55F3"/>
    <w:rsid w:val="00BA5A15"/>
    <w:rsid w:val="00BA5EE5"/>
    <w:rsid w:val="00BA61AC"/>
    <w:rsid w:val="00BA6399"/>
    <w:rsid w:val="00BA64D8"/>
    <w:rsid w:val="00BA689B"/>
    <w:rsid w:val="00BA6D13"/>
    <w:rsid w:val="00BA704E"/>
    <w:rsid w:val="00BA7690"/>
    <w:rsid w:val="00BA7B0B"/>
    <w:rsid w:val="00BA7F38"/>
    <w:rsid w:val="00BB01A0"/>
    <w:rsid w:val="00BB1CF6"/>
    <w:rsid w:val="00BB286B"/>
    <w:rsid w:val="00BB29BE"/>
    <w:rsid w:val="00BB3798"/>
    <w:rsid w:val="00BB3883"/>
    <w:rsid w:val="00BB3A0B"/>
    <w:rsid w:val="00BB4083"/>
    <w:rsid w:val="00BB421D"/>
    <w:rsid w:val="00BB4246"/>
    <w:rsid w:val="00BB559B"/>
    <w:rsid w:val="00BB599A"/>
    <w:rsid w:val="00BB5DAE"/>
    <w:rsid w:val="00BB6493"/>
    <w:rsid w:val="00BB6755"/>
    <w:rsid w:val="00BB6891"/>
    <w:rsid w:val="00BB6BD4"/>
    <w:rsid w:val="00BB774A"/>
    <w:rsid w:val="00BB7BA8"/>
    <w:rsid w:val="00BB7BE3"/>
    <w:rsid w:val="00BC000F"/>
    <w:rsid w:val="00BC04B5"/>
    <w:rsid w:val="00BC073A"/>
    <w:rsid w:val="00BC0AB6"/>
    <w:rsid w:val="00BC0C00"/>
    <w:rsid w:val="00BC11EC"/>
    <w:rsid w:val="00BC1230"/>
    <w:rsid w:val="00BC13CC"/>
    <w:rsid w:val="00BC1C1A"/>
    <w:rsid w:val="00BC1F07"/>
    <w:rsid w:val="00BC1FDD"/>
    <w:rsid w:val="00BC256F"/>
    <w:rsid w:val="00BC2741"/>
    <w:rsid w:val="00BC2D82"/>
    <w:rsid w:val="00BC327E"/>
    <w:rsid w:val="00BC3D1A"/>
    <w:rsid w:val="00BC42DD"/>
    <w:rsid w:val="00BC4A3E"/>
    <w:rsid w:val="00BC4ACD"/>
    <w:rsid w:val="00BC4DEB"/>
    <w:rsid w:val="00BC4EE4"/>
    <w:rsid w:val="00BC502A"/>
    <w:rsid w:val="00BC527E"/>
    <w:rsid w:val="00BC5312"/>
    <w:rsid w:val="00BC584B"/>
    <w:rsid w:val="00BC6720"/>
    <w:rsid w:val="00BC77CB"/>
    <w:rsid w:val="00BC7BC3"/>
    <w:rsid w:val="00BC7D78"/>
    <w:rsid w:val="00BC7D7C"/>
    <w:rsid w:val="00BC7E7B"/>
    <w:rsid w:val="00BD01D5"/>
    <w:rsid w:val="00BD0252"/>
    <w:rsid w:val="00BD0919"/>
    <w:rsid w:val="00BD0CE2"/>
    <w:rsid w:val="00BD149C"/>
    <w:rsid w:val="00BD167A"/>
    <w:rsid w:val="00BD18BB"/>
    <w:rsid w:val="00BD1FA7"/>
    <w:rsid w:val="00BD26B3"/>
    <w:rsid w:val="00BD2AC6"/>
    <w:rsid w:val="00BD305E"/>
    <w:rsid w:val="00BD30BB"/>
    <w:rsid w:val="00BD31C7"/>
    <w:rsid w:val="00BD34F7"/>
    <w:rsid w:val="00BD395D"/>
    <w:rsid w:val="00BD3B8A"/>
    <w:rsid w:val="00BD3BA8"/>
    <w:rsid w:val="00BD3BB9"/>
    <w:rsid w:val="00BD3BC8"/>
    <w:rsid w:val="00BD4261"/>
    <w:rsid w:val="00BD45E4"/>
    <w:rsid w:val="00BD47FA"/>
    <w:rsid w:val="00BD48E9"/>
    <w:rsid w:val="00BD5080"/>
    <w:rsid w:val="00BD50DD"/>
    <w:rsid w:val="00BD5798"/>
    <w:rsid w:val="00BD5859"/>
    <w:rsid w:val="00BD5D87"/>
    <w:rsid w:val="00BD6075"/>
    <w:rsid w:val="00BD69D2"/>
    <w:rsid w:val="00BD69E3"/>
    <w:rsid w:val="00BD6AD2"/>
    <w:rsid w:val="00BD6CA9"/>
    <w:rsid w:val="00BD70E6"/>
    <w:rsid w:val="00BD73E6"/>
    <w:rsid w:val="00BD7454"/>
    <w:rsid w:val="00BD7BC6"/>
    <w:rsid w:val="00BD7C6E"/>
    <w:rsid w:val="00BD7FB1"/>
    <w:rsid w:val="00BE082C"/>
    <w:rsid w:val="00BE1445"/>
    <w:rsid w:val="00BE17E6"/>
    <w:rsid w:val="00BE191E"/>
    <w:rsid w:val="00BE195D"/>
    <w:rsid w:val="00BE1A33"/>
    <w:rsid w:val="00BE20C3"/>
    <w:rsid w:val="00BE273E"/>
    <w:rsid w:val="00BE30DE"/>
    <w:rsid w:val="00BE3305"/>
    <w:rsid w:val="00BE3385"/>
    <w:rsid w:val="00BE33F8"/>
    <w:rsid w:val="00BE344F"/>
    <w:rsid w:val="00BE3AB5"/>
    <w:rsid w:val="00BE3B4D"/>
    <w:rsid w:val="00BE46B9"/>
    <w:rsid w:val="00BE58C8"/>
    <w:rsid w:val="00BE5BAC"/>
    <w:rsid w:val="00BE5D5E"/>
    <w:rsid w:val="00BE6106"/>
    <w:rsid w:val="00BE7322"/>
    <w:rsid w:val="00BE73F7"/>
    <w:rsid w:val="00BE7527"/>
    <w:rsid w:val="00BE7865"/>
    <w:rsid w:val="00BE7A08"/>
    <w:rsid w:val="00BE7C3F"/>
    <w:rsid w:val="00BF00D5"/>
    <w:rsid w:val="00BF032A"/>
    <w:rsid w:val="00BF0743"/>
    <w:rsid w:val="00BF0A7E"/>
    <w:rsid w:val="00BF0C62"/>
    <w:rsid w:val="00BF0D37"/>
    <w:rsid w:val="00BF1007"/>
    <w:rsid w:val="00BF13A3"/>
    <w:rsid w:val="00BF1902"/>
    <w:rsid w:val="00BF1B73"/>
    <w:rsid w:val="00BF1C1D"/>
    <w:rsid w:val="00BF2404"/>
    <w:rsid w:val="00BF2626"/>
    <w:rsid w:val="00BF2A21"/>
    <w:rsid w:val="00BF2EDB"/>
    <w:rsid w:val="00BF3473"/>
    <w:rsid w:val="00BF35F9"/>
    <w:rsid w:val="00BF3836"/>
    <w:rsid w:val="00BF3B72"/>
    <w:rsid w:val="00BF3C5E"/>
    <w:rsid w:val="00BF41B5"/>
    <w:rsid w:val="00BF450C"/>
    <w:rsid w:val="00BF495A"/>
    <w:rsid w:val="00BF4A0B"/>
    <w:rsid w:val="00BF4BB3"/>
    <w:rsid w:val="00BF5250"/>
    <w:rsid w:val="00BF53D7"/>
    <w:rsid w:val="00BF5AFD"/>
    <w:rsid w:val="00BF5B37"/>
    <w:rsid w:val="00BF5C25"/>
    <w:rsid w:val="00BF6585"/>
    <w:rsid w:val="00BF67A8"/>
    <w:rsid w:val="00BF7363"/>
    <w:rsid w:val="00BF7C03"/>
    <w:rsid w:val="00BF7D02"/>
    <w:rsid w:val="00C000F2"/>
    <w:rsid w:val="00C00265"/>
    <w:rsid w:val="00C0056F"/>
    <w:rsid w:val="00C009AE"/>
    <w:rsid w:val="00C00A2A"/>
    <w:rsid w:val="00C00B03"/>
    <w:rsid w:val="00C00B86"/>
    <w:rsid w:val="00C013B6"/>
    <w:rsid w:val="00C01421"/>
    <w:rsid w:val="00C018C8"/>
    <w:rsid w:val="00C01AB9"/>
    <w:rsid w:val="00C01CC9"/>
    <w:rsid w:val="00C02392"/>
    <w:rsid w:val="00C02A21"/>
    <w:rsid w:val="00C02F55"/>
    <w:rsid w:val="00C032B4"/>
    <w:rsid w:val="00C03966"/>
    <w:rsid w:val="00C0442F"/>
    <w:rsid w:val="00C0447A"/>
    <w:rsid w:val="00C0455E"/>
    <w:rsid w:val="00C045AC"/>
    <w:rsid w:val="00C049C0"/>
    <w:rsid w:val="00C04AF2"/>
    <w:rsid w:val="00C04BB5"/>
    <w:rsid w:val="00C04DF7"/>
    <w:rsid w:val="00C05298"/>
    <w:rsid w:val="00C054A6"/>
    <w:rsid w:val="00C05524"/>
    <w:rsid w:val="00C055BC"/>
    <w:rsid w:val="00C055FA"/>
    <w:rsid w:val="00C05785"/>
    <w:rsid w:val="00C05BB2"/>
    <w:rsid w:val="00C06570"/>
    <w:rsid w:val="00C06C8C"/>
    <w:rsid w:val="00C102A3"/>
    <w:rsid w:val="00C1036F"/>
    <w:rsid w:val="00C110AB"/>
    <w:rsid w:val="00C114AE"/>
    <w:rsid w:val="00C11630"/>
    <w:rsid w:val="00C1215A"/>
    <w:rsid w:val="00C122FB"/>
    <w:rsid w:val="00C124A7"/>
    <w:rsid w:val="00C125A3"/>
    <w:rsid w:val="00C1260D"/>
    <w:rsid w:val="00C12914"/>
    <w:rsid w:val="00C12950"/>
    <w:rsid w:val="00C12E77"/>
    <w:rsid w:val="00C12FFF"/>
    <w:rsid w:val="00C132F4"/>
    <w:rsid w:val="00C13314"/>
    <w:rsid w:val="00C134B3"/>
    <w:rsid w:val="00C13651"/>
    <w:rsid w:val="00C137FD"/>
    <w:rsid w:val="00C14251"/>
    <w:rsid w:val="00C144E5"/>
    <w:rsid w:val="00C1454F"/>
    <w:rsid w:val="00C14B92"/>
    <w:rsid w:val="00C14DC7"/>
    <w:rsid w:val="00C15FB0"/>
    <w:rsid w:val="00C165F8"/>
    <w:rsid w:val="00C1670D"/>
    <w:rsid w:val="00C1690E"/>
    <w:rsid w:val="00C17171"/>
    <w:rsid w:val="00C17291"/>
    <w:rsid w:val="00C172DB"/>
    <w:rsid w:val="00C22090"/>
    <w:rsid w:val="00C220C4"/>
    <w:rsid w:val="00C2228F"/>
    <w:rsid w:val="00C2261D"/>
    <w:rsid w:val="00C2334B"/>
    <w:rsid w:val="00C234CA"/>
    <w:rsid w:val="00C23C37"/>
    <w:rsid w:val="00C23CBF"/>
    <w:rsid w:val="00C23F77"/>
    <w:rsid w:val="00C23FD0"/>
    <w:rsid w:val="00C2485C"/>
    <w:rsid w:val="00C24DE5"/>
    <w:rsid w:val="00C253C8"/>
    <w:rsid w:val="00C25D9E"/>
    <w:rsid w:val="00C25EC4"/>
    <w:rsid w:val="00C266B8"/>
    <w:rsid w:val="00C26A2A"/>
    <w:rsid w:val="00C27BD9"/>
    <w:rsid w:val="00C3015F"/>
    <w:rsid w:val="00C3090F"/>
    <w:rsid w:val="00C3096D"/>
    <w:rsid w:val="00C318CB"/>
    <w:rsid w:val="00C325F8"/>
    <w:rsid w:val="00C329D9"/>
    <w:rsid w:val="00C32B71"/>
    <w:rsid w:val="00C32CBC"/>
    <w:rsid w:val="00C3306E"/>
    <w:rsid w:val="00C33274"/>
    <w:rsid w:val="00C3366C"/>
    <w:rsid w:val="00C34A8F"/>
    <w:rsid w:val="00C34E5D"/>
    <w:rsid w:val="00C358D2"/>
    <w:rsid w:val="00C359BD"/>
    <w:rsid w:val="00C35D31"/>
    <w:rsid w:val="00C35D8C"/>
    <w:rsid w:val="00C3626B"/>
    <w:rsid w:val="00C3654D"/>
    <w:rsid w:val="00C370B0"/>
    <w:rsid w:val="00C3760D"/>
    <w:rsid w:val="00C378C9"/>
    <w:rsid w:val="00C37DE7"/>
    <w:rsid w:val="00C37E20"/>
    <w:rsid w:val="00C41015"/>
    <w:rsid w:val="00C41151"/>
    <w:rsid w:val="00C411B8"/>
    <w:rsid w:val="00C413F0"/>
    <w:rsid w:val="00C41403"/>
    <w:rsid w:val="00C416D1"/>
    <w:rsid w:val="00C41B00"/>
    <w:rsid w:val="00C41C5A"/>
    <w:rsid w:val="00C41C89"/>
    <w:rsid w:val="00C42C9A"/>
    <w:rsid w:val="00C43004"/>
    <w:rsid w:val="00C43215"/>
    <w:rsid w:val="00C43BB1"/>
    <w:rsid w:val="00C4466F"/>
    <w:rsid w:val="00C44D82"/>
    <w:rsid w:val="00C44DB1"/>
    <w:rsid w:val="00C44F0D"/>
    <w:rsid w:val="00C45951"/>
    <w:rsid w:val="00C45EBA"/>
    <w:rsid w:val="00C46075"/>
    <w:rsid w:val="00C46135"/>
    <w:rsid w:val="00C46573"/>
    <w:rsid w:val="00C4685D"/>
    <w:rsid w:val="00C47021"/>
    <w:rsid w:val="00C4723A"/>
    <w:rsid w:val="00C47671"/>
    <w:rsid w:val="00C47906"/>
    <w:rsid w:val="00C4797A"/>
    <w:rsid w:val="00C47C57"/>
    <w:rsid w:val="00C47DDF"/>
    <w:rsid w:val="00C47E0E"/>
    <w:rsid w:val="00C50D29"/>
    <w:rsid w:val="00C50F85"/>
    <w:rsid w:val="00C51430"/>
    <w:rsid w:val="00C53041"/>
    <w:rsid w:val="00C53299"/>
    <w:rsid w:val="00C538A0"/>
    <w:rsid w:val="00C538F6"/>
    <w:rsid w:val="00C53BEA"/>
    <w:rsid w:val="00C546CB"/>
    <w:rsid w:val="00C546E6"/>
    <w:rsid w:val="00C55BDE"/>
    <w:rsid w:val="00C55C97"/>
    <w:rsid w:val="00C56965"/>
    <w:rsid w:val="00C56A1D"/>
    <w:rsid w:val="00C575E4"/>
    <w:rsid w:val="00C57968"/>
    <w:rsid w:val="00C57E25"/>
    <w:rsid w:val="00C60CC9"/>
    <w:rsid w:val="00C60EC5"/>
    <w:rsid w:val="00C611A9"/>
    <w:rsid w:val="00C6153C"/>
    <w:rsid w:val="00C62AFA"/>
    <w:rsid w:val="00C62C24"/>
    <w:rsid w:val="00C62F3D"/>
    <w:rsid w:val="00C63C1C"/>
    <w:rsid w:val="00C6447E"/>
    <w:rsid w:val="00C64DB9"/>
    <w:rsid w:val="00C651BD"/>
    <w:rsid w:val="00C6523A"/>
    <w:rsid w:val="00C6526F"/>
    <w:rsid w:val="00C65D67"/>
    <w:rsid w:val="00C65F17"/>
    <w:rsid w:val="00C66600"/>
    <w:rsid w:val="00C66842"/>
    <w:rsid w:val="00C66AC9"/>
    <w:rsid w:val="00C66F9D"/>
    <w:rsid w:val="00C672B0"/>
    <w:rsid w:val="00C67628"/>
    <w:rsid w:val="00C6766A"/>
    <w:rsid w:val="00C70434"/>
    <w:rsid w:val="00C7055D"/>
    <w:rsid w:val="00C707D7"/>
    <w:rsid w:val="00C70959"/>
    <w:rsid w:val="00C7098F"/>
    <w:rsid w:val="00C71890"/>
    <w:rsid w:val="00C719F0"/>
    <w:rsid w:val="00C71A69"/>
    <w:rsid w:val="00C71AF5"/>
    <w:rsid w:val="00C71C3A"/>
    <w:rsid w:val="00C71D0F"/>
    <w:rsid w:val="00C72079"/>
    <w:rsid w:val="00C7358E"/>
    <w:rsid w:val="00C73CF8"/>
    <w:rsid w:val="00C73DA4"/>
    <w:rsid w:val="00C74206"/>
    <w:rsid w:val="00C743F8"/>
    <w:rsid w:val="00C74D4B"/>
    <w:rsid w:val="00C74E9E"/>
    <w:rsid w:val="00C752DF"/>
    <w:rsid w:val="00C75432"/>
    <w:rsid w:val="00C75505"/>
    <w:rsid w:val="00C75C11"/>
    <w:rsid w:val="00C76064"/>
    <w:rsid w:val="00C76318"/>
    <w:rsid w:val="00C764BC"/>
    <w:rsid w:val="00C7650B"/>
    <w:rsid w:val="00C76EAE"/>
    <w:rsid w:val="00C776AA"/>
    <w:rsid w:val="00C77868"/>
    <w:rsid w:val="00C77CC6"/>
    <w:rsid w:val="00C80676"/>
    <w:rsid w:val="00C80C4E"/>
    <w:rsid w:val="00C81502"/>
    <w:rsid w:val="00C81564"/>
    <w:rsid w:val="00C815A1"/>
    <w:rsid w:val="00C81A48"/>
    <w:rsid w:val="00C81AE8"/>
    <w:rsid w:val="00C829D9"/>
    <w:rsid w:val="00C82E2E"/>
    <w:rsid w:val="00C83513"/>
    <w:rsid w:val="00C83754"/>
    <w:rsid w:val="00C8375F"/>
    <w:rsid w:val="00C83A08"/>
    <w:rsid w:val="00C83E06"/>
    <w:rsid w:val="00C83E25"/>
    <w:rsid w:val="00C84551"/>
    <w:rsid w:val="00C8456C"/>
    <w:rsid w:val="00C84752"/>
    <w:rsid w:val="00C84C28"/>
    <w:rsid w:val="00C8527E"/>
    <w:rsid w:val="00C85881"/>
    <w:rsid w:val="00C8599C"/>
    <w:rsid w:val="00C85DA2"/>
    <w:rsid w:val="00C869A9"/>
    <w:rsid w:val="00C86A11"/>
    <w:rsid w:val="00C86E49"/>
    <w:rsid w:val="00C871C2"/>
    <w:rsid w:val="00C87AA1"/>
    <w:rsid w:val="00C87B1D"/>
    <w:rsid w:val="00C87F97"/>
    <w:rsid w:val="00C90796"/>
    <w:rsid w:val="00C9105E"/>
    <w:rsid w:val="00C912F3"/>
    <w:rsid w:val="00C924DB"/>
    <w:rsid w:val="00C92552"/>
    <w:rsid w:val="00C9365C"/>
    <w:rsid w:val="00C93915"/>
    <w:rsid w:val="00C93B21"/>
    <w:rsid w:val="00C93D10"/>
    <w:rsid w:val="00C945A4"/>
    <w:rsid w:val="00C94D04"/>
    <w:rsid w:val="00C94E24"/>
    <w:rsid w:val="00C95223"/>
    <w:rsid w:val="00C952E5"/>
    <w:rsid w:val="00C9575B"/>
    <w:rsid w:val="00C95CDA"/>
    <w:rsid w:val="00C95D24"/>
    <w:rsid w:val="00C95ED4"/>
    <w:rsid w:val="00C9621A"/>
    <w:rsid w:val="00C97032"/>
    <w:rsid w:val="00C971BE"/>
    <w:rsid w:val="00C973AD"/>
    <w:rsid w:val="00C979DF"/>
    <w:rsid w:val="00C97AFD"/>
    <w:rsid w:val="00C97D28"/>
    <w:rsid w:val="00CA0680"/>
    <w:rsid w:val="00CA0CB6"/>
    <w:rsid w:val="00CA14F4"/>
    <w:rsid w:val="00CA1878"/>
    <w:rsid w:val="00CA1DE6"/>
    <w:rsid w:val="00CA29C6"/>
    <w:rsid w:val="00CA2AF0"/>
    <w:rsid w:val="00CA3034"/>
    <w:rsid w:val="00CA30C4"/>
    <w:rsid w:val="00CA349F"/>
    <w:rsid w:val="00CA34B0"/>
    <w:rsid w:val="00CA34C7"/>
    <w:rsid w:val="00CA3E2F"/>
    <w:rsid w:val="00CA3EAB"/>
    <w:rsid w:val="00CA4A3A"/>
    <w:rsid w:val="00CA4BEE"/>
    <w:rsid w:val="00CA4DAE"/>
    <w:rsid w:val="00CA543D"/>
    <w:rsid w:val="00CA54AA"/>
    <w:rsid w:val="00CA59AD"/>
    <w:rsid w:val="00CA5EA2"/>
    <w:rsid w:val="00CA6A46"/>
    <w:rsid w:val="00CA6BF2"/>
    <w:rsid w:val="00CA6F4D"/>
    <w:rsid w:val="00CA7DE4"/>
    <w:rsid w:val="00CB0174"/>
    <w:rsid w:val="00CB0EFD"/>
    <w:rsid w:val="00CB0F47"/>
    <w:rsid w:val="00CB10A3"/>
    <w:rsid w:val="00CB12F1"/>
    <w:rsid w:val="00CB18D7"/>
    <w:rsid w:val="00CB2260"/>
    <w:rsid w:val="00CB2C10"/>
    <w:rsid w:val="00CB2D31"/>
    <w:rsid w:val="00CB3037"/>
    <w:rsid w:val="00CB55AD"/>
    <w:rsid w:val="00CB55F5"/>
    <w:rsid w:val="00CB61BE"/>
    <w:rsid w:val="00CB6D41"/>
    <w:rsid w:val="00CB70A4"/>
    <w:rsid w:val="00CB74CE"/>
    <w:rsid w:val="00CB7AAB"/>
    <w:rsid w:val="00CB7BA4"/>
    <w:rsid w:val="00CB7F99"/>
    <w:rsid w:val="00CC134E"/>
    <w:rsid w:val="00CC1700"/>
    <w:rsid w:val="00CC1B25"/>
    <w:rsid w:val="00CC1E5E"/>
    <w:rsid w:val="00CC1EF9"/>
    <w:rsid w:val="00CC2270"/>
    <w:rsid w:val="00CC2C05"/>
    <w:rsid w:val="00CC316B"/>
    <w:rsid w:val="00CC3446"/>
    <w:rsid w:val="00CC3B06"/>
    <w:rsid w:val="00CC47D9"/>
    <w:rsid w:val="00CC4869"/>
    <w:rsid w:val="00CC4876"/>
    <w:rsid w:val="00CC4A4D"/>
    <w:rsid w:val="00CC4A6D"/>
    <w:rsid w:val="00CC4AFB"/>
    <w:rsid w:val="00CC53CF"/>
    <w:rsid w:val="00CC57B3"/>
    <w:rsid w:val="00CC61D3"/>
    <w:rsid w:val="00CC6412"/>
    <w:rsid w:val="00CC64A3"/>
    <w:rsid w:val="00CC6A89"/>
    <w:rsid w:val="00CC6C82"/>
    <w:rsid w:val="00CC6DB3"/>
    <w:rsid w:val="00CC7915"/>
    <w:rsid w:val="00CC7A6C"/>
    <w:rsid w:val="00CD0331"/>
    <w:rsid w:val="00CD043F"/>
    <w:rsid w:val="00CD051A"/>
    <w:rsid w:val="00CD070E"/>
    <w:rsid w:val="00CD0A25"/>
    <w:rsid w:val="00CD0E99"/>
    <w:rsid w:val="00CD12CC"/>
    <w:rsid w:val="00CD133F"/>
    <w:rsid w:val="00CD13BA"/>
    <w:rsid w:val="00CD15B3"/>
    <w:rsid w:val="00CD1613"/>
    <w:rsid w:val="00CD1B15"/>
    <w:rsid w:val="00CD1E58"/>
    <w:rsid w:val="00CD2879"/>
    <w:rsid w:val="00CD2EC8"/>
    <w:rsid w:val="00CD35EE"/>
    <w:rsid w:val="00CD3A12"/>
    <w:rsid w:val="00CD4638"/>
    <w:rsid w:val="00CD4B98"/>
    <w:rsid w:val="00CD4EBC"/>
    <w:rsid w:val="00CD5043"/>
    <w:rsid w:val="00CD533F"/>
    <w:rsid w:val="00CD5502"/>
    <w:rsid w:val="00CD6612"/>
    <w:rsid w:val="00CD7031"/>
    <w:rsid w:val="00CD736A"/>
    <w:rsid w:val="00CD7787"/>
    <w:rsid w:val="00CE0470"/>
    <w:rsid w:val="00CE04F1"/>
    <w:rsid w:val="00CE050C"/>
    <w:rsid w:val="00CE05B4"/>
    <w:rsid w:val="00CE0818"/>
    <w:rsid w:val="00CE0CFB"/>
    <w:rsid w:val="00CE1039"/>
    <w:rsid w:val="00CE12EB"/>
    <w:rsid w:val="00CE1B23"/>
    <w:rsid w:val="00CE1BD6"/>
    <w:rsid w:val="00CE2DB1"/>
    <w:rsid w:val="00CE32F2"/>
    <w:rsid w:val="00CE3363"/>
    <w:rsid w:val="00CE33B3"/>
    <w:rsid w:val="00CE3BD2"/>
    <w:rsid w:val="00CE4859"/>
    <w:rsid w:val="00CE4FB1"/>
    <w:rsid w:val="00CE5258"/>
    <w:rsid w:val="00CE5514"/>
    <w:rsid w:val="00CE5840"/>
    <w:rsid w:val="00CE5984"/>
    <w:rsid w:val="00CE63A7"/>
    <w:rsid w:val="00CE67CE"/>
    <w:rsid w:val="00CE6BA2"/>
    <w:rsid w:val="00CE6E3D"/>
    <w:rsid w:val="00CE7293"/>
    <w:rsid w:val="00CE73EE"/>
    <w:rsid w:val="00CE7769"/>
    <w:rsid w:val="00CE783D"/>
    <w:rsid w:val="00CE783F"/>
    <w:rsid w:val="00CE79A4"/>
    <w:rsid w:val="00CF0396"/>
    <w:rsid w:val="00CF062B"/>
    <w:rsid w:val="00CF090A"/>
    <w:rsid w:val="00CF0EDC"/>
    <w:rsid w:val="00CF10C2"/>
    <w:rsid w:val="00CF10E1"/>
    <w:rsid w:val="00CF2D42"/>
    <w:rsid w:val="00CF2F63"/>
    <w:rsid w:val="00CF3337"/>
    <w:rsid w:val="00CF3457"/>
    <w:rsid w:val="00CF3F86"/>
    <w:rsid w:val="00CF46E4"/>
    <w:rsid w:val="00CF48D7"/>
    <w:rsid w:val="00CF54E6"/>
    <w:rsid w:val="00CF5876"/>
    <w:rsid w:val="00CF5EE5"/>
    <w:rsid w:val="00CF603C"/>
    <w:rsid w:val="00CF63D0"/>
    <w:rsid w:val="00CF6C94"/>
    <w:rsid w:val="00CF6E41"/>
    <w:rsid w:val="00CF6FEA"/>
    <w:rsid w:val="00CF721B"/>
    <w:rsid w:val="00CF7C05"/>
    <w:rsid w:val="00D0012A"/>
    <w:rsid w:val="00D0078C"/>
    <w:rsid w:val="00D00CFD"/>
    <w:rsid w:val="00D01314"/>
    <w:rsid w:val="00D018D7"/>
    <w:rsid w:val="00D01BFD"/>
    <w:rsid w:val="00D02134"/>
    <w:rsid w:val="00D022DB"/>
    <w:rsid w:val="00D023C6"/>
    <w:rsid w:val="00D026BC"/>
    <w:rsid w:val="00D026E9"/>
    <w:rsid w:val="00D030E8"/>
    <w:rsid w:val="00D03519"/>
    <w:rsid w:val="00D03D1E"/>
    <w:rsid w:val="00D04235"/>
    <w:rsid w:val="00D049A6"/>
    <w:rsid w:val="00D05236"/>
    <w:rsid w:val="00D054AD"/>
    <w:rsid w:val="00D05AF5"/>
    <w:rsid w:val="00D05BCC"/>
    <w:rsid w:val="00D05C73"/>
    <w:rsid w:val="00D05E5B"/>
    <w:rsid w:val="00D06223"/>
    <w:rsid w:val="00D062B7"/>
    <w:rsid w:val="00D0635C"/>
    <w:rsid w:val="00D079AB"/>
    <w:rsid w:val="00D10229"/>
    <w:rsid w:val="00D10750"/>
    <w:rsid w:val="00D10B6E"/>
    <w:rsid w:val="00D12198"/>
    <w:rsid w:val="00D121AB"/>
    <w:rsid w:val="00D12A31"/>
    <w:rsid w:val="00D1313B"/>
    <w:rsid w:val="00D145DE"/>
    <w:rsid w:val="00D146B3"/>
    <w:rsid w:val="00D14A42"/>
    <w:rsid w:val="00D14D69"/>
    <w:rsid w:val="00D1504C"/>
    <w:rsid w:val="00D155BC"/>
    <w:rsid w:val="00D15A05"/>
    <w:rsid w:val="00D15C01"/>
    <w:rsid w:val="00D164E6"/>
    <w:rsid w:val="00D16650"/>
    <w:rsid w:val="00D16C58"/>
    <w:rsid w:val="00D16D71"/>
    <w:rsid w:val="00D16EB2"/>
    <w:rsid w:val="00D16EFF"/>
    <w:rsid w:val="00D1700E"/>
    <w:rsid w:val="00D17225"/>
    <w:rsid w:val="00D175CA"/>
    <w:rsid w:val="00D17961"/>
    <w:rsid w:val="00D17B37"/>
    <w:rsid w:val="00D2099A"/>
    <w:rsid w:val="00D213CC"/>
    <w:rsid w:val="00D21523"/>
    <w:rsid w:val="00D21D0F"/>
    <w:rsid w:val="00D22AE9"/>
    <w:rsid w:val="00D22D57"/>
    <w:rsid w:val="00D23377"/>
    <w:rsid w:val="00D23461"/>
    <w:rsid w:val="00D234F2"/>
    <w:rsid w:val="00D2375D"/>
    <w:rsid w:val="00D2387A"/>
    <w:rsid w:val="00D23944"/>
    <w:rsid w:val="00D23A3E"/>
    <w:rsid w:val="00D23C78"/>
    <w:rsid w:val="00D242D9"/>
    <w:rsid w:val="00D24400"/>
    <w:rsid w:val="00D24F86"/>
    <w:rsid w:val="00D24F99"/>
    <w:rsid w:val="00D2568B"/>
    <w:rsid w:val="00D256FA"/>
    <w:rsid w:val="00D26047"/>
    <w:rsid w:val="00D26363"/>
    <w:rsid w:val="00D268AF"/>
    <w:rsid w:val="00D269F7"/>
    <w:rsid w:val="00D26A2F"/>
    <w:rsid w:val="00D26AA4"/>
    <w:rsid w:val="00D271B1"/>
    <w:rsid w:val="00D272DD"/>
    <w:rsid w:val="00D27C32"/>
    <w:rsid w:val="00D300F5"/>
    <w:rsid w:val="00D30A79"/>
    <w:rsid w:val="00D30C88"/>
    <w:rsid w:val="00D30FCE"/>
    <w:rsid w:val="00D314A1"/>
    <w:rsid w:val="00D31C5A"/>
    <w:rsid w:val="00D3234F"/>
    <w:rsid w:val="00D32A06"/>
    <w:rsid w:val="00D32C49"/>
    <w:rsid w:val="00D331EF"/>
    <w:rsid w:val="00D338BF"/>
    <w:rsid w:val="00D33AB6"/>
    <w:rsid w:val="00D34494"/>
    <w:rsid w:val="00D34705"/>
    <w:rsid w:val="00D34D48"/>
    <w:rsid w:val="00D352D4"/>
    <w:rsid w:val="00D35343"/>
    <w:rsid w:val="00D35DCE"/>
    <w:rsid w:val="00D3625F"/>
    <w:rsid w:val="00D3673D"/>
    <w:rsid w:val="00D369B0"/>
    <w:rsid w:val="00D37AC3"/>
    <w:rsid w:val="00D37D12"/>
    <w:rsid w:val="00D400DD"/>
    <w:rsid w:val="00D406C0"/>
    <w:rsid w:val="00D406C3"/>
    <w:rsid w:val="00D40705"/>
    <w:rsid w:val="00D4105D"/>
    <w:rsid w:val="00D41EA4"/>
    <w:rsid w:val="00D42837"/>
    <w:rsid w:val="00D4367C"/>
    <w:rsid w:val="00D43B93"/>
    <w:rsid w:val="00D445D0"/>
    <w:rsid w:val="00D4490B"/>
    <w:rsid w:val="00D44B0C"/>
    <w:rsid w:val="00D4518B"/>
    <w:rsid w:val="00D456E3"/>
    <w:rsid w:val="00D45FC9"/>
    <w:rsid w:val="00D46230"/>
    <w:rsid w:val="00D46B6F"/>
    <w:rsid w:val="00D47028"/>
    <w:rsid w:val="00D47ACD"/>
    <w:rsid w:val="00D47B8C"/>
    <w:rsid w:val="00D47C63"/>
    <w:rsid w:val="00D47D95"/>
    <w:rsid w:val="00D51030"/>
    <w:rsid w:val="00D5165F"/>
    <w:rsid w:val="00D51A03"/>
    <w:rsid w:val="00D521DA"/>
    <w:rsid w:val="00D52440"/>
    <w:rsid w:val="00D52CE2"/>
    <w:rsid w:val="00D53239"/>
    <w:rsid w:val="00D53776"/>
    <w:rsid w:val="00D53E45"/>
    <w:rsid w:val="00D5469D"/>
    <w:rsid w:val="00D54C00"/>
    <w:rsid w:val="00D558BE"/>
    <w:rsid w:val="00D55C96"/>
    <w:rsid w:val="00D5627B"/>
    <w:rsid w:val="00D5648D"/>
    <w:rsid w:val="00D56703"/>
    <w:rsid w:val="00D5674F"/>
    <w:rsid w:val="00D57155"/>
    <w:rsid w:val="00D57275"/>
    <w:rsid w:val="00D572B4"/>
    <w:rsid w:val="00D5747F"/>
    <w:rsid w:val="00D578D0"/>
    <w:rsid w:val="00D57A4A"/>
    <w:rsid w:val="00D57BF9"/>
    <w:rsid w:val="00D57F66"/>
    <w:rsid w:val="00D602C4"/>
    <w:rsid w:val="00D602F7"/>
    <w:rsid w:val="00D60DEC"/>
    <w:rsid w:val="00D610A3"/>
    <w:rsid w:val="00D61310"/>
    <w:rsid w:val="00D61866"/>
    <w:rsid w:val="00D61B4B"/>
    <w:rsid w:val="00D61B6F"/>
    <w:rsid w:val="00D622DE"/>
    <w:rsid w:val="00D629B2"/>
    <w:rsid w:val="00D62BF9"/>
    <w:rsid w:val="00D62D34"/>
    <w:rsid w:val="00D63177"/>
    <w:rsid w:val="00D63E97"/>
    <w:rsid w:val="00D6455E"/>
    <w:rsid w:val="00D655D3"/>
    <w:rsid w:val="00D66041"/>
    <w:rsid w:val="00D66107"/>
    <w:rsid w:val="00D663AA"/>
    <w:rsid w:val="00D666A4"/>
    <w:rsid w:val="00D66A99"/>
    <w:rsid w:val="00D66DC5"/>
    <w:rsid w:val="00D66E76"/>
    <w:rsid w:val="00D67C80"/>
    <w:rsid w:val="00D67C85"/>
    <w:rsid w:val="00D704AD"/>
    <w:rsid w:val="00D7139B"/>
    <w:rsid w:val="00D71832"/>
    <w:rsid w:val="00D7187E"/>
    <w:rsid w:val="00D719A6"/>
    <w:rsid w:val="00D71A42"/>
    <w:rsid w:val="00D72040"/>
    <w:rsid w:val="00D73761"/>
    <w:rsid w:val="00D73D52"/>
    <w:rsid w:val="00D73EBF"/>
    <w:rsid w:val="00D74492"/>
    <w:rsid w:val="00D74705"/>
    <w:rsid w:val="00D74CFA"/>
    <w:rsid w:val="00D751A5"/>
    <w:rsid w:val="00D7581F"/>
    <w:rsid w:val="00D75A48"/>
    <w:rsid w:val="00D75C8A"/>
    <w:rsid w:val="00D76769"/>
    <w:rsid w:val="00D767E6"/>
    <w:rsid w:val="00D771F3"/>
    <w:rsid w:val="00D774E0"/>
    <w:rsid w:val="00D777A2"/>
    <w:rsid w:val="00D77B0E"/>
    <w:rsid w:val="00D77B90"/>
    <w:rsid w:val="00D77BB7"/>
    <w:rsid w:val="00D8001E"/>
    <w:rsid w:val="00D80317"/>
    <w:rsid w:val="00D8076D"/>
    <w:rsid w:val="00D81247"/>
    <w:rsid w:val="00D81628"/>
    <w:rsid w:val="00D8172C"/>
    <w:rsid w:val="00D818FB"/>
    <w:rsid w:val="00D81984"/>
    <w:rsid w:val="00D81BF9"/>
    <w:rsid w:val="00D823B0"/>
    <w:rsid w:val="00D824EC"/>
    <w:rsid w:val="00D82E0D"/>
    <w:rsid w:val="00D8332A"/>
    <w:rsid w:val="00D834CC"/>
    <w:rsid w:val="00D8375B"/>
    <w:rsid w:val="00D844E6"/>
    <w:rsid w:val="00D84E98"/>
    <w:rsid w:val="00D86CE4"/>
    <w:rsid w:val="00D87383"/>
    <w:rsid w:val="00D8793F"/>
    <w:rsid w:val="00D87D6A"/>
    <w:rsid w:val="00D87DD9"/>
    <w:rsid w:val="00D90493"/>
    <w:rsid w:val="00D90D17"/>
    <w:rsid w:val="00D90F40"/>
    <w:rsid w:val="00D914BC"/>
    <w:rsid w:val="00D91B21"/>
    <w:rsid w:val="00D92D7D"/>
    <w:rsid w:val="00D92DB4"/>
    <w:rsid w:val="00D931B2"/>
    <w:rsid w:val="00D93439"/>
    <w:rsid w:val="00D937D2"/>
    <w:rsid w:val="00D937D9"/>
    <w:rsid w:val="00D93936"/>
    <w:rsid w:val="00D93B80"/>
    <w:rsid w:val="00D940B2"/>
    <w:rsid w:val="00D942F2"/>
    <w:rsid w:val="00D94385"/>
    <w:rsid w:val="00D94A68"/>
    <w:rsid w:val="00D94A89"/>
    <w:rsid w:val="00D95235"/>
    <w:rsid w:val="00D95A0E"/>
    <w:rsid w:val="00D95B28"/>
    <w:rsid w:val="00D96052"/>
    <w:rsid w:val="00D9662A"/>
    <w:rsid w:val="00D9666A"/>
    <w:rsid w:val="00D96B64"/>
    <w:rsid w:val="00D97025"/>
    <w:rsid w:val="00D97E03"/>
    <w:rsid w:val="00DA01F8"/>
    <w:rsid w:val="00DA095A"/>
    <w:rsid w:val="00DA0C5B"/>
    <w:rsid w:val="00DA0F5E"/>
    <w:rsid w:val="00DA1A4A"/>
    <w:rsid w:val="00DA2D6C"/>
    <w:rsid w:val="00DA2E65"/>
    <w:rsid w:val="00DA34DC"/>
    <w:rsid w:val="00DA3F44"/>
    <w:rsid w:val="00DA4017"/>
    <w:rsid w:val="00DA4237"/>
    <w:rsid w:val="00DA43CA"/>
    <w:rsid w:val="00DA4728"/>
    <w:rsid w:val="00DA537E"/>
    <w:rsid w:val="00DA5423"/>
    <w:rsid w:val="00DA64CF"/>
    <w:rsid w:val="00DA7887"/>
    <w:rsid w:val="00DA7C37"/>
    <w:rsid w:val="00DA7C82"/>
    <w:rsid w:val="00DA7DE9"/>
    <w:rsid w:val="00DA7F5E"/>
    <w:rsid w:val="00DB03E1"/>
    <w:rsid w:val="00DB0C42"/>
    <w:rsid w:val="00DB0DAF"/>
    <w:rsid w:val="00DB1066"/>
    <w:rsid w:val="00DB1300"/>
    <w:rsid w:val="00DB140A"/>
    <w:rsid w:val="00DB143A"/>
    <w:rsid w:val="00DB23CE"/>
    <w:rsid w:val="00DB23EF"/>
    <w:rsid w:val="00DB2411"/>
    <w:rsid w:val="00DB245D"/>
    <w:rsid w:val="00DB2715"/>
    <w:rsid w:val="00DB29FC"/>
    <w:rsid w:val="00DB30E6"/>
    <w:rsid w:val="00DB3B5B"/>
    <w:rsid w:val="00DB3D51"/>
    <w:rsid w:val="00DB4E8E"/>
    <w:rsid w:val="00DB5481"/>
    <w:rsid w:val="00DB55D0"/>
    <w:rsid w:val="00DB570B"/>
    <w:rsid w:val="00DB579E"/>
    <w:rsid w:val="00DB6590"/>
    <w:rsid w:val="00DB6875"/>
    <w:rsid w:val="00DB6B76"/>
    <w:rsid w:val="00DB750D"/>
    <w:rsid w:val="00DB7592"/>
    <w:rsid w:val="00DB7796"/>
    <w:rsid w:val="00DC03BC"/>
    <w:rsid w:val="00DC0533"/>
    <w:rsid w:val="00DC0543"/>
    <w:rsid w:val="00DC063B"/>
    <w:rsid w:val="00DC1A47"/>
    <w:rsid w:val="00DC1E1A"/>
    <w:rsid w:val="00DC234A"/>
    <w:rsid w:val="00DC2D50"/>
    <w:rsid w:val="00DC2E9C"/>
    <w:rsid w:val="00DC30B9"/>
    <w:rsid w:val="00DC33A5"/>
    <w:rsid w:val="00DC33FE"/>
    <w:rsid w:val="00DC408B"/>
    <w:rsid w:val="00DC4A82"/>
    <w:rsid w:val="00DC4B0E"/>
    <w:rsid w:val="00DC4D30"/>
    <w:rsid w:val="00DC4FD3"/>
    <w:rsid w:val="00DC5139"/>
    <w:rsid w:val="00DC5673"/>
    <w:rsid w:val="00DC5708"/>
    <w:rsid w:val="00DC6730"/>
    <w:rsid w:val="00DC6CE2"/>
    <w:rsid w:val="00DC6D80"/>
    <w:rsid w:val="00DC6DDD"/>
    <w:rsid w:val="00DC7AAC"/>
    <w:rsid w:val="00DD0846"/>
    <w:rsid w:val="00DD0A83"/>
    <w:rsid w:val="00DD0C45"/>
    <w:rsid w:val="00DD1046"/>
    <w:rsid w:val="00DD127A"/>
    <w:rsid w:val="00DD14A4"/>
    <w:rsid w:val="00DD1695"/>
    <w:rsid w:val="00DD1887"/>
    <w:rsid w:val="00DD1BCE"/>
    <w:rsid w:val="00DD1CFD"/>
    <w:rsid w:val="00DD1E60"/>
    <w:rsid w:val="00DD2599"/>
    <w:rsid w:val="00DD26D6"/>
    <w:rsid w:val="00DD285C"/>
    <w:rsid w:val="00DD2CF9"/>
    <w:rsid w:val="00DD3A8A"/>
    <w:rsid w:val="00DD3DAF"/>
    <w:rsid w:val="00DD3F47"/>
    <w:rsid w:val="00DD3FBA"/>
    <w:rsid w:val="00DD43A0"/>
    <w:rsid w:val="00DD473A"/>
    <w:rsid w:val="00DD4955"/>
    <w:rsid w:val="00DD496C"/>
    <w:rsid w:val="00DD4BB5"/>
    <w:rsid w:val="00DD4C5C"/>
    <w:rsid w:val="00DD5064"/>
    <w:rsid w:val="00DD521E"/>
    <w:rsid w:val="00DD5399"/>
    <w:rsid w:val="00DD57EA"/>
    <w:rsid w:val="00DD5975"/>
    <w:rsid w:val="00DD5BDC"/>
    <w:rsid w:val="00DD7093"/>
    <w:rsid w:val="00DD7566"/>
    <w:rsid w:val="00DD77CC"/>
    <w:rsid w:val="00DD7ADB"/>
    <w:rsid w:val="00DE0499"/>
    <w:rsid w:val="00DE0B0D"/>
    <w:rsid w:val="00DE0FB5"/>
    <w:rsid w:val="00DE104A"/>
    <w:rsid w:val="00DE1BCB"/>
    <w:rsid w:val="00DE1E84"/>
    <w:rsid w:val="00DE29A6"/>
    <w:rsid w:val="00DE2EB8"/>
    <w:rsid w:val="00DE3534"/>
    <w:rsid w:val="00DE3594"/>
    <w:rsid w:val="00DE3EB3"/>
    <w:rsid w:val="00DE3FBC"/>
    <w:rsid w:val="00DE4711"/>
    <w:rsid w:val="00DE49C0"/>
    <w:rsid w:val="00DE4B81"/>
    <w:rsid w:val="00DE4BCF"/>
    <w:rsid w:val="00DE4BDA"/>
    <w:rsid w:val="00DE63FC"/>
    <w:rsid w:val="00DE69D4"/>
    <w:rsid w:val="00DE7150"/>
    <w:rsid w:val="00DE7492"/>
    <w:rsid w:val="00DE769A"/>
    <w:rsid w:val="00DE7741"/>
    <w:rsid w:val="00DE7FA6"/>
    <w:rsid w:val="00DF0007"/>
    <w:rsid w:val="00DF0BB2"/>
    <w:rsid w:val="00DF134F"/>
    <w:rsid w:val="00DF17B6"/>
    <w:rsid w:val="00DF2314"/>
    <w:rsid w:val="00DF2AF3"/>
    <w:rsid w:val="00DF2CF7"/>
    <w:rsid w:val="00DF3061"/>
    <w:rsid w:val="00DF3911"/>
    <w:rsid w:val="00DF3C03"/>
    <w:rsid w:val="00DF4205"/>
    <w:rsid w:val="00DF431B"/>
    <w:rsid w:val="00DF4328"/>
    <w:rsid w:val="00DF4AD2"/>
    <w:rsid w:val="00DF4FB8"/>
    <w:rsid w:val="00DF4FFC"/>
    <w:rsid w:val="00DF5675"/>
    <w:rsid w:val="00DF5687"/>
    <w:rsid w:val="00DF5958"/>
    <w:rsid w:val="00DF598C"/>
    <w:rsid w:val="00DF7462"/>
    <w:rsid w:val="00DF74C6"/>
    <w:rsid w:val="00E005E4"/>
    <w:rsid w:val="00E009A9"/>
    <w:rsid w:val="00E00E7C"/>
    <w:rsid w:val="00E00EB4"/>
    <w:rsid w:val="00E010EC"/>
    <w:rsid w:val="00E01794"/>
    <w:rsid w:val="00E01C30"/>
    <w:rsid w:val="00E024E2"/>
    <w:rsid w:val="00E02A13"/>
    <w:rsid w:val="00E02D87"/>
    <w:rsid w:val="00E02F8E"/>
    <w:rsid w:val="00E03579"/>
    <w:rsid w:val="00E03ACF"/>
    <w:rsid w:val="00E03C01"/>
    <w:rsid w:val="00E03D65"/>
    <w:rsid w:val="00E03E6C"/>
    <w:rsid w:val="00E04744"/>
    <w:rsid w:val="00E047D9"/>
    <w:rsid w:val="00E04CF0"/>
    <w:rsid w:val="00E04D44"/>
    <w:rsid w:val="00E04DB6"/>
    <w:rsid w:val="00E05351"/>
    <w:rsid w:val="00E055A6"/>
    <w:rsid w:val="00E05977"/>
    <w:rsid w:val="00E05AA5"/>
    <w:rsid w:val="00E0627E"/>
    <w:rsid w:val="00E06856"/>
    <w:rsid w:val="00E06C33"/>
    <w:rsid w:val="00E07250"/>
    <w:rsid w:val="00E078D9"/>
    <w:rsid w:val="00E07B7B"/>
    <w:rsid w:val="00E10538"/>
    <w:rsid w:val="00E10E5F"/>
    <w:rsid w:val="00E112BA"/>
    <w:rsid w:val="00E112E9"/>
    <w:rsid w:val="00E11CEB"/>
    <w:rsid w:val="00E12030"/>
    <w:rsid w:val="00E12050"/>
    <w:rsid w:val="00E1224F"/>
    <w:rsid w:val="00E12280"/>
    <w:rsid w:val="00E124C5"/>
    <w:rsid w:val="00E127E8"/>
    <w:rsid w:val="00E12C29"/>
    <w:rsid w:val="00E13149"/>
    <w:rsid w:val="00E132AE"/>
    <w:rsid w:val="00E13B91"/>
    <w:rsid w:val="00E13F9B"/>
    <w:rsid w:val="00E1433B"/>
    <w:rsid w:val="00E14FBD"/>
    <w:rsid w:val="00E155C6"/>
    <w:rsid w:val="00E15648"/>
    <w:rsid w:val="00E15CCE"/>
    <w:rsid w:val="00E15FD6"/>
    <w:rsid w:val="00E170D0"/>
    <w:rsid w:val="00E1755A"/>
    <w:rsid w:val="00E17BBE"/>
    <w:rsid w:val="00E204A9"/>
    <w:rsid w:val="00E20B8B"/>
    <w:rsid w:val="00E20D34"/>
    <w:rsid w:val="00E20E4B"/>
    <w:rsid w:val="00E2177F"/>
    <w:rsid w:val="00E21FC8"/>
    <w:rsid w:val="00E220BF"/>
    <w:rsid w:val="00E225E8"/>
    <w:rsid w:val="00E22626"/>
    <w:rsid w:val="00E227A4"/>
    <w:rsid w:val="00E22829"/>
    <w:rsid w:val="00E2332B"/>
    <w:rsid w:val="00E239C2"/>
    <w:rsid w:val="00E23DB8"/>
    <w:rsid w:val="00E23F0E"/>
    <w:rsid w:val="00E243D5"/>
    <w:rsid w:val="00E24A5D"/>
    <w:rsid w:val="00E24EE4"/>
    <w:rsid w:val="00E2517C"/>
    <w:rsid w:val="00E25498"/>
    <w:rsid w:val="00E25863"/>
    <w:rsid w:val="00E267DA"/>
    <w:rsid w:val="00E2683A"/>
    <w:rsid w:val="00E269B5"/>
    <w:rsid w:val="00E26A92"/>
    <w:rsid w:val="00E274B3"/>
    <w:rsid w:val="00E27EAA"/>
    <w:rsid w:val="00E305D8"/>
    <w:rsid w:val="00E30756"/>
    <w:rsid w:val="00E30C11"/>
    <w:rsid w:val="00E313E1"/>
    <w:rsid w:val="00E313F6"/>
    <w:rsid w:val="00E31E8B"/>
    <w:rsid w:val="00E327F4"/>
    <w:rsid w:val="00E3299C"/>
    <w:rsid w:val="00E336C2"/>
    <w:rsid w:val="00E3370D"/>
    <w:rsid w:val="00E33C40"/>
    <w:rsid w:val="00E34069"/>
    <w:rsid w:val="00E34956"/>
    <w:rsid w:val="00E34D21"/>
    <w:rsid w:val="00E34DF7"/>
    <w:rsid w:val="00E350F3"/>
    <w:rsid w:val="00E35C1A"/>
    <w:rsid w:val="00E35ECE"/>
    <w:rsid w:val="00E36020"/>
    <w:rsid w:val="00E36CFE"/>
    <w:rsid w:val="00E36E7E"/>
    <w:rsid w:val="00E36F6A"/>
    <w:rsid w:val="00E36F89"/>
    <w:rsid w:val="00E3715B"/>
    <w:rsid w:val="00E37212"/>
    <w:rsid w:val="00E374E4"/>
    <w:rsid w:val="00E3788E"/>
    <w:rsid w:val="00E37965"/>
    <w:rsid w:val="00E37D42"/>
    <w:rsid w:val="00E40022"/>
    <w:rsid w:val="00E4004B"/>
    <w:rsid w:val="00E40286"/>
    <w:rsid w:val="00E40978"/>
    <w:rsid w:val="00E411F3"/>
    <w:rsid w:val="00E41550"/>
    <w:rsid w:val="00E419E2"/>
    <w:rsid w:val="00E41D88"/>
    <w:rsid w:val="00E41DA5"/>
    <w:rsid w:val="00E41E61"/>
    <w:rsid w:val="00E423EA"/>
    <w:rsid w:val="00E42E8F"/>
    <w:rsid w:val="00E43243"/>
    <w:rsid w:val="00E43B90"/>
    <w:rsid w:val="00E43DF9"/>
    <w:rsid w:val="00E43F42"/>
    <w:rsid w:val="00E43F57"/>
    <w:rsid w:val="00E443AA"/>
    <w:rsid w:val="00E44541"/>
    <w:rsid w:val="00E44C46"/>
    <w:rsid w:val="00E451B5"/>
    <w:rsid w:val="00E4535B"/>
    <w:rsid w:val="00E456B4"/>
    <w:rsid w:val="00E458DA"/>
    <w:rsid w:val="00E46141"/>
    <w:rsid w:val="00E467AC"/>
    <w:rsid w:val="00E4686E"/>
    <w:rsid w:val="00E4695B"/>
    <w:rsid w:val="00E46B91"/>
    <w:rsid w:val="00E46C6C"/>
    <w:rsid w:val="00E46CFB"/>
    <w:rsid w:val="00E46F7B"/>
    <w:rsid w:val="00E4719B"/>
    <w:rsid w:val="00E47B8C"/>
    <w:rsid w:val="00E47C1A"/>
    <w:rsid w:val="00E5016B"/>
    <w:rsid w:val="00E5017A"/>
    <w:rsid w:val="00E5037B"/>
    <w:rsid w:val="00E503BE"/>
    <w:rsid w:val="00E507BD"/>
    <w:rsid w:val="00E50976"/>
    <w:rsid w:val="00E50D6B"/>
    <w:rsid w:val="00E51094"/>
    <w:rsid w:val="00E51484"/>
    <w:rsid w:val="00E51AAB"/>
    <w:rsid w:val="00E54341"/>
    <w:rsid w:val="00E546E5"/>
    <w:rsid w:val="00E549C9"/>
    <w:rsid w:val="00E549E0"/>
    <w:rsid w:val="00E54B16"/>
    <w:rsid w:val="00E54C57"/>
    <w:rsid w:val="00E54E06"/>
    <w:rsid w:val="00E5528A"/>
    <w:rsid w:val="00E552EC"/>
    <w:rsid w:val="00E55547"/>
    <w:rsid w:val="00E556BD"/>
    <w:rsid w:val="00E557C6"/>
    <w:rsid w:val="00E55C75"/>
    <w:rsid w:val="00E565E8"/>
    <w:rsid w:val="00E56F62"/>
    <w:rsid w:val="00E570B6"/>
    <w:rsid w:val="00E6016C"/>
    <w:rsid w:val="00E601C2"/>
    <w:rsid w:val="00E608A7"/>
    <w:rsid w:val="00E60B51"/>
    <w:rsid w:val="00E61385"/>
    <w:rsid w:val="00E6196B"/>
    <w:rsid w:val="00E61E0A"/>
    <w:rsid w:val="00E62088"/>
    <w:rsid w:val="00E62F7F"/>
    <w:rsid w:val="00E63B57"/>
    <w:rsid w:val="00E65408"/>
    <w:rsid w:val="00E65DE5"/>
    <w:rsid w:val="00E65F7C"/>
    <w:rsid w:val="00E666D2"/>
    <w:rsid w:val="00E66922"/>
    <w:rsid w:val="00E669DD"/>
    <w:rsid w:val="00E66A98"/>
    <w:rsid w:val="00E6754D"/>
    <w:rsid w:val="00E67A35"/>
    <w:rsid w:val="00E67D8D"/>
    <w:rsid w:val="00E70756"/>
    <w:rsid w:val="00E70DD4"/>
    <w:rsid w:val="00E7123F"/>
    <w:rsid w:val="00E71337"/>
    <w:rsid w:val="00E71492"/>
    <w:rsid w:val="00E71759"/>
    <w:rsid w:val="00E71AF5"/>
    <w:rsid w:val="00E71D78"/>
    <w:rsid w:val="00E72550"/>
    <w:rsid w:val="00E7267F"/>
    <w:rsid w:val="00E72F2B"/>
    <w:rsid w:val="00E732F5"/>
    <w:rsid w:val="00E73AF2"/>
    <w:rsid w:val="00E73CBA"/>
    <w:rsid w:val="00E74B47"/>
    <w:rsid w:val="00E74E4F"/>
    <w:rsid w:val="00E75321"/>
    <w:rsid w:val="00E75D51"/>
    <w:rsid w:val="00E76195"/>
    <w:rsid w:val="00E76B45"/>
    <w:rsid w:val="00E774D7"/>
    <w:rsid w:val="00E777A9"/>
    <w:rsid w:val="00E77983"/>
    <w:rsid w:val="00E77DD9"/>
    <w:rsid w:val="00E77E6D"/>
    <w:rsid w:val="00E80E4D"/>
    <w:rsid w:val="00E81392"/>
    <w:rsid w:val="00E8166C"/>
    <w:rsid w:val="00E81D85"/>
    <w:rsid w:val="00E82455"/>
    <w:rsid w:val="00E82EF3"/>
    <w:rsid w:val="00E83267"/>
    <w:rsid w:val="00E836EB"/>
    <w:rsid w:val="00E837F2"/>
    <w:rsid w:val="00E83C8E"/>
    <w:rsid w:val="00E83CFE"/>
    <w:rsid w:val="00E83EF2"/>
    <w:rsid w:val="00E83F0D"/>
    <w:rsid w:val="00E8418B"/>
    <w:rsid w:val="00E844E2"/>
    <w:rsid w:val="00E84744"/>
    <w:rsid w:val="00E853D1"/>
    <w:rsid w:val="00E854BD"/>
    <w:rsid w:val="00E8553F"/>
    <w:rsid w:val="00E86738"/>
    <w:rsid w:val="00E86972"/>
    <w:rsid w:val="00E86CEA"/>
    <w:rsid w:val="00E87034"/>
    <w:rsid w:val="00E87555"/>
    <w:rsid w:val="00E87734"/>
    <w:rsid w:val="00E87C56"/>
    <w:rsid w:val="00E87CC5"/>
    <w:rsid w:val="00E905A8"/>
    <w:rsid w:val="00E906BA"/>
    <w:rsid w:val="00E90805"/>
    <w:rsid w:val="00E90991"/>
    <w:rsid w:val="00E90A6D"/>
    <w:rsid w:val="00E90AEF"/>
    <w:rsid w:val="00E90BFB"/>
    <w:rsid w:val="00E90DDA"/>
    <w:rsid w:val="00E911DC"/>
    <w:rsid w:val="00E9125D"/>
    <w:rsid w:val="00E91D27"/>
    <w:rsid w:val="00E91D9C"/>
    <w:rsid w:val="00E91F1C"/>
    <w:rsid w:val="00E92023"/>
    <w:rsid w:val="00E92140"/>
    <w:rsid w:val="00E92532"/>
    <w:rsid w:val="00E92610"/>
    <w:rsid w:val="00E92757"/>
    <w:rsid w:val="00E92810"/>
    <w:rsid w:val="00E936BA"/>
    <w:rsid w:val="00E9379A"/>
    <w:rsid w:val="00E94227"/>
    <w:rsid w:val="00E943C8"/>
    <w:rsid w:val="00E947DF"/>
    <w:rsid w:val="00E9511F"/>
    <w:rsid w:val="00E9557F"/>
    <w:rsid w:val="00E957F6"/>
    <w:rsid w:val="00E95B0D"/>
    <w:rsid w:val="00E96536"/>
    <w:rsid w:val="00E96780"/>
    <w:rsid w:val="00E96896"/>
    <w:rsid w:val="00E96A01"/>
    <w:rsid w:val="00E96B66"/>
    <w:rsid w:val="00E96D4E"/>
    <w:rsid w:val="00E970FD"/>
    <w:rsid w:val="00E97155"/>
    <w:rsid w:val="00E9731A"/>
    <w:rsid w:val="00E975A6"/>
    <w:rsid w:val="00E976B2"/>
    <w:rsid w:val="00E97B32"/>
    <w:rsid w:val="00EA02EA"/>
    <w:rsid w:val="00EA08F9"/>
    <w:rsid w:val="00EA0C7C"/>
    <w:rsid w:val="00EA0E3D"/>
    <w:rsid w:val="00EA1F1A"/>
    <w:rsid w:val="00EA22E7"/>
    <w:rsid w:val="00EA2B70"/>
    <w:rsid w:val="00EA2D22"/>
    <w:rsid w:val="00EA2D3F"/>
    <w:rsid w:val="00EA2F8D"/>
    <w:rsid w:val="00EA33D2"/>
    <w:rsid w:val="00EA3D3B"/>
    <w:rsid w:val="00EA3E48"/>
    <w:rsid w:val="00EA3FC6"/>
    <w:rsid w:val="00EA456A"/>
    <w:rsid w:val="00EA4A2D"/>
    <w:rsid w:val="00EA4B9A"/>
    <w:rsid w:val="00EA4D1F"/>
    <w:rsid w:val="00EA4E26"/>
    <w:rsid w:val="00EA50DA"/>
    <w:rsid w:val="00EA546E"/>
    <w:rsid w:val="00EA561C"/>
    <w:rsid w:val="00EA6173"/>
    <w:rsid w:val="00EA67F2"/>
    <w:rsid w:val="00EA687F"/>
    <w:rsid w:val="00EA68FA"/>
    <w:rsid w:val="00EA6D76"/>
    <w:rsid w:val="00EA737F"/>
    <w:rsid w:val="00EA7A17"/>
    <w:rsid w:val="00EA7B76"/>
    <w:rsid w:val="00EB0954"/>
    <w:rsid w:val="00EB12F9"/>
    <w:rsid w:val="00EB1C5E"/>
    <w:rsid w:val="00EB1CEB"/>
    <w:rsid w:val="00EB1F63"/>
    <w:rsid w:val="00EB2409"/>
    <w:rsid w:val="00EB2ABF"/>
    <w:rsid w:val="00EB378D"/>
    <w:rsid w:val="00EB3DA5"/>
    <w:rsid w:val="00EB3ED1"/>
    <w:rsid w:val="00EB3FE2"/>
    <w:rsid w:val="00EB44E3"/>
    <w:rsid w:val="00EB476C"/>
    <w:rsid w:val="00EB4E55"/>
    <w:rsid w:val="00EB50A5"/>
    <w:rsid w:val="00EB54C5"/>
    <w:rsid w:val="00EB596D"/>
    <w:rsid w:val="00EB6EA3"/>
    <w:rsid w:val="00EB7A69"/>
    <w:rsid w:val="00EC0580"/>
    <w:rsid w:val="00EC05F2"/>
    <w:rsid w:val="00EC068F"/>
    <w:rsid w:val="00EC0B6A"/>
    <w:rsid w:val="00EC0C38"/>
    <w:rsid w:val="00EC1206"/>
    <w:rsid w:val="00EC14DA"/>
    <w:rsid w:val="00EC17ED"/>
    <w:rsid w:val="00EC19B0"/>
    <w:rsid w:val="00EC1CD5"/>
    <w:rsid w:val="00EC2245"/>
    <w:rsid w:val="00EC2483"/>
    <w:rsid w:val="00EC3459"/>
    <w:rsid w:val="00EC38A5"/>
    <w:rsid w:val="00EC3CCD"/>
    <w:rsid w:val="00EC4324"/>
    <w:rsid w:val="00EC4494"/>
    <w:rsid w:val="00EC455C"/>
    <w:rsid w:val="00EC4836"/>
    <w:rsid w:val="00EC4887"/>
    <w:rsid w:val="00EC4BF8"/>
    <w:rsid w:val="00EC4D6F"/>
    <w:rsid w:val="00EC4FC7"/>
    <w:rsid w:val="00EC50CE"/>
    <w:rsid w:val="00EC5AF8"/>
    <w:rsid w:val="00EC5D92"/>
    <w:rsid w:val="00EC6198"/>
    <w:rsid w:val="00EC61A6"/>
    <w:rsid w:val="00EC6500"/>
    <w:rsid w:val="00EC6741"/>
    <w:rsid w:val="00EC6859"/>
    <w:rsid w:val="00EC6E2F"/>
    <w:rsid w:val="00EC71E0"/>
    <w:rsid w:val="00EC722E"/>
    <w:rsid w:val="00EC7491"/>
    <w:rsid w:val="00EC7B32"/>
    <w:rsid w:val="00EC7DC2"/>
    <w:rsid w:val="00ED041B"/>
    <w:rsid w:val="00ED07B0"/>
    <w:rsid w:val="00ED0D57"/>
    <w:rsid w:val="00ED1677"/>
    <w:rsid w:val="00ED1874"/>
    <w:rsid w:val="00ED1923"/>
    <w:rsid w:val="00ED19F0"/>
    <w:rsid w:val="00ED1B66"/>
    <w:rsid w:val="00ED1C83"/>
    <w:rsid w:val="00ED2703"/>
    <w:rsid w:val="00ED299F"/>
    <w:rsid w:val="00ED2BAF"/>
    <w:rsid w:val="00ED2C0E"/>
    <w:rsid w:val="00ED2DA2"/>
    <w:rsid w:val="00ED2F48"/>
    <w:rsid w:val="00ED3046"/>
    <w:rsid w:val="00ED4326"/>
    <w:rsid w:val="00ED4687"/>
    <w:rsid w:val="00ED4BF1"/>
    <w:rsid w:val="00ED554A"/>
    <w:rsid w:val="00ED5CA0"/>
    <w:rsid w:val="00ED62B0"/>
    <w:rsid w:val="00ED63CF"/>
    <w:rsid w:val="00ED68D1"/>
    <w:rsid w:val="00ED754E"/>
    <w:rsid w:val="00ED75A6"/>
    <w:rsid w:val="00ED7CED"/>
    <w:rsid w:val="00EE00B6"/>
    <w:rsid w:val="00EE05F2"/>
    <w:rsid w:val="00EE061E"/>
    <w:rsid w:val="00EE0679"/>
    <w:rsid w:val="00EE123E"/>
    <w:rsid w:val="00EE12FD"/>
    <w:rsid w:val="00EE1348"/>
    <w:rsid w:val="00EE1548"/>
    <w:rsid w:val="00EE18FD"/>
    <w:rsid w:val="00EE20AD"/>
    <w:rsid w:val="00EE2271"/>
    <w:rsid w:val="00EE27AB"/>
    <w:rsid w:val="00EE2902"/>
    <w:rsid w:val="00EE2F25"/>
    <w:rsid w:val="00EE3287"/>
    <w:rsid w:val="00EE40BC"/>
    <w:rsid w:val="00EE42C2"/>
    <w:rsid w:val="00EE46DD"/>
    <w:rsid w:val="00EE49B0"/>
    <w:rsid w:val="00EE49B5"/>
    <w:rsid w:val="00EE4BF8"/>
    <w:rsid w:val="00EE505E"/>
    <w:rsid w:val="00EE563F"/>
    <w:rsid w:val="00EE5AB0"/>
    <w:rsid w:val="00EE5C82"/>
    <w:rsid w:val="00EE67F3"/>
    <w:rsid w:val="00EE7440"/>
    <w:rsid w:val="00EE7DF7"/>
    <w:rsid w:val="00EF0186"/>
    <w:rsid w:val="00EF018B"/>
    <w:rsid w:val="00EF06ED"/>
    <w:rsid w:val="00EF0792"/>
    <w:rsid w:val="00EF08D1"/>
    <w:rsid w:val="00EF132B"/>
    <w:rsid w:val="00EF14E5"/>
    <w:rsid w:val="00EF1923"/>
    <w:rsid w:val="00EF21A2"/>
    <w:rsid w:val="00EF24D8"/>
    <w:rsid w:val="00EF3053"/>
    <w:rsid w:val="00EF30F2"/>
    <w:rsid w:val="00EF3316"/>
    <w:rsid w:val="00EF3512"/>
    <w:rsid w:val="00EF3731"/>
    <w:rsid w:val="00EF3A93"/>
    <w:rsid w:val="00EF3EC8"/>
    <w:rsid w:val="00EF3FB8"/>
    <w:rsid w:val="00EF4748"/>
    <w:rsid w:val="00EF4F98"/>
    <w:rsid w:val="00EF5173"/>
    <w:rsid w:val="00EF52EF"/>
    <w:rsid w:val="00EF55C6"/>
    <w:rsid w:val="00EF5AF1"/>
    <w:rsid w:val="00EF5B8E"/>
    <w:rsid w:val="00EF68AF"/>
    <w:rsid w:val="00EF6A34"/>
    <w:rsid w:val="00EF6C29"/>
    <w:rsid w:val="00EF6E17"/>
    <w:rsid w:val="00EF6EA5"/>
    <w:rsid w:val="00F005B7"/>
    <w:rsid w:val="00F007D5"/>
    <w:rsid w:val="00F00868"/>
    <w:rsid w:val="00F00A72"/>
    <w:rsid w:val="00F01A07"/>
    <w:rsid w:val="00F01DAB"/>
    <w:rsid w:val="00F01DAD"/>
    <w:rsid w:val="00F01EEA"/>
    <w:rsid w:val="00F033CD"/>
    <w:rsid w:val="00F035EA"/>
    <w:rsid w:val="00F0366B"/>
    <w:rsid w:val="00F03690"/>
    <w:rsid w:val="00F03D2D"/>
    <w:rsid w:val="00F03EC5"/>
    <w:rsid w:val="00F03F57"/>
    <w:rsid w:val="00F0496D"/>
    <w:rsid w:val="00F04D5A"/>
    <w:rsid w:val="00F05253"/>
    <w:rsid w:val="00F057D0"/>
    <w:rsid w:val="00F05F77"/>
    <w:rsid w:val="00F0635A"/>
    <w:rsid w:val="00F06F1A"/>
    <w:rsid w:val="00F07317"/>
    <w:rsid w:val="00F07E3C"/>
    <w:rsid w:val="00F10602"/>
    <w:rsid w:val="00F112CB"/>
    <w:rsid w:val="00F1260B"/>
    <w:rsid w:val="00F12803"/>
    <w:rsid w:val="00F12C4E"/>
    <w:rsid w:val="00F12EB2"/>
    <w:rsid w:val="00F1306D"/>
    <w:rsid w:val="00F139E7"/>
    <w:rsid w:val="00F13AD8"/>
    <w:rsid w:val="00F13F45"/>
    <w:rsid w:val="00F1409C"/>
    <w:rsid w:val="00F148E9"/>
    <w:rsid w:val="00F15145"/>
    <w:rsid w:val="00F15744"/>
    <w:rsid w:val="00F15836"/>
    <w:rsid w:val="00F160E3"/>
    <w:rsid w:val="00F16358"/>
    <w:rsid w:val="00F1643E"/>
    <w:rsid w:val="00F17367"/>
    <w:rsid w:val="00F1779C"/>
    <w:rsid w:val="00F178A7"/>
    <w:rsid w:val="00F17CBF"/>
    <w:rsid w:val="00F200F4"/>
    <w:rsid w:val="00F206B1"/>
    <w:rsid w:val="00F20AC1"/>
    <w:rsid w:val="00F215FF"/>
    <w:rsid w:val="00F21655"/>
    <w:rsid w:val="00F21909"/>
    <w:rsid w:val="00F21999"/>
    <w:rsid w:val="00F219FB"/>
    <w:rsid w:val="00F21BAE"/>
    <w:rsid w:val="00F21E1B"/>
    <w:rsid w:val="00F2212D"/>
    <w:rsid w:val="00F22265"/>
    <w:rsid w:val="00F22C22"/>
    <w:rsid w:val="00F236FA"/>
    <w:rsid w:val="00F23F09"/>
    <w:rsid w:val="00F24224"/>
    <w:rsid w:val="00F24410"/>
    <w:rsid w:val="00F244B2"/>
    <w:rsid w:val="00F2456F"/>
    <w:rsid w:val="00F24A92"/>
    <w:rsid w:val="00F25442"/>
    <w:rsid w:val="00F25B31"/>
    <w:rsid w:val="00F260F6"/>
    <w:rsid w:val="00F266B4"/>
    <w:rsid w:val="00F269AB"/>
    <w:rsid w:val="00F26B3D"/>
    <w:rsid w:val="00F26C71"/>
    <w:rsid w:val="00F271F5"/>
    <w:rsid w:val="00F2747F"/>
    <w:rsid w:val="00F2763B"/>
    <w:rsid w:val="00F27960"/>
    <w:rsid w:val="00F27B2E"/>
    <w:rsid w:val="00F27BD4"/>
    <w:rsid w:val="00F27EE8"/>
    <w:rsid w:val="00F27F73"/>
    <w:rsid w:val="00F30557"/>
    <w:rsid w:val="00F309B5"/>
    <w:rsid w:val="00F30B24"/>
    <w:rsid w:val="00F30C70"/>
    <w:rsid w:val="00F30F12"/>
    <w:rsid w:val="00F30F42"/>
    <w:rsid w:val="00F31A0F"/>
    <w:rsid w:val="00F32269"/>
    <w:rsid w:val="00F32936"/>
    <w:rsid w:val="00F3295D"/>
    <w:rsid w:val="00F329F3"/>
    <w:rsid w:val="00F32D42"/>
    <w:rsid w:val="00F32D8D"/>
    <w:rsid w:val="00F33030"/>
    <w:rsid w:val="00F332FE"/>
    <w:rsid w:val="00F33889"/>
    <w:rsid w:val="00F33CF7"/>
    <w:rsid w:val="00F3417D"/>
    <w:rsid w:val="00F34309"/>
    <w:rsid w:val="00F3445C"/>
    <w:rsid w:val="00F34D43"/>
    <w:rsid w:val="00F35581"/>
    <w:rsid w:val="00F35A42"/>
    <w:rsid w:val="00F3678F"/>
    <w:rsid w:val="00F37223"/>
    <w:rsid w:val="00F3751A"/>
    <w:rsid w:val="00F37A4E"/>
    <w:rsid w:val="00F37B42"/>
    <w:rsid w:val="00F407C9"/>
    <w:rsid w:val="00F40A5A"/>
    <w:rsid w:val="00F411ED"/>
    <w:rsid w:val="00F41436"/>
    <w:rsid w:val="00F41D12"/>
    <w:rsid w:val="00F41E08"/>
    <w:rsid w:val="00F424EE"/>
    <w:rsid w:val="00F42633"/>
    <w:rsid w:val="00F426B9"/>
    <w:rsid w:val="00F4299A"/>
    <w:rsid w:val="00F431A2"/>
    <w:rsid w:val="00F431BD"/>
    <w:rsid w:val="00F43553"/>
    <w:rsid w:val="00F43668"/>
    <w:rsid w:val="00F439AF"/>
    <w:rsid w:val="00F43CAE"/>
    <w:rsid w:val="00F43D8B"/>
    <w:rsid w:val="00F43F38"/>
    <w:rsid w:val="00F43FD1"/>
    <w:rsid w:val="00F440B1"/>
    <w:rsid w:val="00F4416D"/>
    <w:rsid w:val="00F44393"/>
    <w:rsid w:val="00F44890"/>
    <w:rsid w:val="00F45250"/>
    <w:rsid w:val="00F452A7"/>
    <w:rsid w:val="00F452FF"/>
    <w:rsid w:val="00F45D40"/>
    <w:rsid w:val="00F46271"/>
    <w:rsid w:val="00F46344"/>
    <w:rsid w:val="00F468FC"/>
    <w:rsid w:val="00F46AF8"/>
    <w:rsid w:val="00F46D14"/>
    <w:rsid w:val="00F470B9"/>
    <w:rsid w:val="00F475D9"/>
    <w:rsid w:val="00F478BB"/>
    <w:rsid w:val="00F5044B"/>
    <w:rsid w:val="00F50991"/>
    <w:rsid w:val="00F50AA9"/>
    <w:rsid w:val="00F50DA6"/>
    <w:rsid w:val="00F51530"/>
    <w:rsid w:val="00F51569"/>
    <w:rsid w:val="00F51E15"/>
    <w:rsid w:val="00F52659"/>
    <w:rsid w:val="00F53267"/>
    <w:rsid w:val="00F53303"/>
    <w:rsid w:val="00F53462"/>
    <w:rsid w:val="00F540BD"/>
    <w:rsid w:val="00F5479A"/>
    <w:rsid w:val="00F54908"/>
    <w:rsid w:val="00F54947"/>
    <w:rsid w:val="00F554D4"/>
    <w:rsid w:val="00F5598B"/>
    <w:rsid w:val="00F55C15"/>
    <w:rsid w:val="00F55CC3"/>
    <w:rsid w:val="00F56056"/>
    <w:rsid w:val="00F568E1"/>
    <w:rsid w:val="00F56A54"/>
    <w:rsid w:val="00F56DF7"/>
    <w:rsid w:val="00F56E30"/>
    <w:rsid w:val="00F575AF"/>
    <w:rsid w:val="00F57851"/>
    <w:rsid w:val="00F57F02"/>
    <w:rsid w:val="00F57F98"/>
    <w:rsid w:val="00F6009E"/>
    <w:rsid w:val="00F60823"/>
    <w:rsid w:val="00F617F0"/>
    <w:rsid w:val="00F61968"/>
    <w:rsid w:val="00F61F2F"/>
    <w:rsid w:val="00F6214C"/>
    <w:rsid w:val="00F63444"/>
    <w:rsid w:val="00F634AC"/>
    <w:rsid w:val="00F63A44"/>
    <w:rsid w:val="00F63A90"/>
    <w:rsid w:val="00F644B9"/>
    <w:rsid w:val="00F64F22"/>
    <w:rsid w:val="00F657AE"/>
    <w:rsid w:val="00F65DEE"/>
    <w:rsid w:val="00F66392"/>
    <w:rsid w:val="00F67ABC"/>
    <w:rsid w:val="00F67D96"/>
    <w:rsid w:val="00F7040F"/>
    <w:rsid w:val="00F70710"/>
    <w:rsid w:val="00F70857"/>
    <w:rsid w:val="00F708DC"/>
    <w:rsid w:val="00F70C5E"/>
    <w:rsid w:val="00F70CA2"/>
    <w:rsid w:val="00F7102A"/>
    <w:rsid w:val="00F7202C"/>
    <w:rsid w:val="00F72658"/>
    <w:rsid w:val="00F726E5"/>
    <w:rsid w:val="00F72F96"/>
    <w:rsid w:val="00F73675"/>
    <w:rsid w:val="00F736B3"/>
    <w:rsid w:val="00F73E53"/>
    <w:rsid w:val="00F73EC9"/>
    <w:rsid w:val="00F742C4"/>
    <w:rsid w:val="00F743F3"/>
    <w:rsid w:val="00F75169"/>
    <w:rsid w:val="00F75648"/>
    <w:rsid w:val="00F75B3E"/>
    <w:rsid w:val="00F75F56"/>
    <w:rsid w:val="00F765FF"/>
    <w:rsid w:val="00F770CF"/>
    <w:rsid w:val="00F778EE"/>
    <w:rsid w:val="00F77A64"/>
    <w:rsid w:val="00F77AF2"/>
    <w:rsid w:val="00F80A08"/>
    <w:rsid w:val="00F80BD5"/>
    <w:rsid w:val="00F80C01"/>
    <w:rsid w:val="00F81D87"/>
    <w:rsid w:val="00F81F58"/>
    <w:rsid w:val="00F82E59"/>
    <w:rsid w:val="00F83103"/>
    <w:rsid w:val="00F835E3"/>
    <w:rsid w:val="00F838A4"/>
    <w:rsid w:val="00F849A8"/>
    <w:rsid w:val="00F84E69"/>
    <w:rsid w:val="00F85220"/>
    <w:rsid w:val="00F8541A"/>
    <w:rsid w:val="00F85D69"/>
    <w:rsid w:val="00F86002"/>
    <w:rsid w:val="00F8625B"/>
    <w:rsid w:val="00F8675B"/>
    <w:rsid w:val="00F86D9E"/>
    <w:rsid w:val="00F86E92"/>
    <w:rsid w:val="00F874A2"/>
    <w:rsid w:val="00F87730"/>
    <w:rsid w:val="00F879F6"/>
    <w:rsid w:val="00F9047A"/>
    <w:rsid w:val="00F912BB"/>
    <w:rsid w:val="00F9140F"/>
    <w:rsid w:val="00F914C3"/>
    <w:rsid w:val="00F91B50"/>
    <w:rsid w:val="00F92220"/>
    <w:rsid w:val="00F92328"/>
    <w:rsid w:val="00F9277B"/>
    <w:rsid w:val="00F928A6"/>
    <w:rsid w:val="00F9291A"/>
    <w:rsid w:val="00F92A7E"/>
    <w:rsid w:val="00F938FC"/>
    <w:rsid w:val="00F93A6D"/>
    <w:rsid w:val="00F943B2"/>
    <w:rsid w:val="00F9494A"/>
    <w:rsid w:val="00F949C3"/>
    <w:rsid w:val="00F9586C"/>
    <w:rsid w:val="00F9596B"/>
    <w:rsid w:val="00F95FBA"/>
    <w:rsid w:val="00F96695"/>
    <w:rsid w:val="00F966BA"/>
    <w:rsid w:val="00F96A0D"/>
    <w:rsid w:val="00F96C9C"/>
    <w:rsid w:val="00F96E3D"/>
    <w:rsid w:val="00F96F13"/>
    <w:rsid w:val="00F971C9"/>
    <w:rsid w:val="00FA032E"/>
    <w:rsid w:val="00FA0660"/>
    <w:rsid w:val="00FA0851"/>
    <w:rsid w:val="00FA08BC"/>
    <w:rsid w:val="00FA0C46"/>
    <w:rsid w:val="00FA0D2A"/>
    <w:rsid w:val="00FA1192"/>
    <w:rsid w:val="00FA135F"/>
    <w:rsid w:val="00FA1642"/>
    <w:rsid w:val="00FA16DD"/>
    <w:rsid w:val="00FA1903"/>
    <w:rsid w:val="00FA1B2A"/>
    <w:rsid w:val="00FA1C0C"/>
    <w:rsid w:val="00FA1CDA"/>
    <w:rsid w:val="00FA3267"/>
    <w:rsid w:val="00FA32EC"/>
    <w:rsid w:val="00FA3627"/>
    <w:rsid w:val="00FA3709"/>
    <w:rsid w:val="00FA3A80"/>
    <w:rsid w:val="00FA3ED2"/>
    <w:rsid w:val="00FA4FD3"/>
    <w:rsid w:val="00FA551F"/>
    <w:rsid w:val="00FA69C0"/>
    <w:rsid w:val="00FA6C45"/>
    <w:rsid w:val="00FA6D0B"/>
    <w:rsid w:val="00FA73E7"/>
    <w:rsid w:val="00FA7A23"/>
    <w:rsid w:val="00FA7A89"/>
    <w:rsid w:val="00FA7D28"/>
    <w:rsid w:val="00FB06B5"/>
    <w:rsid w:val="00FB08EB"/>
    <w:rsid w:val="00FB096D"/>
    <w:rsid w:val="00FB0A96"/>
    <w:rsid w:val="00FB10C9"/>
    <w:rsid w:val="00FB10D0"/>
    <w:rsid w:val="00FB1181"/>
    <w:rsid w:val="00FB11DD"/>
    <w:rsid w:val="00FB1903"/>
    <w:rsid w:val="00FB1A1F"/>
    <w:rsid w:val="00FB26AC"/>
    <w:rsid w:val="00FB27E1"/>
    <w:rsid w:val="00FB298E"/>
    <w:rsid w:val="00FB2A6F"/>
    <w:rsid w:val="00FB2AE0"/>
    <w:rsid w:val="00FB2E68"/>
    <w:rsid w:val="00FB30A2"/>
    <w:rsid w:val="00FB3A2E"/>
    <w:rsid w:val="00FB4197"/>
    <w:rsid w:val="00FB532F"/>
    <w:rsid w:val="00FB68F8"/>
    <w:rsid w:val="00FB7765"/>
    <w:rsid w:val="00FB7A85"/>
    <w:rsid w:val="00FC08CA"/>
    <w:rsid w:val="00FC0B11"/>
    <w:rsid w:val="00FC0C87"/>
    <w:rsid w:val="00FC11F3"/>
    <w:rsid w:val="00FC14D1"/>
    <w:rsid w:val="00FC1DD4"/>
    <w:rsid w:val="00FC2716"/>
    <w:rsid w:val="00FC2927"/>
    <w:rsid w:val="00FC2B04"/>
    <w:rsid w:val="00FC3652"/>
    <w:rsid w:val="00FC4374"/>
    <w:rsid w:val="00FC472E"/>
    <w:rsid w:val="00FC47D6"/>
    <w:rsid w:val="00FC4C7D"/>
    <w:rsid w:val="00FC50F6"/>
    <w:rsid w:val="00FC54A9"/>
    <w:rsid w:val="00FC564E"/>
    <w:rsid w:val="00FC5E92"/>
    <w:rsid w:val="00FC5ED2"/>
    <w:rsid w:val="00FC5F28"/>
    <w:rsid w:val="00FC64EF"/>
    <w:rsid w:val="00FC69BE"/>
    <w:rsid w:val="00FC72AE"/>
    <w:rsid w:val="00FC772B"/>
    <w:rsid w:val="00FC7A1C"/>
    <w:rsid w:val="00FC7C01"/>
    <w:rsid w:val="00FD0483"/>
    <w:rsid w:val="00FD0545"/>
    <w:rsid w:val="00FD09D8"/>
    <w:rsid w:val="00FD0A62"/>
    <w:rsid w:val="00FD0ABA"/>
    <w:rsid w:val="00FD0C10"/>
    <w:rsid w:val="00FD12A4"/>
    <w:rsid w:val="00FD147C"/>
    <w:rsid w:val="00FD1534"/>
    <w:rsid w:val="00FD1653"/>
    <w:rsid w:val="00FD1D0A"/>
    <w:rsid w:val="00FD20C0"/>
    <w:rsid w:val="00FD228A"/>
    <w:rsid w:val="00FD2728"/>
    <w:rsid w:val="00FD2C73"/>
    <w:rsid w:val="00FD37B5"/>
    <w:rsid w:val="00FD3C9A"/>
    <w:rsid w:val="00FD40C0"/>
    <w:rsid w:val="00FD4137"/>
    <w:rsid w:val="00FD424C"/>
    <w:rsid w:val="00FD4902"/>
    <w:rsid w:val="00FD4D5C"/>
    <w:rsid w:val="00FD5F72"/>
    <w:rsid w:val="00FE04EE"/>
    <w:rsid w:val="00FE05C9"/>
    <w:rsid w:val="00FE0B72"/>
    <w:rsid w:val="00FE0C29"/>
    <w:rsid w:val="00FE0E4C"/>
    <w:rsid w:val="00FE0E91"/>
    <w:rsid w:val="00FE1354"/>
    <w:rsid w:val="00FE19D6"/>
    <w:rsid w:val="00FE27A9"/>
    <w:rsid w:val="00FE3369"/>
    <w:rsid w:val="00FE3CC9"/>
    <w:rsid w:val="00FE405B"/>
    <w:rsid w:val="00FE49A8"/>
    <w:rsid w:val="00FE4CE6"/>
    <w:rsid w:val="00FE4EDA"/>
    <w:rsid w:val="00FE50A1"/>
    <w:rsid w:val="00FE5272"/>
    <w:rsid w:val="00FE55BA"/>
    <w:rsid w:val="00FE5A73"/>
    <w:rsid w:val="00FE67E0"/>
    <w:rsid w:val="00FE6D62"/>
    <w:rsid w:val="00FE7238"/>
    <w:rsid w:val="00FE72D4"/>
    <w:rsid w:val="00FE77D4"/>
    <w:rsid w:val="00FE77D5"/>
    <w:rsid w:val="00FE7AA6"/>
    <w:rsid w:val="00FE7C8C"/>
    <w:rsid w:val="00FE7CE5"/>
    <w:rsid w:val="00FE7D00"/>
    <w:rsid w:val="00FE7E2F"/>
    <w:rsid w:val="00FF004D"/>
    <w:rsid w:val="00FF027E"/>
    <w:rsid w:val="00FF0B03"/>
    <w:rsid w:val="00FF1564"/>
    <w:rsid w:val="00FF186E"/>
    <w:rsid w:val="00FF19A3"/>
    <w:rsid w:val="00FF2893"/>
    <w:rsid w:val="00FF28A2"/>
    <w:rsid w:val="00FF28B8"/>
    <w:rsid w:val="00FF294C"/>
    <w:rsid w:val="00FF2FAD"/>
    <w:rsid w:val="00FF3024"/>
    <w:rsid w:val="00FF4189"/>
    <w:rsid w:val="00FF4661"/>
    <w:rsid w:val="00FF4EE8"/>
    <w:rsid w:val="00FF5454"/>
    <w:rsid w:val="00FF59D3"/>
    <w:rsid w:val="00FF5E2A"/>
    <w:rsid w:val="00FF62C7"/>
    <w:rsid w:val="00FF6366"/>
    <w:rsid w:val="00FF6760"/>
    <w:rsid w:val="00FF6F11"/>
    <w:rsid w:val="00FF75A9"/>
    <w:rsid w:val="00FF7CFA"/>
    <w:rsid w:val="02118F9D"/>
    <w:rsid w:val="0D629DE0"/>
    <w:rsid w:val="0DB6A445"/>
    <w:rsid w:val="10238A6C"/>
    <w:rsid w:val="124034D3"/>
    <w:rsid w:val="142E7EFF"/>
    <w:rsid w:val="181AEB4F"/>
    <w:rsid w:val="1A4F3CBD"/>
    <w:rsid w:val="1E42525F"/>
    <w:rsid w:val="21443A15"/>
    <w:rsid w:val="2AE9F723"/>
    <w:rsid w:val="2F1FF526"/>
    <w:rsid w:val="3358354E"/>
    <w:rsid w:val="33A8C6C2"/>
    <w:rsid w:val="389BCF3B"/>
    <w:rsid w:val="3BA95A1D"/>
    <w:rsid w:val="45B0192C"/>
    <w:rsid w:val="4C4939E2"/>
    <w:rsid w:val="4FEB1E63"/>
    <w:rsid w:val="5136FAA2"/>
    <w:rsid w:val="516F4782"/>
    <w:rsid w:val="53E62A82"/>
    <w:rsid w:val="572F0EA0"/>
    <w:rsid w:val="58DA0942"/>
    <w:rsid w:val="6275C7C3"/>
    <w:rsid w:val="66D8EA95"/>
    <w:rsid w:val="6A7ED617"/>
    <w:rsid w:val="6DEF2C5C"/>
    <w:rsid w:val="6F922ACB"/>
    <w:rsid w:val="71768FD5"/>
    <w:rsid w:val="7373C97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815D5E"/>
  <w15:chartTrackingRefBased/>
  <w15:docId w15:val="{7D2834D1-7008-4EEC-B21F-48379FF3B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193"/>
    <w:pPr>
      <w:spacing w:after="120" w:line="240" w:lineRule="auto"/>
    </w:pPr>
    <w:rPr>
      <w:rFonts w:ascii="CG Times" w:eastAsia="Times New Roman" w:hAnsi="CG Times" w:cs="Times New Roman"/>
      <w:sz w:val="24"/>
      <w:szCs w:val="20"/>
      <w:lang w:val="nl-NL"/>
    </w:rPr>
  </w:style>
  <w:style w:type="paragraph" w:styleId="Heading1">
    <w:name w:val="heading 1"/>
    <w:basedOn w:val="Normal"/>
    <w:next w:val="Normal"/>
    <w:link w:val="Heading1Char"/>
    <w:uiPriority w:val="9"/>
    <w:qFormat/>
    <w:rsid w:val="00695A98"/>
    <w:pPr>
      <w:keepNext/>
      <w:keepLines/>
      <w:numPr>
        <w:numId w:val="2"/>
      </w:numPr>
      <w:spacing w:before="36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95A98"/>
    <w:pPr>
      <w:keepNext/>
      <w:keepLines/>
      <w:numPr>
        <w:ilvl w:val="1"/>
        <w:numId w:val="2"/>
      </w:numPr>
      <w:spacing w:before="16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695A98"/>
    <w:pPr>
      <w:keepNext/>
      <w:keepLines/>
      <w:numPr>
        <w:ilvl w:val="2"/>
        <w:numId w:val="2"/>
      </w:numPr>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695A98"/>
    <w:pPr>
      <w:keepNext/>
      <w:keepLines/>
      <w:numPr>
        <w:ilvl w:val="3"/>
        <w:numId w:val="2"/>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95A98"/>
    <w:pPr>
      <w:keepNext/>
      <w:keepLines/>
      <w:numPr>
        <w:ilvl w:val="4"/>
        <w:numId w:val="2"/>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95A98"/>
    <w:pPr>
      <w:keepNext/>
      <w:keepLines/>
      <w:numPr>
        <w:ilvl w:val="5"/>
        <w:numId w:val="2"/>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95A98"/>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95A98"/>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5A98"/>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A98"/>
    <w:rPr>
      <w:rFonts w:ascii="CG Times" w:eastAsiaTheme="majorEastAsia" w:hAnsi="CG Times" w:cstheme="majorBidi"/>
      <w:b/>
      <w:sz w:val="24"/>
      <w:szCs w:val="32"/>
      <w:lang w:val="nl-NL"/>
    </w:rPr>
  </w:style>
  <w:style w:type="paragraph" w:styleId="Caption">
    <w:name w:val="caption"/>
    <w:basedOn w:val="Normal"/>
    <w:next w:val="Normal"/>
    <w:uiPriority w:val="35"/>
    <w:unhideWhenUsed/>
    <w:qFormat/>
    <w:rsid w:val="00C73CF8"/>
    <w:pPr>
      <w:spacing w:after="200"/>
    </w:pPr>
    <w:rPr>
      <w:rFonts w:ascii="Arial" w:hAnsi="Arial"/>
      <w:iCs/>
      <w:color w:val="4472C4" w:themeColor="accent1"/>
      <w:sz w:val="18"/>
      <w:szCs w:val="18"/>
    </w:rPr>
  </w:style>
  <w:style w:type="character" w:customStyle="1" w:styleId="Heading2Char">
    <w:name w:val="Heading 2 Char"/>
    <w:basedOn w:val="DefaultParagraphFont"/>
    <w:link w:val="Heading2"/>
    <w:uiPriority w:val="9"/>
    <w:rsid w:val="00695A98"/>
    <w:rPr>
      <w:rFonts w:ascii="CG Times" w:eastAsiaTheme="majorEastAsia" w:hAnsi="CG Times" w:cstheme="majorBidi"/>
      <w:b/>
      <w:sz w:val="24"/>
      <w:szCs w:val="26"/>
      <w:lang w:val="nl-NL"/>
    </w:rPr>
  </w:style>
  <w:style w:type="character" w:styleId="CommentReference">
    <w:name w:val="annotation reference"/>
    <w:basedOn w:val="DefaultParagraphFont"/>
    <w:uiPriority w:val="99"/>
    <w:semiHidden/>
    <w:unhideWhenUsed/>
    <w:rsid w:val="00631399"/>
    <w:rPr>
      <w:sz w:val="16"/>
      <w:szCs w:val="16"/>
    </w:rPr>
  </w:style>
  <w:style w:type="paragraph" w:styleId="CommentText">
    <w:name w:val="annotation text"/>
    <w:basedOn w:val="Normal"/>
    <w:link w:val="CommentTextChar"/>
    <w:uiPriority w:val="99"/>
    <w:unhideWhenUsed/>
    <w:rsid w:val="00631399"/>
    <w:rPr>
      <w:sz w:val="20"/>
    </w:rPr>
  </w:style>
  <w:style w:type="character" w:customStyle="1" w:styleId="CommentTextChar">
    <w:name w:val="Comment Text Char"/>
    <w:basedOn w:val="DefaultParagraphFont"/>
    <w:link w:val="CommentText"/>
    <w:uiPriority w:val="99"/>
    <w:rsid w:val="00631399"/>
    <w:rPr>
      <w:rFonts w:ascii="CG Times" w:eastAsia="Times New Roman" w:hAnsi="CG Times" w:cs="Times New Roman"/>
      <w:sz w:val="20"/>
      <w:szCs w:val="20"/>
      <w:lang w:val="nl-NL"/>
    </w:rPr>
  </w:style>
  <w:style w:type="paragraph" w:styleId="CommentSubject">
    <w:name w:val="annotation subject"/>
    <w:basedOn w:val="CommentText"/>
    <w:next w:val="CommentText"/>
    <w:link w:val="CommentSubjectChar"/>
    <w:uiPriority w:val="99"/>
    <w:semiHidden/>
    <w:unhideWhenUsed/>
    <w:rsid w:val="00631399"/>
    <w:rPr>
      <w:b/>
      <w:bCs/>
    </w:rPr>
  </w:style>
  <w:style w:type="character" w:customStyle="1" w:styleId="CommentSubjectChar">
    <w:name w:val="Comment Subject Char"/>
    <w:basedOn w:val="CommentTextChar"/>
    <w:link w:val="CommentSubject"/>
    <w:uiPriority w:val="99"/>
    <w:semiHidden/>
    <w:rsid w:val="00631399"/>
    <w:rPr>
      <w:rFonts w:ascii="CG Times" w:eastAsia="Times New Roman" w:hAnsi="CG Times" w:cs="Times New Roman"/>
      <w:b/>
      <w:bCs/>
      <w:sz w:val="20"/>
      <w:szCs w:val="20"/>
      <w:lang w:val="nl-NL"/>
    </w:rPr>
  </w:style>
  <w:style w:type="table" w:styleId="TableGrid">
    <w:name w:val="Table Grid"/>
    <w:basedOn w:val="TableNormal"/>
    <w:uiPriority w:val="39"/>
    <w:rsid w:val="00327DD0"/>
    <w:pPr>
      <w:spacing w:after="0" w:line="240" w:lineRule="auto"/>
    </w:pPr>
    <w:tblPr/>
  </w:style>
  <w:style w:type="paragraph" w:styleId="Revision">
    <w:name w:val="Revision"/>
    <w:hidden/>
    <w:uiPriority w:val="99"/>
    <w:semiHidden/>
    <w:rsid w:val="00B53661"/>
    <w:pPr>
      <w:spacing w:after="0" w:line="240" w:lineRule="auto"/>
    </w:pPr>
    <w:rPr>
      <w:rFonts w:ascii="CG Times" w:eastAsia="Times New Roman" w:hAnsi="CG Times" w:cs="Times New Roman"/>
      <w:szCs w:val="20"/>
      <w:lang w:val="nl-NL"/>
    </w:rPr>
  </w:style>
  <w:style w:type="character" w:customStyle="1" w:styleId="Heading3Char">
    <w:name w:val="Heading 3 Char"/>
    <w:basedOn w:val="DefaultParagraphFont"/>
    <w:link w:val="Heading3"/>
    <w:uiPriority w:val="9"/>
    <w:semiHidden/>
    <w:rsid w:val="00695A98"/>
    <w:rPr>
      <w:rFonts w:asciiTheme="majorHAnsi" w:eastAsiaTheme="majorEastAsia" w:hAnsiTheme="majorHAnsi" w:cstheme="majorBidi"/>
      <w:color w:val="1F3763" w:themeColor="accent1" w:themeShade="7F"/>
      <w:sz w:val="24"/>
      <w:szCs w:val="24"/>
      <w:lang w:val="nl-NL"/>
    </w:rPr>
  </w:style>
  <w:style w:type="character" w:customStyle="1" w:styleId="Heading4Char">
    <w:name w:val="Heading 4 Char"/>
    <w:basedOn w:val="DefaultParagraphFont"/>
    <w:link w:val="Heading4"/>
    <w:uiPriority w:val="9"/>
    <w:semiHidden/>
    <w:rsid w:val="00695A98"/>
    <w:rPr>
      <w:rFonts w:asciiTheme="majorHAnsi" w:eastAsiaTheme="majorEastAsia" w:hAnsiTheme="majorHAnsi" w:cstheme="majorBidi"/>
      <w:i/>
      <w:iCs/>
      <w:color w:val="2F5496" w:themeColor="accent1" w:themeShade="BF"/>
      <w:szCs w:val="20"/>
      <w:lang w:val="nl-NL"/>
    </w:rPr>
  </w:style>
  <w:style w:type="character" w:customStyle="1" w:styleId="Heading5Char">
    <w:name w:val="Heading 5 Char"/>
    <w:basedOn w:val="DefaultParagraphFont"/>
    <w:link w:val="Heading5"/>
    <w:uiPriority w:val="9"/>
    <w:semiHidden/>
    <w:rsid w:val="00695A98"/>
    <w:rPr>
      <w:rFonts w:asciiTheme="majorHAnsi" w:eastAsiaTheme="majorEastAsia" w:hAnsiTheme="majorHAnsi" w:cstheme="majorBidi"/>
      <w:color w:val="2F5496" w:themeColor="accent1" w:themeShade="BF"/>
      <w:szCs w:val="20"/>
      <w:lang w:val="nl-NL"/>
    </w:rPr>
  </w:style>
  <w:style w:type="character" w:customStyle="1" w:styleId="Heading6Char">
    <w:name w:val="Heading 6 Char"/>
    <w:basedOn w:val="DefaultParagraphFont"/>
    <w:link w:val="Heading6"/>
    <w:uiPriority w:val="9"/>
    <w:semiHidden/>
    <w:rsid w:val="00695A98"/>
    <w:rPr>
      <w:rFonts w:asciiTheme="majorHAnsi" w:eastAsiaTheme="majorEastAsia" w:hAnsiTheme="majorHAnsi" w:cstheme="majorBidi"/>
      <w:color w:val="1F3763" w:themeColor="accent1" w:themeShade="7F"/>
      <w:szCs w:val="20"/>
      <w:lang w:val="nl-NL"/>
    </w:rPr>
  </w:style>
  <w:style w:type="character" w:customStyle="1" w:styleId="Heading7Char">
    <w:name w:val="Heading 7 Char"/>
    <w:basedOn w:val="DefaultParagraphFont"/>
    <w:link w:val="Heading7"/>
    <w:uiPriority w:val="9"/>
    <w:semiHidden/>
    <w:rsid w:val="00695A98"/>
    <w:rPr>
      <w:rFonts w:asciiTheme="majorHAnsi" w:eastAsiaTheme="majorEastAsia" w:hAnsiTheme="majorHAnsi" w:cstheme="majorBidi"/>
      <w:i/>
      <w:iCs/>
      <w:color w:val="1F3763" w:themeColor="accent1" w:themeShade="7F"/>
      <w:szCs w:val="20"/>
      <w:lang w:val="nl-NL"/>
    </w:rPr>
  </w:style>
  <w:style w:type="character" w:customStyle="1" w:styleId="Heading8Char">
    <w:name w:val="Heading 8 Char"/>
    <w:basedOn w:val="DefaultParagraphFont"/>
    <w:link w:val="Heading8"/>
    <w:uiPriority w:val="9"/>
    <w:semiHidden/>
    <w:rsid w:val="00695A98"/>
    <w:rPr>
      <w:rFonts w:asciiTheme="majorHAnsi" w:eastAsiaTheme="majorEastAsia" w:hAnsiTheme="majorHAnsi" w:cstheme="majorBidi"/>
      <w:color w:val="272727" w:themeColor="text1" w:themeTint="D8"/>
      <w:sz w:val="21"/>
      <w:szCs w:val="21"/>
      <w:lang w:val="nl-NL"/>
    </w:rPr>
  </w:style>
  <w:style w:type="character" w:customStyle="1" w:styleId="Heading9Char">
    <w:name w:val="Heading 9 Char"/>
    <w:basedOn w:val="DefaultParagraphFont"/>
    <w:link w:val="Heading9"/>
    <w:uiPriority w:val="9"/>
    <w:semiHidden/>
    <w:rsid w:val="00695A98"/>
    <w:rPr>
      <w:rFonts w:asciiTheme="majorHAnsi" w:eastAsiaTheme="majorEastAsia" w:hAnsiTheme="majorHAnsi" w:cstheme="majorBidi"/>
      <w:i/>
      <w:iCs/>
      <w:color w:val="272727" w:themeColor="text1" w:themeTint="D8"/>
      <w:sz w:val="21"/>
      <w:szCs w:val="21"/>
      <w:lang w:val="nl-NL"/>
    </w:rPr>
  </w:style>
  <w:style w:type="character" w:styleId="PlaceholderText">
    <w:name w:val="Placeholder Text"/>
    <w:basedOn w:val="DefaultParagraphFont"/>
    <w:uiPriority w:val="99"/>
    <w:semiHidden/>
    <w:rsid w:val="00E05351"/>
    <w:rPr>
      <w:color w:val="808080"/>
    </w:rPr>
  </w:style>
  <w:style w:type="paragraph" w:styleId="Bibliography">
    <w:name w:val="Bibliography"/>
    <w:basedOn w:val="Normal"/>
    <w:next w:val="Normal"/>
    <w:uiPriority w:val="37"/>
    <w:unhideWhenUsed/>
    <w:rsid w:val="00965581"/>
    <w:pPr>
      <w:spacing w:line="480" w:lineRule="auto"/>
      <w:ind w:left="720" w:hanging="720"/>
    </w:pPr>
  </w:style>
  <w:style w:type="paragraph" w:styleId="FootnoteText">
    <w:name w:val="footnote text"/>
    <w:basedOn w:val="Normal"/>
    <w:link w:val="FootnoteTextChar"/>
    <w:uiPriority w:val="99"/>
    <w:semiHidden/>
    <w:unhideWhenUsed/>
    <w:rsid w:val="002F2556"/>
    <w:rPr>
      <w:sz w:val="20"/>
    </w:rPr>
  </w:style>
  <w:style w:type="character" w:customStyle="1" w:styleId="FootnoteTextChar">
    <w:name w:val="Footnote Text Char"/>
    <w:basedOn w:val="DefaultParagraphFont"/>
    <w:link w:val="FootnoteText"/>
    <w:uiPriority w:val="99"/>
    <w:semiHidden/>
    <w:rsid w:val="002F2556"/>
    <w:rPr>
      <w:rFonts w:ascii="CG Times" w:eastAsia="Times New Roman" w:hAnsi="CG Times" w:cs="Times New Roman"/>
      <w:sz w:val="20"/>
      <w:szCs w:val="20"/>
      <w:lang w:val="nl-NL"/>
    </w:rPr>
  </w:style>
  <w:style w:type="character" w:styleId="FootnoteReference">
    <w:name w:val="footnote reference"/>
    <w:basedOn w:val="DefaultParagraphFont"/>
    <w:uiPriority w:val="99"/>
    <w:semiHidden/>
    <w:unhideWhenUsed/>
    <w:rsid w:val="002F2556"/>
    <w:rPr>
      <w:vertAlign w:val="superscript"/>
    </w:rPr>
  </w:style>
  <w:style w:type="character" w:styleId="Strong">
    <w:name w:val="Strong"/>
    <w:basedOn w:val="DefaultParagraphFont"/>
    <w:uiPriority w:val="22"/>
    <w:qFormat/>
    <w:rsid w:val="00ED2DA2"/>
    <w:rPr>
      <w:b/>
      <w:bCs/>
    </w:rPr>
  </w:style>
  <w:style w:type="paragraph" w:styleId="Header">
    <w:name w:val="header"/>
    <w:basedOn w:val="Normal"/>
    <w:link w:val="HeaderChar"/>
    <w:uiPriority w:val="99"/>
    <w:unhideWhenUsed/>
    <w:rsid w:val="009B69C0"/>
    <w:pPr>
      <w:tabs>
        <w:tab w:val="center" w:pos="4513"/>
        <w:tab w:val="right" w:pos="9026"/>
      </w:tabs>
    </w:pPr>
  </w:style>
  <w:style w:type="character" w:customStyle="1" w:styleId="HeaderChar">
    <w:name w:val="Header Char"/>
    <w:basedOn w:val="DefaultParagraphFont"/>
    <w:link w:val="Header"/>
    <w:uiPriority w:val="99"/>
    <w:rsid w:val="009B69C0"/>
    <w:rPr>
      <w:rFonts w:ascii="CG Times" w:eastAsia="Times New Roman" w:hAnsi="CG Times" w:cs="Times New Roman"/>
      <w:szCs w:val="20"/>
      <w:lang w:val="nl-NL"/>
    </w:rPr>
  </w:style>
  <w:style w:type="paragraph" w:styleId="Footer">
    <w:name w:val="footer"/>
    <w:basedOn w:val="Normal"/>
    <w:link w:val="FooterChar"/>
    <w:uiPriority w:val="99"/>
    <w:unhideWhenUsed/>
    <w:rsid w:val="009B69C0"/>
    <w:pPr>
      <w:tabs>
        <w:tab w:val="center" w:pos="4513"/>
        <w:tab w:val="right" w:pos="9026"/>
      </w:tabs>
    </w:pPr>
  </w:style>
  <w:style w:type="character" w:customStyle="1" w:styleId="FooterChar">
    <w:name w:val="Footer Char"/>
    <w:basedOn w:val="DefaultParagraphFont"/>
    <w:link w:val="Footer"/>
    <w:uiPriority w:val="99"/>
    <w:rsid w:val="009B69C0"/>
    <w:rPr>
      <w:rFonts w:ascii="CG Times" w:eastAsia="Times New Roman" w:hAnsi="CG Times" w:cs="Times New Roman"/>
      <w:szCs w:val="20"/>
      <w:lang w:val="nl-NL"/>
    </w:rPr>
  </w:style>
  <w:style w:type="character" w:styleId="Hyperlink">
    <w:name w:val="Hyperlink"/>
    <w:basedOn w:val="DefaultParagraphFont"/>
    <w:uiPriority w:val="99"/>
    <w:unhideWhenUsed/>
    <w:rsid w:val="00CA14F4"/>
    <w:rPr>
      <w:color w:val="0563C1" w:themeColor="hyperlink"/>
      <w:u w:val="single"/>
    </w:rPr>
  </w:style>
  <w:style w:type="character" w:styleId="UnresolvedMention">
    <w:name w:val="Unresolved Mention"/>
    <w:basedOn w:val="DefaultParagraphFont"/>
    <w:uiPriority w:val="99"/>
    <w:semiHidden/>
    <w:unhideWhenUsed/>
    <w:rsid w:val="00CA14F4"/>
    <w:rPr>
      <w:color w:val="605E5C"/>
      <w:shd w:val="clear" w:color="auto" w:fill="E1DFDD"/>
    </w:rPr>
  </w:style>
  <w:style w:type="character" w:styleId="FollowedHyperlink">
    <w:name w:val="FollowedHyperlink"/>
    <w:basedOn w:val="DefaultParagraphFont"/>
    <w:uiPriority w:val="99"/>
    <w:semiHidden/>
    <w:unhideWhenUsed/>
    <w:rsid w:val="005547C3"/>
    <w:rPr>
      <w:color w:val="954F72" w:themeColor="followedHyperlink"/>
      <w:u w:val="single"/>
    </w:rPr>
  </w:style>
  <w:style w:type="paragraph" w:styleId="ListParagraph">
    <w:name w:val="List Paragraph"/>
    <w:basedOn w:val="Normal"/>
    <w:uiPriority w:val="34"/>
    <w:qFormat/>
    <w:rsid w:val="00911FE8"/>
    <w:pPr>
      <w:ind w:left="720"/>
      <w:contextualSpacing/>
    </w:pPr>
  </w:style>
  <w:style w:type="character" w:styleId="EndnoteReference">
    <w:name w:val="endnote reference"/>
    <w:basedOn w:val="DefaultParagraphFont"/>
    <w:uiPriority w:val="99"/>
    <w:semiHidden/>
    <w:unhideWhenUsed/>
    <w:rsid w:val="00431F2B"/>
    <w:rPr>
      <w:vertAlign w:val="superscript"/>
    </w:rPr>
  </w:style>
  <w:style w:type="paragraph" w:styleId="BalloonText">
    <w:name w:val="Balloon Text"/>
    <w:basedOn w:val="Normal"/>
    <w:link w:val="BalloonTextChar"/>
    <w:uiPriority w:val="99"/>
    <w:semiHidden/>
    <w:unhideWhenUsed/>
    <w:rsid w:val="001B39D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39D4"/>
    <w:rPr>
      <w:rFonts w:ascii="Segoe UI" w:eastAsia="Times New Roman" w:hAnsi="Segoe UI" w:cs="Segoe UI"/>
      <w:sz w:val="18"/>
      <w:szCs w:val="18"/>
      <w:lang w:val="nl-NL"/>
    </w:rPr>
  </w:style>
  <w:style w:type="character" w:styleId="Emphasis">
    <w:name w:val="Emphasis"/>
    <w:basedOn w:val="DefaultParagraphFont"/>
    <w:uiPriority w:val="20"/>
    <w:qFormat/>
    <w:rsid w:val="00016B02"/>
    <w:rPr>
      <w:i/>
      <w:iCs/>
    </w:rPr>
  </w:style>
  <w:style w:type="paragraph" w:customStyle="1" w:styleId="ContentNormal">
    <w:name w:val="Content (Normal)"/>
    <w:uiPriority w:val="5"/>
    <w:qFormat/>
    <w:rsid w:val="003F6149"/>
    <w:pPr>
      <w:spacing w:after="200" w:line="276" w:lineRule="auto"/>
    </w:pPr>
    <w:rPr>
      <w:rFonts w:ascii="Arial" w:eastAsiaTheme="minorEastAsia"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6702">
      <w:bodyDiv w:val="1"/>
      <w:marLeft w:val="0"/>
      <w:marRight w:val="0"/>
      <w:marTop w:val="0"/>
      <w:marBottom w:val="0"/>
      <w:divBdr>
        <w:top w:val="none" w:sz="0" w:space="0" w:color="auto"/>
        <w:left w:val="none" w:sz="0" w:space="0" w:color="auto"/>
        <w:bottom w:val="none" w:sz="0" w:space="0" w:color="auto"/>
        <w:right w:val="none" w:sz="0" w:space="0" w:color="auto"/>
      </w:divBdr>
    </w:div>
    <w:div w:id="16009179">
      <w:bodyDiv w:val="1"/>
      <w:marLeft w:val="0"/>
      <w:marRight w:val="0"/>
      <w:marTop w:val="0"/>
      <w:marBottom w:val="0"/>
      <w:divBdr>
        <w:top w:val="none" w:sz="0" w:space="0" w:color="auto"/>
        <w:left w:val="none" w:sz="0" w:space="0" w:color="auto"/>
        <w:bottom w:val="none" w:sz="0" w:space="0" w:color="auto"/>
        <w:right w:val="none" w:sz="0" w:space="0" w:color="auto"/>
      </w:divBdr>
      <w:divsChild>
        <w:div w:id="2047827908">
          <w:marLeft w:val="0"/>
          <w:marRight w:val="0"/>
          <w:marTop w:val="0"/>
          <w:marBottom w:val="0"/>
          <w:divBdr>
            <w:top w:val="none" w:sz="0" w:space="0" w:color="auto"/>
            <w:left w:val="none" w:sz="0" w:space="0" w:color="auto"/>
            <w:bottom w:val="none" w:sz="0" w:space="0" w:color="auto"/>
            <w:right w:val="none" w:sz="0" w:space="0" w:color="auto"/>
          </w:divBdr>
          <w:divsChild>
            <w:div w:id="1306426406">
              <w:marLeft w:val="0"/>
              <w:marRight w:val="0"/>
              <w:marTop w:val="0"/>
              <w:marBottom w:val="0"/>
              <w:divBdr>
                <w:top w:val="none" w:sz="0" w:space="0" w:color="auto"/>
                <w:left w:val="none" w:sz="0" w:space="0" w:color="auto"/>
                <w:bottom w:val="none" w:sz="0" w:space="0" w:color="auto"/>
                <w:right w:val="none" w:sz="0" w:space="0" w:color="auto"/>
              </w:divBdr>
              <w:divsChild>
                <w:div w:id="2118868747">
                  <w:marLeft w:val="0"/>
                  <w:marRight w:val="0"/>
                  <w:marTop w:val="0"/>
                  <w:marBottom w:val="0"/>
                  <w:divBdr>
                    <w:top w:val="none" w:sz="0" w:space="0" w:color="auto"/>
                    <w:left w:val="none" w:sz="0" w:space="0" w:color="auto"/>
                    <w:bottom w:val="none" w:sz="0" w:space="0" w:color="auto"/>
                    <w:right w:val="none" w:sz="0" w:space="0" w:color="auto"/>
                  </w:divBdr>
                  <w:divsChild>
                    <w:div w:id="1297033252">
                      <w:marLeft w:val="0"/>
                      <w:marRight w:val="0"/>
                      <w:marTop w:val="0"/>
                      <w:marBottom w:val="0"/>
                      <w:divBdr>
                        <w:top w:val="none" w:sz="0" w:space="0" w:color="auto"/>
                        <w:left w:val="none" w:sz="0" w:space="0" w:color="auto"/>
                        <w:bottom w:val="none" w:sz="0" w:space="0" w:color="auto"/>
                        <w:right w:val="none" w:sz="0" w:space="0" w:color="auto"/>
                      </w:divBdr>
                      <w:divsChild>
                        <w:div w:id="1229339777">
                          <w:marLeft w:val="0"/>
                          <w:marRight w:val="0"/>
                          <w:marTop w:val="0"/>
                          <w:marBottom w:val="0"/>
                          <w:divBdr>
                            <w:top w:val="none" w:sz="0" w:space="0" w:color="auto"/>
                            <w:left w:val="none" w:sz="0" w:space="0" w:color="auto"/>
                            <w:bottom w:val="none" w:sz="0" w:space="0" w:color="auto"/>
                            <w:right w:val="none" w:sz="0" w:space="0" w:color="auto"/>
                          </w:divBdr>
                          <w:divsChild>
                            <w:div w:id="304555413">
                              <w:marLeft w:val="0"/>
                              <w:marRight w:val="0"/>
                              <w:marTop w:val="0"/>
                              <w:marBottom w:val="0"/>
                              <w:divBdr>
                                <w:top w:val="none" w:sz="0" w:space="0" w:color="auto"/>
                                <w:left w:val="none" w:sz="0" w:space="0" w:color="auto"/>
                                <w:bottom w:val="none" w:sz="0" w:space="0" w:color="auto"/>
                                <w:right w:val="none" w:sz="0" w:space="0" w:color="auto"/>
                              </w:divBdr>
                              <w:divsChild>
                                <w:div w:id="1872300894">
                                  <w:marLeft w:val="0"/>
                                  <w:marRight w:val="0"/>
                                  <w:marTop w:val="0"/>
                                  <w:marBottom w:val="0"/>
                                  <w:divBdr>
                                    <w:top w:val="none" w:sz="0" w:space="0" w:color="auto"/>
                                    <w:left w:val="none" w:sz="0" w:space="0" w:color="auto"/>
                                    <w:bottom w:val="none" w:sz="0" w:space="0" w:color="auto"/>
                                    <w:right w:val="none" w:sz="0" w:space="0" w:color="auto"/>
                                  </w:divBdr>
                                  <w:divsChild>
                                    <w:div w:id="986472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57012">
      <w:bodyDiv w:val="1"/>
      <w:marLeft w:val="0"/>
      <w:marRight w:val="0"/>
      <w:marTop w:val="0"/>
      <w:marBottom w:val="0"/>
      <w:divBdr>
        <w:top w:val="none" w:sz="0" w:space="0" w:color="auto"/>
        <w:left w:val="none" w:sz="0" w:space="0" w:color="auto"/>
        <w:bottom w:val="none" w:sz="0" w:space="0" w:color="auto"/>
        <w:right w:val="none" w:sz="0" w:space="0" w:color="auto"/>
      </w:divBdr>
      <w:divsChild>
        <w:div w:id="619918573">
          <w:marLeft w:val="0"/>
          <w:marRight w:val="0"/>
          <w:marTop w:val="0"/>
          <w:marBottom w:val="0"/>
          <w:divBdr>
            <w:top w:val="none" w:sz="0" w:space="0" w:color="auto"/>
            <w:left w:val="none" w:sz="0" w:space="0" w:color="auto"/>
            <w:bottom w:val="none" w:sz="0" w:space="0" w:color="auto"/>
            <w:right w:val="none" w:sz="0" w:space="0" w:color="auto"/>
          </w:divBdr>
          <w:divsChild>
            <w:div w:id="11910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8061">
      <w:bodyDiv w:val="1"/>
      <w:marLeft w:val="0"/>
      <w:marRight w:val="0"/>
      <w:marTop w:val="0"/>
      <w:marBottom w:val="0"/>
      <w:divBdr>
        <w:top w:val="none" w:sz="0" w:space="0" w:color="auto"/>
        <w:left w:val="none" w:sz="0" w:space="0" w:color="auto"/>
        <w:bottom w:val="none" w:sz="0" w:space="0" w:color="auto"/>
        <w:right w:val="none" w:sz="0" w:space="0" w:color="auto"/>
      </w:divBdr>
    </w:div>
    <w:div w:id="81416623">
      <w:bodyDiv w:val="1"/>
      <w:marLeft w:val="0"/>
      <w:marRight w:val="0"/>
      <w:marTop w:val="0"/>
      <w:marBottom w:val="0"/>
      <w:divBdr>
        <w:top w:val="none" w:sz="0" w:space="0" w:color="auto"/>
        <w:left w:val="none" w:sz="0" w:space="0" w:color="auto"/>
        <w:bottom w:val="none" w:sz="0" w:space="0" w:color="auto"/>
        <w:right w:val="none" w:sz="0" w:space="0" w:color="auto"/>
      </w:divBdr>
    </w:div>
    <w:div w:id="89664471">
      <w:bodyDiv w:val="1"/>
      <w:marLeft w:val="0"/>
      <w:marRight w:val="0"/>
      <w:marTop w:val="0"/>
      <w:marBottom w:val="0"/>
      <w:divBdr>
        <w:top w:val="none" w:sz="0" w:space="0" w:color="auto"/>
        <w:left w:val="none" w:sz="0" w:space="0" w:color="auto"/>
        <w:bottom w:val="none" w:sz="0" w:space="0" w:color="auto"/>
        <w:right w:val="none" w:sz="0" w:space="0" w:color="auto"/>
      </w:divBdr>
    </w:div>
    <w:div w:id="104857814">
      <w:bodyDiv w:val="1"/>
      <w:marLeft w:val="0"/>
      <w:marRight w:val="0"/>
      <w:marTop w:val="0"/>
      <w:marBottom w:val="0"/>
      <w:divBdr>
        <w:top w:val="none" w:sz="0" w:space="0" w:color="auto"/>
        <w:left w:val="none" w:sz="0" w:space="0" w:color="auto"/>
        <w:bottom w:val="none" w:sz="0" w:space="0" w:color="auto"/>
        <w:right w:val="none" w:sz="0" w:space="0" w:color="auto"/>
      </w:divBdr>
      <w:divsChild>
        <w:div w:id="1669671899">
          <w:marLeft w:val="0"/>
          <w:marRight w:val="0"/>
          <w:marTop w:val="0"/>
          <w:marBottom w:val="0"/>
          <w:divBdr>
            <w:top w:val="none" w:sz="0" w:space="0" w:color="auto"/>
            <w:left w:val="none" w:sz="0" w:space="0" w:color="auto"/>
            <w:bottom w:val="none" w:sz="0" w:space="0" w:color="auto"/>
            <w:right w:val="none" w:sz="0" w:space="0" w:color="auto"/>
          </w:divBdr>
        </w:div>
      </w:divsChild>
    </w:div>
    <w:div w:id="118761378">
      <w:bodyDiv w:val="1"/>
      <w:marLeft w:val="0"/>
      <w:marRight w:val="0"/>
      <w:marTop w:val="0"/>
      <w:marBottom w:val="0"/>
      <w:divBdr>
        <w:top w:val="none" w:sz="0" w:space="0" w:color="auto"/>
        <w:left w:val="none" w:sz="0" w:space="0" w:color="auto"/>
        <w:bottom w:val="none" w:sz="0" w:space="0" w:color="auto"/>
        <w:right w:val="none" w:sz="0" w:space="0" w:color="auto"/>
      </w:divBdr>
    </w:div>
    <w:div w:id="127864139">
      <w:bodyDiv w:val="1"/>
      <w:marLeft w:val="0"/>
      <w:marRight w:val="0"/>
      <w:marTop w:val="0"/>
      <w:marBottom w:val="0"/>
      <w:divBdr>
        <w:top w:val="none" w:sz="0" w:space="0" w:color="auto"/>
        <w:left w:val="none" w:sz="0" w:space="0" w:color="auto"/>
        <w:bottom w:val="none" w:sz="0" w:space="0" w:color="auto"/>
        <w:right w:val="none" w:sz="0" w:space="0" w:color="auto"/>
      </w:divBdr>
    </w:div>
    <w:div w:id="135101873">
      <w:bodyDiv w:val="1"/>
      <w:marLeft w:val="0"/>
      <w:marRight w:val="0"/>
      <w:marTop w:val="0"/>
      <w:marBottom w:val="0"/>
      <w:divBdr>
        <w:top w:val="none" w:sz="0" w:space="0" w:color="auto"/>
        <w:left w:val="none" w:sz="0" w:space="0" w:color="auto"/>
        <w:bottom w:val="none" w:sz="0" w:space="0" w:color="auto"/>
        <w:right w:val="none" w:sz="0" w:space="0" w:color="auto"/>
      </w:divBdr>
    </w:div>
    <w:div w:id="152721950">
      <w:bodyDiv w:val="1"/>
      <w:marLeft w:val="0"/>
      <w:marRight w:val="0"/>
      <w:marTop w:val="0"/>
      <w:marBottom w:val="0"/>
      <w:divBdr>
        <w:top w:val="none" w:sz="0" w:space="0" w:color="auto"/>
        <w:left w:val="none" w:sz="0" w:space="0" w:color="auto"/>
        <w:bottom w:val="none" w:sz="0" w:space="0" w:color="auto"/>
        <w:right w:val="none" w:sz="0" w:space="0" w:color="auto"/>
      </w:divBdr>
    </w:div>
    <w:div w:id="216745412">
      <w:bodyDiv w:val="1"/>
      <w:marLeft w:val="0"/>
      <w:marRight w:val="0"/>
      <w:marTop w:val="0"/>
      <w:marBottom w:val="0"/>
      <w:divBdr>
        <w:top w:val="none" w:sz="0" w:space="0" w:color="auto"/>
        <w:left w:val="none" w:sz="0" w:space="0" w:color="auto"/>
        <w:bottom w:val="none" w:sz="0" w:space="0" w:color="auto"/>
        <w:right w:val="none" w:sz="0" w:space="0" w:color="auto"/>
      </w:divBdr>
    </w:div>
    <w:div w:id="297497032">
      <w:bodyDiv w:val="1"/>
      <w:marLeft w:val="0"/>
      <w:marRight w:val="0"/>
      <w:marTop w:val="0"/>
      <w:marBottom w:val="0"/>
      <w:divBdr>
        <w:top w:val="none" w:sz="0" w:space="0" w:color="auto"/>
        <w:left w:val="none" w:sz="0" w:space="0" w:color="auto"/>
        <w:bottom w:val="none" w:sz="0" w:space="0" w:color="auto"/>
        <w:right w:val="none" w:sz="0" w:space="0" w:color="auto"/>
      </w:divBdr>
    </w:div>
    <w:div w:id="307825039">
      <w:bodyDiv w:val="1"/>
      <w:marLeft w:val="0"/>
      <w:marRight w:val="0"/>
      <w:marTop w:val="0"/>
      <w:marBottom w:val="0"/>
      <w:divBdr>
        <w:top w:val="none" w:sz="0" w:space="0" w:color="auto"/>
        <w:left w:val="none" w:sz="0" w:space="0" w:color="auto"/>
        <w:bottom w:val="none" w:sz="0" w:space="0" w:color="auto"/>
        <w:right w:val="none" w:sz="0" w:space="0" w:color="auto"/>
      </w:divBdr>
      <w:divsChild>
        <w:div w:id="1739548239">
          <w:marLeft w:val="0"/>
          <w:marRight w:val="0"/>
          <w:marTop w:val="0"/>
          <w:marBottom w:val="0"/>
          <w:divBdr>
            <w:top w:val="none" w:sz="0" w:space="0" w:color="auto"/>
            <w:left w:val="none" w:sz="0" w:space="0" w:color="auto"/>
            <w:bottom w:val="none" w:sz="0" w:space="0" w:color="auto"/>
            <w:right w:val="none" w:sz="0" w:space="0" w:color="auto"/>
          </w:divBdr>
          <w:divsChild>
            <w:div w:id="20094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11114">
      <w:bodyDiv w:val="1"/>
      <w:marLeft w:val="0"/>
      <w:marRight w:val="0"/>
      <w:marTop w:val="0"/>
      <w:marBottom w:val="0"/>
      <w:divBdr>
        <w:top w:val="none" w:sz="0" w:space="0" w:color="auto"/>
        <w:left w:val="none" w:sz="0" w:space="0" w:color="auto"/>
        <w:bottom w:val="none" w:sz="0" w:space="0" w:color="auto"/>
        <w:right w:val="none" w:sz="0" w:space="0" w:color="auto"/>
      </w:divBdr>
    </w:div>
    <w:div w:id="366565592">
      <w:bodyDiv w:val="1"/>
      <w:marLeft w:val="0"/>
      <w:marRight w:val="0"/>
      <w:marTop w:val="0"/>
      <w:marBottom w:val="0"/>
      <w:divBdr>
        <w:top w:val="none" w:sz="0" w:space="0" w:color="auto"/>
        <w:left w:val="none" w:sz="0" w:space="0" w:color="auto"/>
        <w:bottom w:val="none" w:sz="0" w:space="0" w:color="auto"/>
        <w:right w:val="none" w:sz="0" w:space="0" w:color="auto"/>
      </w:divBdr>
      <w:divsChild>
        <w:div w:id="1846045314">
          <w:marLeft w:val="0"/>
          <w:marRight w:val="0"/>
          <w:marTop w:val="0"/>
          <w:marBottom w:val="0"/>
          <w:divBdr>
            <w:top w:val="none" w:sz="0" w:space="0" w:color="auto"/>
            <w:left w:val="none" w:sz="0" w:space="0" w:color="auto"/>
            <w:bottom w:val="none" w:sz="0" w:space="0" w:color="auto"/>
            <w:right w:val="none" w:sz="0" w:space="0" w:color="auto"/>
          </w:divBdr>
          <w:divsChild>
            <w:div w:id="162896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3695">
      <w:bodyDiv w:val="1"/>
      <w:marLeft w:val="0"/>
      <w:marRight w:val="0"/>
      <w:marTop w:val="0"/>
      <w:marBottom w:val="0"/>
      <w:divBdr>
        <w:top w:val="none" w:sz="0" w:space="0" w:color="auto"/>
        <w:left w:val="none" w:sz="0" w:space="0" w:color="auto"/>
        <w:bottom w:val="none" w:sz="0" w:space="0" w:color="auto"/>
        <w:right w:val="none" w:sz="0" w:space="0" w:color="auto"/>
      </w:divBdr>
      <w:divsChild>
        <w:div w:id="42485772">
          <w:marLeft w:val="0"/>
          <w:marRight w:val="0"/>
          <w:marTop w:val="0"/>
          <w:marBottom w:val="0"/>
          <w:divBdr>
            <w:top w:val="none" w:sz="0" w:space="0" w:color="auto"/>
            <w:left w:val="none" w:sz="0" w:space="0" w:color="auto"/>
            <w:bottom w:val="none" w:sz="0" w:space="0" w:color="auto"/>
            <w:right w:val="none" w:sz="0" w:space="0" w:color="auto"/>
          </w:divBdr>
        </w:div>
        <w:div w:id="365447163">
          <w:marLeft w:val="0"/>
          <w:marRight w:val="0"/>
          <w:marTop w:val="0"/>
          <w:marBottom w:val="0"/>
          <w:divBdr>
            <w:top w:val="none" w:sz="0" w:space="0" w:color="auto"/>
            <w:left w:val="none" w:sz="0" w:space="0" w:color="auto"/>
            <w:bottom w:val="none" w:sz="0" w:space="0" w:color="auto"/>
            <w:right w:val="none" w:sz="0" w:space="0" w:color="auto"/>
          </w:divBdr>
        </w:div>
        <w:div w:id="515196805">
          <w:marLeft w:val="0"/>
          <w:marRight w:val="0"/>
          <w:marTop w:val="0"/>
          <w:marBottom w:val="0"/>
          <w:divBdr>
            <w:top w:val="none" w:sz="0" w:space="0" w:color="auto"/>
            <w:left w:val="none" w:sz="0" w:space="0" w:color="auto"/>
            <w:bottom w:val="none" w:sz="0" w:space="0" w:color="auto"/>
            <w:right w:val="none" w:sz="0" w:space="0" w:color="auto"/>
          </w:divBdr>
        </w:div>
        <w:div w:id="580650090">
          <w:marLeft w:val="0"/>
          <w:marRight w:val="0"/>
          <w:marTop w:val="0"/>
          <w:marBottom w:val="0"/>
          <w:divBdr>
            <w:top w:val="none" w:sz="0" w:space="0" w:color="auto"/>
            <w:left w:val="none" w:sz="0" w:space="0" w:color="auto"/>
            <w:bottom w:val="none" w:sz="0" w:space="0" w:color="auto"/>
            <w:right w:val="none" w:sz="0" w:space="0" w:color="auto"/>
          </w:divBdr>
        </w:div>
        <w:div w:id="817770566">
          <w:marLeft w:val="0"/>
          <w:marRight w:val="0"/>
          <w:marTop w:val="0"/>
          <w:marBottom w:val="0"/>
          <w:divBdr>
            <w:top w:val="none" w:sz="0" w:space="0" w:color="auto"/>
            <w:left w:val="none" w:sz="0" w:space="0" w:color="auto"/>
            <w:bottom w:val="none" w:sz="0" w:space="0" w:color="auto"/>
            <w:right w:val="none" w:sz="0" w:space="0" w:color="auto"/>
          </w:divBdr>
        </w:div>
        <w:div w:id="837034577">
          <w:marLeft w:val="0"/>
          <w:marRight w:val="0"/>
          <w:marTop w:val="0"/>
          <w:marBottom w:val="0"/>
          <w:divBdr>
            <w:top w:val="none" w:sz="0" w:space="0" w:color="auto"/>
            <w:left w:val="none" w:sz="0" w:space="0" w:color="auto"/>
            <w:bottom w:val="none" w:sz="0" w:space="0" w:color="auto"/>
            <w:right w:val="none" w:sz="0" w:space="0" w:color="auto"/>
          </w:divBdr>
        </w:div>
        <w:div w:id="1045760420">
          <w:marLeft w:val="0"/>
          <w:marRight w:val="0"/>
          <w:marTop w:val="0"/>
          <w:marBottom w:val="0"/>
          <w:divBdr>
            <w:top w:val="none" w:sz="0" w:space="0" w:color="auto"/>
            <w:left w:val="none" w:sz="0" w:space="0" w:color="auto"/>
            <w:bottom w:val="none" w:sz="0" w:space="0" w:color="auto"/>
            <w:right w:val="none" w:sz="0" w:space="0" w:color="auto"/>
          </w:divBdr>
        </w:div>
        <w:div w:id="1064915633">
          <w:marLeft w:val="0"/>
          <w:marRight w:val="0"/>
          <w:marTop w:val="0"/>
          <w:marBottom w:val="0"/>
          <w:divBdr>
            <w:top w:val="none" w:sz="0" w:space="0" w:color="auto"/>
            <w:left w:val="none" w:sz="0" w:space="0" w:color="auto"/>
            <w:bottom w:val="none" w:sz="0" w:space="0" w:color="auto"/>
            <w:right w:val="none" w:sz="0" w:space="0" w:color="auto"/>
          </w:divBdr>
        </w:div>
        <w:div w:id="1087507507">
          <w:marLeft w:val="0"/>
          <w:marRight w:val="0"/>
          <w:marTop w:val="0"/>
          <w:marBottom w:val="0"/>
          <w:divBdr>
            <w:top w:val="none" w:sz="0" w:space="0" w:color="auto"/>
            <w:left w:val="none" w:sz="0" w:space="0" w:color="auto"/>
            <w:bottom w:val="none" w:sz="0" w:space="0" w:color="auto"/>
            <w:right w:val="none" w:sz="0" w:space="0" w:color="auto"/>
          </w:divBdr>
        </w:div>
        <w:div w:id="1157260830">
          <w:marLeft w:val="0"/>
          <w:marRight w:val="0"/>
          <w:marTop w:val="0"/>
          <w:marBottom w:val="0"/>
          <w:divBdr>
            <w:top w:val="none" w:sz="0" w:space="0" w:color="auto"/>
            <w:left w:val="none" w:sz="0" w:space="0" w:color="auto"/>
            <w:bottom w:val="none" w:sz="0" w:space="0" w:color="auto"/>
            <w:right w:val="none" w:sz="0" w:space="0" w:color="auto"/>
          </w:divBdr>
        </w:div>
        <w:div w:id="1316377719">
          <w:marLeft w:val="0"/>
          <w:marRight w:val="0"/>
          <w:marTop w:val="0"/>
          <w:marBottom w:val="0"/>
          <w:divBdr>
            <w:top w:val="none" w:sz="0" w:space="0" w:color="auto"/>
            <w:left w:val="none" w:sz="0" w:space="0" w:color="auto"/>
            <w:bottom w:val="none" w:sz="0" w:space="0" w:color="auto"/>
            <w:right w:val="none" w:sz="0" w:space="0" w:color="auto"/>
          </w:divBdr>
        </w:div>
        <w:div w:id="1428647667">
          <w:marLeft w:val="0"/>
          <w:marRight w:val="0"/>
          <w:marTop w:val="0"/>
          <w:marBottom w:val="0"/>
          <w:divBdr>
            <w:top w:val="none" w:sz="0" w:space="0" w:color="auto"/>
            <w:left w:val="none" w:sz="0" w:space="0" w:color="auto"/>
            <w:bottom w:val="none" w:sz="0" w:space="0" w:color="auto"/>
            <w:right w:val="none" w:sz="0" w:space="0" w:color="auto"/>
          </w:divBdr>
        </w:div>
        <w:div w:id="1581521528">
          <w:marLeft w:val="0"/>
          <w:marRight w:val="0"/>
          <w:marTop w:val="0"/>
          <w:marBottom w:val="0"/>
          <w:divBdr>
            <w:top w:val="none" w:sz="0" w:space="0" w:color="auto"/>
            <w:left w:val="none" w:sz="0" w:space="0" w:color="auto"/>
            <w:bottom w:val="none" w:sz="0" w:space="0" w:color="auto"/>
            <w:right w:val="none" w:sz="0" w:space="0" w:color="auto"/>
          </w:divBdr>
        </w:div>
        <w:div w:id="1585914147">
          <w:marLeft w:val="0"/>
          <w:marRight w:val="0"/>
          <w:marTop w:val="0"/>
          <w:marBottom w:val="0"/>
          <w:divBdr>
            <w:top w:val="none" w:sz="0" w:space="0" w:color="auto"/>
            <w:left w:val="none" w:sz="0" w:space="0" w:color="auto"/>
            <w:bottom w:val="none" w:sz="0" w:space="0" w:color="auto"/>
            <w:right w:val="none" w:sz="0" w:space="0" w:color="auto"/>
          </w:divBdr>
        </w:div>
        <w:div w:id="1913272682">
          <w:marLeft w:val="0"/>
          <w:marRight w:val="0"/>
          <w:marTop w:val="0"/>
          <w:marBottom w:val="0"/>
          <w:divBdr>
            <w:top w:val="none" w:sz="0" w:space="0" w:color="auto"/>
            <w:left w:val="none" w:sz="0" w:space="0" w:color="auto"/>
            <w:bottom w:val="none" w:sz="0" w:space="0" w:color="auto"/>
            <w:right w:val="none" w:sz="0" w:space="0" w:color="auto"/>
          </w:divBdr>
        </w:div>
        <w:div w:id="1924602980">
          <w:marLeft w:val="0"/>
          <w:marRight w:val="0"/>
          <w:marTop w:val="0"/>
          <w:marBottom w:val="0"/>
          <w:divBdr>
            <w:top w:val="none" w:sz="0" w:space="0" w:color="auto"/>
            <w:left w:val="none" w:sz="0" w:space="0" w:color="auto"/>
            <w:bottom w:val="none" w:sz="0" w:space="0" w:color="auto"/>
            <w:right w:val="none" w:sz="0" w:space="0" w:color="auto"/>
          </w:divBdr>
        </w:div>
        <w:div w:id="2066709454">
          <w:marLeft w:val="0"/>
          <w:marRight w:val="0"/>
          <w:marTop w:val="0"/>
          <w:marBottom w:val="0"/>
          <w:divBdr>
            <w:top w:val="none" w:sz="0" w:space="0" w:color="auto"/>
            <w:left w:val="none" w:sz="0" w:space="0" w:color="auto"/>
            <w:bottom w:val="none" w:sz="0" w:space="0" w:color="auto"/>
            <w:right w:val="none" w:sz="0" w:space="0" w:color="auto"/>
          </w:divBdr>
        </w:div>
        <w:div w:id="2122451499">
          <w:marLeft w:val="0"/>
          <w:marRight w:val="0"/>
          <w:marTop w:val="0"/>
          <w:marBottom w:val="0"/>
          <w:divBdr>
            <w:top w:val="none" w:sz="0" w:space="0" w:color="auto"/>
            <w:left w:val="none" w:sz="0" w:space="0" w:color="auto"/>
            <w:bottom w:val="none" w:sz="0" w:space="0" w:color="auto"/>
            <w:right w:val="none" w:sz="0" w:space="0" w:color="auto"/>
          </w:divBdr>
        </w:div>
        <w:div w:id="2131237879">
          <w:marLeft w:val="0"/>
          <w:marRight w:val="0"/>
          <w:marTop w:val="0"/>
          <w:marBottom w:val="0"/>
          <w:divBdr>
            <w:top w:val="none" w:sz="0" w:space="0" w:color="auto"/>
            <w:left w:val="none" w:sz="0" w:space="0" w:color="auto"/>
            <w:bottom w:val="none" w:sz="0" w:space="0" w:color="auto"/>
            <w:right w:val="none" w:sz="0" w:space="0" w:color="auto"/>
          </w:divBdr>
        </w:div>
      </w:divsChild>
    </w:div>
    <w:div w:id="415399098">
      <w:bodyDiv w:val="1"/>
      <w:marLeft w:val="0"/>
      <w:marRight w:val="0"/>
      <w:marTop w:val="0"/>
      <w:marBottom w:val="0"/>
      <w:divBdr>
        <w:top w:val="none" w:sz="0" w:space="0" w:color="auto"/>
        <w:left w:val="none" w:sz="0" w:space="0" w:color="auto"/>
        <w:bottom w:val="none" w:sz="0" w:space="0" w:color="auto"/>
        <w:right w:val="none" w:sz="0" w:space="0" w:color="auto"/>
      </w:divBdr>
    </w:div>
    <w:div w:id="425879499">
      <w:bodyDiv w:val="1"/>
      <w:marLeft w:val="0"/>
      <w:marRight w:val="0"/>
      <w:marTop w:val="0"/>
      <w:marBottom w:val="0"/>
      <w:divBdr>
        <w:top w:val="none" w:sz="0" w:space="0" w:color="auto"/>
        <w:left w:val="none" w:sz="0" w:space="0" w:color="auto"/>
        <w:bottom w:val="none" w:sz="0" w:space="0" w:color="auto"/>
        <w:right w:val="none" w:sz="0" w:space="0" w:color="auto"/>
      </w:divBdr>
      <w:divsChild>
        <w:div w:id="1048526059">
          <w:marLeft w:val="0"/>
          <w:marRight w:val="0"/>
          <w:marTop w:val="0"/>
          <w:marBottom w:val="0"/>
          <w:divBdr>
            <w:top w:val="none" w:sz="0" w:space="0" w:color="auto"/>
            <w:left w:val="none" w:sz="0" w:space="0" w:color="auto"/>
            <w:bottom w:val="none" w:sz="0" w:space="0" w:color="auto"/>
            <w:right w:val="none" w:sz="0" w:space="0" w:color="auto"/>
          </w:divBdr>
          <w:divsChild>
            <w:div w:id="1237668919">
              <w:marLeft w:val="0"/>
              <w:marRight w:val="0"/>
              <w:marTop w:val="0"/>
              <w:marBottom w:val="0"/>
              <w:divBdr>
                <w:top w:val="none" w:sz="0" w:space="0" w:color="auto"/>
                <w:left w:val="none" w:sz="0" w:space="0" w:color="auto"/>
                <w:bottom w:val="none" w:sz="0" w:space="0" w:color="auto"/>
                <w:right w:val="none" w:sz="0" w:space="0" w:color="auto"/>
              </w:divBdr>
            </w:div>
            <w:div w:id="1526096225">
              <w:marLeft w:val="0"/>
              <w:marRight w:val="0"/>
              <w:marTop w:val="0"/>
              <w:marBottom w:val="0"/>
              <w:divBdr>
                <w:top w:val="none" w:sz="0" w:space="0" w:color="auto"/>
                <w:left w:val="none" w:sz="0" w:space="0" w:color="auto"/>
                <w:bottom w:val="none" w:sz="0" w:space="0" w:color="auto"/>
                <w:right w:val="none" w:sz="0" w:space="0" w:color="auto"/>
              </w:divBdr>
            </w:div>
            <w:div w:id="174005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10306">
      <w:bodyDiv w:val="1"/>
      <w:marLeft w:val="0"/>
      <w:marRight w:val="0"/>
      <w:marTop w:val="0"/>
      <w:marBottom w:val="0"/>
      <w:divBdr>
        <w:top w:val="none" w:sz="0" w:space="0" w:color="auto"/>
        <w:left w:val="none" w:sz="0" w:space="0" w:color="auto"/>
        <w:bottom w:val="none" w:sz="0" w:space="0" w:color="auto"/>
        <w:right w:val="none" w:sz="0" w:space="0" w:color="auto"/>
      </w:divBdr>
    </w:div>
    <w:div w:id="444352340">
      <w:bodyDiv w:val="1"/>
      <w:marLeft w:val="0"/>
      <w:marRight w:val="0"/>
      <w:marTop w:val="0"/>
      <w:marBottom w:val="0"/>
      <w:divBdr>
        <w:top w:val="none" w:sz="0" w:space="0" w:color="auto"/>
        <w:left w:val="none" w:sz="0" w:space="0" w:color="auto"/>
        <w:bottom w:val="none" w:sz="0" w:space="0" w:color="auto"/>
        <w:right w:val="none" w:sz="0" w:space="0" w:color="auto"/>
      </w:divBdr>
    </w:div>
    <w:div w:id="446656326">
      <w:bodyDiv w:val="1"/>
      <w:marLeft w:val="0"/>
      <w:marRight w:val="0"/>
      <w:marTop w:val="0"/>
      <w:marBottom w:val="0"/>
      <w:divBdr>
        <w:top w:val="none" w:sz="0" w:space="0" w:color="auto"/>
        <w:left w:val="none" w:sz="0" w:space="0" w:color="auto"/>
        <w:bottom w:val="none" w:sz="0" w:space="0" w:color="auto"/>
        <w:right w:val="none" w:sz="0" w:space="0" w:color="auto"/>
      </w:divBdr>
    </w:div>
    <w:div w:id="476384994">
      <w:bodyDiv w:val="1"/>
      <w:marLeft w:val="0"/>
      <w:marRight w:val="0"/>
      <w:marTop w:val="0"/>
      <w:marBottom w:val="0"/>
      <w:divBdr>
        <w:top w:val="none" w:sz="0" w:space="0" w:color="auto"/>
        <w:left w:val="none" w:sz="0" w:space="0" w:color="auto"/>
        <w:bottom w:val="none" w:sz="0" w:space="0" w:color="auto"/>
        <w:right w:val="none" w:sz="0" w:space="0" w:color="auto"/>
      </w:divBdr>
    </w:div>
    <w:div w:id="480116933">
      <w:bodyDiv w:val="1"/>
      <w:marLeft w:val="0"/>
      <w:marRight w:val="0"/>
      <w:marTop w:val="0"/>
      <w:marBottom w:val="0"/>
      <w:divBdr>
        <w:top w:val="none" w:sz="0" w:space="0" w:color="auto"/>
        <w:left w:val="none" w:sz="0" w:space="0" w:color="auto"/>
        <w:bottom w:val="none" w:sz="0" w:space="0" w:color="auto"/>
        <w:right w:val="none" w:sz="0" w:space="0" w:color="auto"/>
      </w:divBdr>
    </w:div>
    <w:div w:id="511647587">
      <w:bodyDiv w:val="1"/>
      <w:marLeft w:val="0"/>
      <w:marRight w:val="0"/>
      <w:marTop w:val="0"/>
      <w:marBottom w:val="0"/>
      <w:divBdr>
        <w:top w:val="none" w:sz="0" w:space="0" w:color="auto"/>
        <w:left w:val="none" w:sz="0" w:space="0" w:color="auto"/>
        <w:bottom w:val="none" w:sz="0" w:space="0" w:color="auto"/>
        <w:right w:val="none" w:sz="0" w:space="0" w:color="auto"/>
      </w:divBdr>
    </w:div>
    <w:div w:id="531771301">
      <w:bodyDiv w:val="1"/>
      <w:marLeft w:val="0"/>
      <w:marRight w:val="0"/>
      <w:marTop w:val="0"/>
      <w:marBottom w:val="0"/>
      <w:divBdr>
        <w:top w:val="none" w:sz="0" w:space="0" w:color="auto"/>
        <w:left w:val="none" w:sz="0" w:space="0" w:color="auto"/>
        <w:bottom w:val="none" w:sz="0" w:space="0" w:color="auto"/>
        <w:right w:val="none" w:sz="0" w:space="0" w:color="auto"/>
      </w:divBdr>
    </w:div>
    <w:div w:id="539053992">
      <w:bodyDiv w:val="1"/>
      <w:marLeft w:val="0"/>
      <w:marRight w:val="0"/>
      <w:marTop w:val="0"/>
      <w:marBottom w:val="0"/>
      <w:divBdr>
        <w:top w:val="none" w:sz="0" w:space="0" w:color="auto"/>
        <w:left w:val="none" w:sz="0" w:space="0" w:color="auto"/>
        <w:bottom w:val="none" w:sz="0" w:space="0" w:color="auto"/>
        <w:right w:val="none" w:sz="0" w:space="0" w:color="auto"/>
      </w:divBdr>
    </w:div>
    <w:div w:id="592205238">
      <w:bodyDiv w:val="1"/>
      <w:marLeft w:val="0"/>
      <w:marRight w:val="0"/>
      <w:marTop w:val="0"/>
      <w:marBottom w:val="0"/>
      <w:divBdr>
        <w:top w:val="none" w:sz="0" w:space="0" w:color="auto"/>
        <w:left w:val="none" w:sz="0" w:space="0" w:color="auto"/>
        <w:bottom w:val="none" w:sz="0" w:space="0" w:color="auto"/>
        <w:right w:val="none" w:sz="0" w:space="0" w:color="auto"/>
      </w:divBdr>
    </w:div>
    <w:div w:id="709649453">
      <w:bodyDiv w:val="1"/>
      <w:marLeft w:val="0"/>
      <w:marRight w:val="0"/>
      <w:marTop w:val="0"/>
      <w:marBottom w:val="0"/>
      <w:divBdr>
        <w:top w:val="none" w:sz="0" w:space="0" w:color="auto"/>
        <w:left w:val="none" w:sz="0" w:space="0" w:color="auto"/>
        <w:bottom w:val="none" w:sz="0" w:space="0" w:color="auto"/>
        <w:right w:val="none" w:sz="0" w:space="0" w:color="auto"/>
      </w:divBdr>
    </w:div>
    <w:div w:id="834222203">
      <w:bodyDiv w:val="1"/>
      <w:marLeft w:val="0"/>
      <w:marRight w:val="0"/>
      <w:marTop w:val="0"/>
      <w:marBottom w:val="0"/>
      <w:divBdr>
        <w:top w:val="none" w:sz="0" w:space="0" w:color="auto"/>
        <w:left w:val="none" w:sz="0" w:space="0" w:color="auto"/>
        <w:bottom w:val="none" w:sz="0" w:space="0" w:color="auto"/>
        <w:right w:val="none" w:sz="0" w:space="0" w:color="auto"/>
      </w:divBdr>
    </w:div>
    <w:div w:id="889540497">
      <w:bodyDiv w:val="1"/>
      <w:marLeft w:val="0"/>
      <w:marRight w:val="0"/>
      <w:marTop w:val="0"/>
      <w:marBottom w:val="0"/>
      <w:divBdr>
        <w:top w:val="none" w:sz="0" w:space="0" w:color="auto"/>
        <w:left w:val="none" w:sz="0" w:space="0" w:color="auto"/>
        <w:bottom w:val="none" w:sz="0" w:space="0" w:color="auto"/>
        <w:right w:val="none" w:sz="0" w:space="0" w:color="auto"/>
      </w:divBdr>
    </w:div>
    <w:div w:id="891575062">
      <w:bodyDiv w:val="1"/>
      <w:marLeft w:val="0"/>
      <w:marRight w:val="0"/>
      <w:marTop w:val="0"/>
      <w:marBottom w:val="0"/>
      <w:divBdr>
        <w:top w:val="none" w:sz="0" w:space="0" w:color="auto"/>
        <w:left w:val="none" w:sz="0" w:space="0" w:color="auto"/>
        <w:bottom w:val="none" w:sz="0" w:space="0" w:color="auto"/>
        <w:right w:val="none" w:sz="0" w:space="0" w:color="auto"/>
      </w:divBdr>
    </w:div>
    <w:div w:id="902328604">
      <w:bodyDiv w:val="1"/>
      <w:marLeft w:val="0"/>
      <w:marRight w:val="0"/>
      <w:marTop w:val="0"/>
      <w:marBottom w:val="0"/>
      <w:divBdr>
        <w:top w:val="none" w:sz="0" w:space="0" w:color="auto"/>
        <w:left w:val="none" w:sz="0" w:space="0" w:color="auto"/>
        <w:bottom w:val="none" w:sz="0" w:space="0" w:color="auto"/>
        <w:right w:val="none" w:sz="0" w:space="0" w:color="auto"/>
      </w:divBdr>
    </w:div>
    <w:div w:id="927270389">
      <w:bodyDiv w:val="1"/>
      <w:marLeft w:val="0"/>
      <w:marRight w:val="0"/>
      <w:marTop w:val="0"/>
      <w:marBottom w:val="0"/>
      <w:divBdr>
        <w:top w:val="none" w:sz="0" w:space="0" w:color="auto"/>
        <w:left w:val="none" w:sz="0" w:space="0" w:color="auto"/>
        <w:bottom w:val="none" w:sz="0" w:space="0" w:color="auto"/>
        <w:right w:val="none" w:sz="0" w:space="0" w:color="auto"/>
      </w:divBdr>
    </w:div>
    <w:div w:id="971600160">
      <w:bodyDiv w:val="1"/>
      <w:marLeft w:val="0"/>
      <w:marRight w:val="0"/>
      <w:marTop w:val="0"/>
      <w:marBottom w:val="0"/>
      <w:divBdr>
        <w:top w:val="none" w:sz="0" w:space="0" w:color="auto"/>
        <w:left w:val="none" w:sz="0" w:space="0" w:color="auto"/>
        <w:bottom w:val="none" w:sz="0" w:space="0" w:color="auto"/>
        <w:right w:val="none" w:sz="0" w:space="0" w:color="auto"/>
      </w:divBdr>
      <w:divsChild>
        <w:div w:id="961115786">
          <w:marLeft w:val="0"/>
          <w:marRight w:val="0"/>
          <w:marTop w:val="0"/>
          <w:marBottom w:val="0"/>
          <w:divBdr>
            <w:top w:val="none" w:sz="0" w:space="0" w:color="auto"/>
            <w:left w:val="none" w:sz="0" w:space="0" w:color="auto"/>
            <w:bottom w:val="none" w:sz="0" w:space="0" w:color="auto"/>
            <w:right w:val="none" w:sz="0" w:space="0" w:color="auto"/>
          </w:divBdr>
          <w:divsChild>
            <w:div w:id="200215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906823">
      <w:bodyDiv w:val="1"/>
      <w:marLeft w:val="0"/>
      <w:marRight w:val="0"/>
      <w:marTop w:val="0"/>
      <w:marBottom w:val="0"/>
      <w:divBdr>
        <w:top w:val="none" w:sz="0" w:space="0" w:color="auto"/>
        <w:left w:val="none" w:sz="0" w:space="0" w:color="auto"/>
        <w:bottom w:val="none" w:sz="0" w:space="0" w:color="auto"/>
        <w:right w:val="none" w:sz="0" w:space="0" w:color="auto"/>
      </w:divBdr>
    </w:div>
    <w:div w:id="1102070023">
      <w:bodyDiv w:val="1"/>
      <w:marLeft w:val="0"/>
      <w:marRight w:val="0"/>
      <w:marTop w:val="0"/>
      <w:marBottom w:val="0"/>
      <w:divBdr>
        <w:top w:val="none" w:sz="0" w:space="0" w:color="auto"/>
        <w:left w:val="none" w:sz="0" w:space="0" w:color="auto"/>
        <w:bottom w:val="none" w:sz="0" w:space="0" w:color="auto"/>
        <w:right w:val="none" w:sz="0" w:space="0" w:color="auto"/>
      </w:divBdr>
    </w:div>
    <w:div w:id="1180705337">
      <w:bodyDiv w:val="1"/>
      <w:marLeft w:val="0"/>
      <w:marRight w:val="0"/>
      <w:marTop w:val="0"/>
      <w:marBottom w:val="0"/>
      <w:divBdr>
        <w:top w:val="none" w:sz="0" w:space="0" w:color="auto"/>
        <w:left w:val="none" w:sz="0" w:space="0" w:color="auto"/>
        <w:bottom w:val="none" w:sz="0" w:space="0" w:color="auto"/>
        <w:right w:val="none" w:sz="0" w:space="0" w:color="auto"/>
      </w:divBdr>
    </w:div>
    <w:div w:id="1231114558">
      <w:bodyDiv w:val="1"/>
      <w:marLeft w:val="0"/>
      <w:marRight w:val="0"/>
      <w:marTop w:val="0"/>
      <w:marBottom w:val="0"/>
      <w:divBdr>
        <w:top w:val="none" w:sz="0" w:space="0" w:color="auto"/>
        <w:left w:val="none" w:sz="0" w:space="0" w:color="auto"/>
        <w:bottom w:val="none" w:sz="0" w:space="0" w:color="auto"/>
        <w:right w:val="none" w:sz="0" w:space="0" w:color="auto"/>
      </w:divBdr>
    </w:div>
    <w:div w:id="1260605602">
      <w:bodyDiv w:val="1"/>
      <w:marLeft w:val="0"/>
      <w:marRight w:val="0"/>
      <w:marTop w:val="0"/>
      <w:marBottom w:val="0"/>
      <w:divBdr>
        <w:top w:val="none" w:sz="0" w:space="0" w:color="auto"/>
        <w:left w:val="none" w:sz="0" w:space="0" w:color="auto"/>
        <w:bottom w:val="none" w:sz="0" w:space="0" w:color="auto"/>
        <w:right w:val="none" w:sz="0" w:space="0" w:color="auto"/>
      </w:divBdr>
      <w:divsChild>
        <w:div w:id="1352534395">
          <w:marLeft w:val="0"/>
          <w:marRight w:val="0"/>
          <w:marTop w:val="300"/>
          <w:marBottom w:val="300"/>
          <w:divBdr>
            <w:top w:val="none" w:sz="0" w:space="0" w:color="auto"/>
            <w:left w:val="none" w:sz="0" w:space="0" w:color="auto"/>
            <w:bottom w:val="none" w:sz="0" w:space="0" w:color="auto"/>
            <w:right w:val="none" w:sz="0" w:space="0" w:color="auto"/>
          </w:divBdr>
          <w:divsChild>
            <w:div w:id="164647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07459">
      <w:bodyDiv w:val="1"/>
      <w:marLeft w:val="0"/>
      <w:marRight w:val="0"/>
      <w:marTop w:val="0"/>
      <w:marBottom w:val="0"/>
      <w:divBdr>
        <w:top w:val="none" w:sz="0" w:space="0" w:color="auto"/>
        <w:left w:val="none" w:sz="0" w:space="0" w:color="auto"/>
        <w:bottom w:val="none" w:sz="0" w:space="0" w:color="auto"/>
        <w:right w:val="none" w:sz="0" w:space="0" w:color="auto"/>
      </w:divBdr>
    </w:div>
    <w:div w:id="1300528730">
      <w:bodyDiv w:val="1"/>
      <w:marLeft w:val="0"/>
      <w:marRight w:val="0"/>
      <w:marTop w:val="0"/>
      <w:marBottom w:val="0"/>
      <w:divBdr>
        <w:top w:val="none" w:sz="0" w:space="0" w:color="auto"/>
        <w:left w:val="none" w:sz="0" w:space="0" w:color="auto"/>
        <w:bottom w:val="none" w:sz="0" w:space="0" w:color="auto"/>
        <w:right w:val="none" w:sz="0" w:space="0" w:color="auto"/>
      </w:divBdr>
    </w:div>
    <w:div w:id="1311204591">
      <w:bodyDiv w:val="1"/>
      <w:marLeft w:val="0"/>
      <w:marRight w:val="0"/>
      <w:marTop w:val="0"/>
      <w:marBottom w:val="0"/>
      <w:divBdr>
        <w:top w:val="none" w:sz="0" w:space="0" w:color="auto"/>
        <w:left w:val="none" w:sz="0" w:space="0" w:color="auto"/>
        <w:bottom w:val="none" w:sz="0" w:space="0" w:color="auto"/>
        <w:right w:val="none" w:sz="0" w:space="0" w:color="auto"/>
      </w:divBdr>
      <w:divsChild>
        <w:div w:id="1448622479">
          <w:marLeft w:val="0"/>
          <w:marRight w:val="0"/>
          <w:marTop w:val="0"/>
          <w:marBottom w:val="0"/>
          <w:divBdr>
            <w:top w:val="none" w:sz="0" w:space="0" w:color="auto"/>
            <w:left w:val="none" w:sz="0" w:space="0" w:color="auto"/>
            <w:bottom w:val="none" w:sz="0" w:space="0" w:color="auto"/>
            <w:right w:val="none" w:sz="0" w:space="0" w:color="auto"/>
          </w:divBdr>
          <w:divsChild>
            <w:div w:id="31083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3400">
      <w:bodyDiv w:val="1"/>
      <w:marLeft w:val="0"/>
      <w:marRight w:val="0"/>
      <w:marTop w:val="0"/>
      <w:marBottom w:val="0"/>
      <w:divBdr>
        <w:top w:val="none" w:sz="0" w:space="0" w:color="auto"/>
        <w:left w:val="none" w:sz="0" w:space="0" w:color="auto"/>
        <w:bottom w:val="none" w:sz="0" w:space="0" w:color="auto"/>
        <w:right w:val="none" w:sz="0" w:space="0" w:color="auto"/>
      </w:divBdr>
    </w:div>
    <w:div w:id="1414737209">
      <w:bodyDiv w:val="1"/>
      <w:marLeft w:val="0"/>
      <w:marRight w:val="0"/>
      <w:marTop w:val="0"/>
      <w:marBottom w:val="0"/>
      <w:divBdr>
        <w:top w:val="none" w:sz="0" w:space="0" w:color="auto"/>
        <w:left w:val="none" w:sz="0" w:space="0" w:color="auto"/>
        <w:bottom w:val="none" w:sz="0" w:space="0" w:color="auto"/>
        <w:right w:val="none" w:sz="0" w:space="0" w:color="auto"/>
      </w:divBdr>
      <w:divsChild>
        <w:div w:id="54016042">
          <w:marLeft w:val="0"/>
          <w:marRight w:val="0"/>
          <w:marTop w:val="0"/>
          <w:marBottom w:val="0"/>
          <w:divBdr>
            <w:top w:val="none" w:sz="0" w:space="0" w:color="auto"/>
            <w:left w:val="none" w:sz="0" w:space="0" w:color="auto"/>
            <w:bottom w:val="none" w:sz="0" w:space="0" w:color="auto"/>
            <w:right w:val="none" w:sz="0" w:space="0" w:color="auto"/>
          </w:divBdr>
        </w:div>
        <w:div w:id="342785734">
          <w:marLeft w:val="0"/>
          <w:marRight w:val="0"/>
          <w:marTop w:val="0"/>
          <w:marBottom w:val="0"/>
          <w:divBdr>
            <w:top w:val="none" w:sz="0" w:space="0" w:color="auto"/>
            <w:left w:val="none" w:sz="0" w:space="0" w:color="auto"/>
            <w:bottom w:val="none" w:sz="0" w:space="0" w:color="auto"/>
            <w:right w:val="none" w:sz="0" w:space="0" w:color="auto"/>
          </w:divBdr>
        </w:div>
        <w:div w:id="530267066">
          <w:marLeft w:val="0"/>
          <w:marRight w:val="0"/>
          <w:marTop w:val="0"/>
          <w:marBottom w:val="0"/>
          <w:divBdr>
            <w:top w:val="none" w:sz="0" w:space="0" w:color="auto"/>
            <w:left w:val="none" w:sz="0" w:space="0" w:color="auto"/>
            <w:bottom w:val="none" w:sz="0" w:space="0" w:color="auto"/>
            <w:right w:val="none" w:sz="0" w:space="0" w:color="auto"/>
          </w:divBdr>
        </w:div>
        <w:div w:id="619841528">
          <w:marLeft w:val="0"/>
          <w:marRight w:val="0"/>
          <w:marTop w:val="0"/>
          <w:marBottom w:val="0"/>
          <w:divBdr>
            <w:top w:val="none" w:sz="0" w:space="0" w:color="auto"/>
            <w:left w:val="none" w:sz="0" w:space="0" w:color="auto"/>
            <w:bottom w:val="none" w:sz="0" w:space="0" w:color="auto"/>
            <w:right w:val="none" w:sz="0" w:space="0" w:color="auto"/>
          </w:divBdr>
        </w:div>
        <w:div w:id="699475728">
          <w:marLeft w:val="0"/>
          <w:marRight w:val="0"/>
          <w:marTop w:val="0"/>
          <w:marBottom w:val="0"/>
          <w:divBdr>
            <w:top w:val="none" w:sz="0" w:space="0" w:color="auto"/>
            <w:left w:val="none" w:sz="0" w:space="0" w:color="auto"/>
            <w:bottom w:val="none" w:sz="0" w:space="0" w:color="auto"/>
            <w:right w:val="none" w:sz="0" w:space="0" w:color="auto"/>
          </w:divBdr>
        </w:div>
        <w:div w:id="705954905">
          <w:marLeft w:val="0"/>
          <w:marRight w:val="0"/>
          <w:marTop w:val="0"/>
          <w:marBottom w:val="0"/>
          <w:divBdr>
            <w:top w:val="none" w:sz="0" w:space="0" w:color="auto"/>
            <w:left w:val="none" w:sz="0" w:space="0" w:color="auto"/>
            <w:bottom w:val="none" w:sz="0" w:space="0" w:color="auto"/>
            <w:right w:val="none" w:sz="0" w:space="0" w:color="auto"/>
          </w:divBdr>
        </w:div>
        <w:div w:id="1046370421">
          <w:marLeft w:val="0"/>
          <w:marRight w:val="0"/>
          <w:marTop w:val="0"/>
          <w:marBottom w:val="0"/>
          <w:divBdr>
            <w:top w:val="none" w:sz="0" w:space="0" w:color="auto"/>
            <w:left w:val="none" w:sz="0" w:space="0" w:color="auto"/>
            <w:bottom w:val="none" w:sz="0" w:space="0" w:color="auto"/>
            <w:right w:val="none" w:sz="0" w:space="0" w:color="auto"/>
          </w:divBdr>
        </w:div>
        <w:div w:id="1056508197">
          <w:marLeft w:val="0"/>
          <w:marRight w:val="0"/>
          <w:marTop w:val="0"/>
          <w:marBottom w:val="0"/>
          <w:divBdr>
            <w:top w:val="none" w:sz="0" w:space="0" w:color="auto"/>
            <w:left w:val="none" w:sz="0" w:space="0" w:color="auto"/>
            <w:bottom w:val="none" w:sz="0" w:space="0" w:color="auto"/>
            <w:right w:val="none" w:sz="0" w:space="0" w:color="auto"/>
          </w:divBdr>
        </w:div>
        <w:div w:id="1145656985">
          <w:marLeft w:val="0"/>
          <w:marRight w:val="0"/>
          <w:marTop w:val="0"/>
          <w:marBottom w:val="0"/>
          <w:divBdr>
            <w:top w:val="none" w:sz="0" w:space="0" w:color="auto"/>
            <w:left w:val="none" w:sz="0" w:space="0" w:color="auto"/>
            <w:bottom w:val="none" w:sz="0" w:space="0" w:color="auto"/>
            <w:right w:val="none" w:sz="0" w:space="0" w:color="auto"/>
          </w:divBdr>
        </w:div>
        <w:div w:id="1190220052">
          <w:marLeft w:val="0"/>
          <w:marRight w:val="0"/>
          <w:marTop w:val="0"/>
          <w:marBottom w:val="0"/>
          <w:divBdr>
            <w:top w:val="none" w:sz="0" w:space="0" w:color="auto"/>
            <w:left w:val="none" w:sz="0" w:space="0" w:color="auto"/>
            <w:bottom w:val="none" w:sz="0" w:space="0" w:color="auto"/>
            <w:right w:val="none" w:sz="0" w:space="0" w:color="auto"/>
          </w:divBdr>
        </w:div>
        <w:div w:id="1190723907">
          <w:marLeft w:val="0"/>
          <w:marRight w:val="0"/>
          <w:marTop w:val="0"/>
          <w:marBottom w:val="0"/>
          <w:divBdr>
            <w:top w:val="none" w:sz="0" w:space="0" w:color="auto"/>
            <w:left w:val="none" w:sz="0" w:space="0" w:color="auto"/>
            <w:bottom w:val="none" w:sz="0" w:space="0" w:color="auto"/>
            <w:right w:val="none" w:sz="0" w:space="0" w:color="auto"/>
          </w:divBdr>
        </w:div>
        <w:div w:id="1223715476">
          <w:marLeft w:val="0"/>
          <w:marRight w:val="0"/>
          <w:marTop w:val="0"/>
          <w:marBottom w:val="0"/>
          <w:divBdr>
            <w:top w:val="none" w:sz="0" w:space="0" w:color="auto"/>
            <w:left w:val="none" w:sz="0" w:space="0" w:color="auto"/>
            <w:bottom w:val="none" w:sz="0" w:space="0" w:color="auto"/>
            <w:right w:val="none" w:sz="0" w:space="0" w:color="auto"/>
          </w:divBdr>
        </w:div>
        <w:div w:id="1592620470">
          <w:marLeft w:val="0"/>
          <w:marRight w:val="0"/>
          <w:marTop w:val="0"/>
          <w:marBottom w:val="0"/>
          <w:divBdr>
            <w:top w:val="none" w:sz="0" w:space="0" w:color="auto"/>
            <w:left w:val="none" w:sz="0" w:space="0" w:color="auto"/>
            <w:bottom w:val="none" w:sz="0" w:space="0" w:color="auto"/>
            <w:right w:val="none" w:sz="0" w:space="0" w:color="auto"/>
          </w:divBdr>
        </w:div>
        <w:div w:id="1632174142">
          <w:marLeft w:val="0"/>
          <w:marRight w:val="0"/>
          <w:marTop w:val="0"/>
          <w:marBottom w:val="0"/>
          <w:divBdr>
            <w:top w:val="none" w:sz="0" w:space="0" w:color="auto"/>
            <w:left w:val="none" w:sz="0" w:space="0" w:color="auto"/>
            <w:bottom w:val="none" w:sz="0" w:space="0" w:color="auto"/>
            <w:right w:val="none" w:sz="0" w:space="0" w:color="auto"/>
          </w:divBdr>
        </w:div>
        <w:div w:id="1890913472">
          <w:marLeft w:val="0"/>
          <w:marRight w:val="0"/>
          <w:marTop w:val="0"/>
          <w:marBottom w:val="0"/>
          <w:divBdr>
            <w:top w:val="none" w:sz="0" w:space="0" w:color="auto"/>
            <w:left w:val="none" w:sz="0" w:space="0" w:color="auto"/>
            <w:bottom w:val="none" w:sz="0" w:space="0" w:color="auto"/>
            <w:right w:val="none" w:sz="0" w:space="0" w:color="auto"/>
          </w:divBdr>
        </w:div>
        <w:div w:id="2131389212">
          <w:marLeft w:val="0"/>
          <w:marRight w:val="0"/>
          <w:marTop w:val="0"/>
          <w:marBottom w:val="0"/>
          <w:divBdr>
            <w:top w:val="none" w:sz="0" w:space="0" w:color="auto"/>
            <w:left w:val="none" w:sz="0" w:space="0" w:color="auto"/>
            <w:bottom w:val="none" w:sz="0" w:space="0" w:color="auto"/>
            <w:right w:val="none" w:sz="0" w:space="0" w:color="auto"/>
          </w:divBdr>
        </w:div>
      </w:divsChild>
    </w:div>
    <w:div w:id="1442064364">
      <w:bodyDiv w:val="1"/>
      <w:marLeft w:val="0"/>
      <w:marRight w:val="0"/>
      <w:marTop w:val="0"/>
      <w:marBottom w:val="0"/>
      <w:divBdr>
        <w:top w:val="none" w:sz="0" w:space="0" w:color="auto"/>
        <w:left w:val="none" w:sz="0" w:space="0" w:color="auto"/>
        <w:bottom w:val="none" w:sz="0" w:space="0" w:color="auto"/>
        <w:right w:val="none" w:sz="0" w:space="0" w:color="auto"/>
      </w:divBdr>
    </w:div>
    <w:div w:id="1505903123">
      <w:bodyDiv w:val="1"/>
      <w:marLeft w:val="0"/>
      <w:marRight w:val="0"/>
      <w:marTop w:val="0"/>
      <w:marBottom w:val="0"/>
      <w:divBdr>
        <w:top w:val="none" w:sz="0" w:space="0" w:color="auto"/>
        <w:left w:val="none" w:sz="0" w:space="0" w:color="auto"/>
        <w:bottom w:val="none" w:sz="0" w:space="0" w:color="auto"/>
        <w:right w:val="none" w:sz="0" w:space="0" w:color="auto"/>
      </w:divBdr>
    </w:div>
    <w:div w:id="1744134828">
      <w:bodyDiv w:val="1"/>
      <w:marLeft w:val="0"/>
      <w:marRight w:val="0"/>
      <w:marTop w:val="0"/>
      <w:marBottom w:val="0"/>
      <w:divBdr>
        <w:top w:val="none" w:sz="0" w:space="0" w:color="auto"/>
        <w:left w:val="none" w:sz="0" w:space="0" w:color="auto"/>
        <w:bottom w:val="none" w:sz="0" w:space="0" w:color="auto"/>
        <w:right w:val="none" w:sz="0" w:space="0" w:color="auto"/>
      </w:divBdr>
    </w:div>
    <w:div w:id="1765685628">
      <w:bodyDiv w:val="1"/>
      <w:marLeft w:val="0"/>
      <w:marRight w:val="0"/>
      <w:marTop w:val="0"/>
      <w:marBottom w:val="0"/>
      <w:divBdr>
        <w:top w:val="none" w:sz="0" w:space="0" w:color="auto"/>
        <w:left w:val="none" w:sz="0" w:space="0" w:color="auto"/>
        <w:bottom w:val="none" w:sz="0" w:space="0" w:color="auto"/>
        <w:right w:val="none" w:sz="0" w:space="0" w:color="auto"/>
      </w:divBdr>
    </w:div>
    <w:div w:id="1786075202">
      <w:bodyDiv w:val="1"/>
      <w:marLeft w:val="0"/>
      <w:marRight w:val="0"/>
      <w:marTop w:val="0"/>
      <w:marBottom w:val="0"/>
      <w:divBdr>
        <w:top w:val="none" w:sz="0" w:space="0" w:color="auto"/>
        <w:left w:val="none" w:sz="0" w:space="0" w:color="auto"/>
        <w:bottom w:val="none" w:sz="0" w:space="0" w:color="auto"/>
        <w:right w:val="none" w:sz="0" w:space="0" w:color="auto"/>
      </w:divBdr>
      <w:divsChild>
        <w:div w:id="44574571">
          <w:marLeft w:val="0"/>
          <w:marRight w:val="0"/>
          <w:marTop w:val="0"/>
          <w:marBottom w:val="0"/>
          <w:divBdr>
            <w:top w:val="none" w:sz="0" w:space="0" w:color="auto"/>
            <w:left w:val="none" w:sz="0" w:space="0" w:color="auto"/>
            <w:bottom w:val="none" w:sz="0" w:space="0" w:color="auto"/>
            <w:right w:val="none" w:sz="0" w:space="0" w:color="auto"/>
          </w:divBdr>
        </w:div>
        <w:div w:id="105317769">
          <w:marLeft w:val="0"/>
          <w:marRight w:val="0"/>
          <w:marTop w:val="0"/>
          <w:marBottom w:val="0"/>
          <w:divBdr>
            <w:top w:val="none" w:sz="0" w:space="0" w:color="auto"/>
            <w:left w:val="none" w:sz="0" w:space="0" w:color="auto"/>
            <w:bottom w:val="none" w:sz="0" w:space="0" w:color="auto"/>
            <w:right w:val="none" w:sz="0" w:space="0" w:color="auto"/>
          </w:divBdr>
        </w:div>
        <w:div w:id="519204760">
          <w:marLeft w:val="0"/>
          <w:marRight w:val="0"/>
          <w:marTop w:val="0"/>
          <w:marBottom w:val="0"/>
          <w:divBdr>
            <w:top w:val="none" w:sz="0" w:space="0" w:color="auto"/>
            <w:left w:val="none" w:sz="0" w:space="0" w:color="auto"/>
            <w:bottom w:val="none" w:sz="0" w:space="0" w:color="auto"/>
            <w:right w:val="none" w:sz="0" w:space="0" w:color="auto"/>
          </w:divBdr>
        </w:div>
        <w:div w:id="574555425">
          <w:marLeft w:val="0"/>
          <w:marRight w:val="0"/>
          <w:marTop w:val="0"/>
          <w:marBottom w:val="0"/>
          <w:divBdr>
            <w:top w:val="none" w:sz="0" w:space="0" w:color="auto"/>
            <w:left w:val="none" w:sz="0" w:space="0" w:color="auto"/>
            <w:bottom w:val="none" w:sz="0" w:space="0" w:color="auto"/>
            <w:right w:val="none" w:sz="0" w:space="0" w:color="auto"/>
          </w:divBdr>
        </w:div>
        <w:div w:id="701713211">
          <w:marLeft w:val="0"/>
          <w:marRight w:val="0"/>
          <w:marTop w:val="0"/>
          <w:marBottom w:val="0"/>
          <w:divBdr>
            <w:top w:val="none" w:sz="0" w:space="0" w:color="auto"/>
            <w:left w:val="none" w:sz="0" w:space="0" w:color="auto"/>
            <w:bottom w:val="none" w:sz="0" w:space="0" w:color="auto"/>
            <w:right w:val="none" w:sz="0" w:space="0" w:color="auto"/>
          </w:divBdr>
        </w:div>
        <w:div w:id="807628123">
          <w:marLeft w:val="0"/>
          <w:marRight w:val="0"/>
          <w:marTop w:val="0"/>
          <w:marBottom w:val="0"/>
          <w:divBdr>
            <w:top w:val="none" w:sz="0" w:space="0" w:color="auto"/>
            <w:left w:val="none" w:sz="0" w:space="0" w:color="auto"/>
            <w:bottom w:val="none" w:sz="0" w:space="0" w:color="auto"/>
            <w:right w:val="none" w:sz="0" w:space="0" w:color="auto"/>
          </w:divBdr>
        </w:div>
        <w:div w:id="856774304">
          <w:marLeft w:val="0"/>
          <w:marRight w:val="0"/>
          <w:marTop w:val="0"/>
          <w:marBottom w:val="0"/>
          <w:divBdr>
            <w:top w:val="none" w:sz="0" w:space="0" w:color="auto"/>
            <w:left w:val="none" w:sz="0" w:space="0" w:color="auto"/>
            <w:bottom w:val="none" w:sz="0" w:space="0" w:color="auto"/>
            <w:right w:val="none" w:sz="0" w:space="0" w:color="auto"/>
          </w:divBdr>
        </w:div>
        <w:div w:id="919292417">
          <w:marLeft w:val="0"/>
          <w:marRight w:val="0"/>
          <w:marTop w:val="0"/>
          <w:marBottom w:val="0"/>
          <w:divBdr>
            <w:top w:val="none" w:sz="0" w:space="0" w:color="auto"/>
            <w:left w:val="none" w:sz="0" w:space="0" w:color="auto"/>
            <w:bottom w:val="none" w:sz="0" w:space="0" w:color="auto"/>
            <w:right w:val="none" w:sz="0" w:space="0" w:color="auto"/>
          </w:divBdr>
        </w:div>
        <w:div w:id="935551178">
          <w:marLeft w:val="0"/>
          <w:marRight w:val="0"/>
          <w:marTop w:val="0"/>
          <w:marBottom w:val="0"/>
          <w:divBdr>
            <w:top w:val="none" w:sz="0" w:space="0" w:color="auto"/>
            <w:left w:val="none" w:sz="0" w:space="0" w:color="auto"/>
            <w:bottom w:val="none" w:sz="0" w:space="0" w:color="auto"/>
            <w:right w:val="none" w:sz="0" w:space="0" w:color="auto"/>
          </w:divBdr>
        </w:div>
        <w:div w:id="1073552257">
          <w:marLeft w:val="0"/>
          <w:marRight w:val="0"/>
          <w:marTop w:val="0"/>
          <w:marBottom w:val="0"/>
          <w:divBdr>
            <w:top w:val="none" w:sz="0" w:space="0" w:color="auto"/>
            <w:left w:val="none" w:sz="0" w:space="0" w:color="auto"/>
            <w:bottom w:val="none" w:sz="0" w:space="0" w:color="auto"/>
            <w:right w:val="none" w:sz="0" w:space="0" w:color="auto"/>
          </w:divBdr>
        </w:div>
        <w:div w:id="1176309659">
          <w:marLeft w:val="0"/>
          <w:marRight w:val="0"/>
          <w:marTop w:val="0"/>
          <w:marBottom w:val="0"/>
          <w:divBdr>
            <w:top w:val="none" w:sz="0" w:space="0" w:color="auto"/>
            <w:left w:val="none" w:sz="0" w:space="0" w:color="auto"/>
            <w:bottom w:val="none" w:sz="0" w:space="0" w:color="auto"/>
            <w:right w:val="none" w:sz="0" w:space="0" w:color="auto"/>
          </w:divBdr>
        </w:div>
        <w:div w:id="1289312853">
          <w:marLeft w:val="0"/>
          <w:marRight w:val="0"/>
          <w:marTop w:val="0"/>
          <w:marBottom w:val="0"/>
          <w:divBdr>
            <w:top w:val="none" w:sz="0" w:space="0" w:color="auto"/>
            <w:left w:val="none" w:sz="0" w:space="0" w:color="auto"/>
            <w:bottom w:val="none" w:sz="0" w:space="0" w:color="auto"/>
            <w:right w:val="none" w:sz="0" w:space="0" w:color="auto"/>
          </w:divBdr>
        </w:div>
        <w:div w:id="1310131526">
          <w:marLeft w:val="0"/>
          <w:marRight w:val="0"/>
          <w:marTop w:val="0"/>
          <w:marBottom w:val="0"/>
          <w:divBdr>
            <w:top w:val="none" w:sz="0" w:space="0" w:color="auto"/>
            <w:left w:val="none" w:sz="0" w:space="0" w:color="auto"/>
            <w:bottom w:val="none" w:sz="0" w:space="0" w:color="auto"/>
            <w:right w:val="none" w:sz="0" w:space="0" w:color="auto"/>
          </w:divBdr>
        </w:div>
        <w:div w:id="1770344344">
          <w:marLeft w:val="0"/>
          <w:marRight w:val="0"/>
          <w:marTop w:val="0"/>
          <w:marBottom w:val="0"/>
          <w:divBdr>
            <w:top w:val="none" w:sz="0" w:space="0" w:color="auto"/>
            <w:left w:val="none" w:sz="0" w:space="0" w:color="auto"/>
            <w:bottom w:val="none" w:sz="0" w:space="0" w:color="auto"/>
            <w:right w:val="none" w:sz="0" w:space="0" w:color="auto"/>
          </w:divBdr>
        </w:div>
        <w:div w:id="1899706266">
          <w:marLeft w:val="0"/>
          <w:marRight w:val="0"/>
          <w:marTop w:val="0"/>
          <w:marBottom w:val="0"/>
          <w:divBdr>
            <w:top w:val="none" w:sz="0" w:space="0" w:color="auto"/>
            <w:left w:val="none" w:sz="0" w:space="0" w:color="auto"/>
            <w:bottom w:val="none" w:sz="0" w:space="0" w:color="auto"/>
            <w:right w:val="none" w:sz="0" w:space="0" w:color="auto"/>
          </w:divBdr>
        </w:div>
      </w:divsChild>
    </w:div>
    <w:div w:id="1800562023">
      <w:bodyDiv w:val="1"/>
      <w:marLeft w:val="0"/>
      <w:marRight w:val="0"/>
      <w:marTop w:val="0"/>
      <w:marBottom w:val="0"/>
      <w:divBdr>
        <w:top w:val="none" w:sz="0" w:space="0" w:color="auto"/>
        <w:left w:val="none" w:sz="0" w:space="0" w:color="auto"/>
        <w:bottom w:val="none" w:sz="0" w:space="0" w:color="auto"/>
        <w:right w:val="none" w:sz="0" w:space="0" w:color="auto"/>
      </w:divBdr>
    </w:div>
    <w:div w:id="1826970965">
      <w:bodyDiv w:val="1"/>
      <w:marLeft w:val="0"/>
      <w:marRight w:val="0"/>
      <w:marTop w:val="0"/>
      <w:marBottom w:val="0"/>
      <w:divBdr>
        <w:top w:val="none" w:sz="0" w:space="0" w:color="auto"/>
        <w:left w:val="none" w:sz="0" w:space="0" w:color="auto"/>
        <w:bottom w:val="none" w:sz="0" w:space="0" w:color="auto"/>
        <w:right w:val="none" w:sz="0" w:space="0" w:color="auto"/>
      </w:divBdr>
      <w:divsChild>
        <w:div w:id="283461191">
          <w:marLeft w:val="0"/>
          <w:marRight w:val="0"/>
          <w:marTop w:val="0"/>
          <w:marBottom w:val="0"/>
          <w:divBdr>
            <w:top w:val="none" w:sz="0" w:space="0" w:color="auto"/>
            <w:left w:val="none" w:sz="0" w:space="0" w:color="auto"/>
            <w:bottom w:val="none" w:sz="0" w:space="0" w:color="auto"/>
            <w:right w:val="none" w:sz="0" w:space="0" w:color="auto"/>
          </w:divBdr>
        </w:div>
        <w:div w:id="418017505">
          <w:marLeft w:val="0"/>
          <w:marRight w:val="0"/>
          <w:marTop w:val="0"/>
          <w:marBottom w:val="0"/>
          <w:divBdr>
            <w:top w:val="none" w:sz="0" w:space="0" w:color="auto"/>
            <w:left w:val="none" w:sz="0" w:space="0" w:color="auto"/>
            <w:bottom w:val="none" w:sz="0" w:space="0" w:color="auto"/>
            <w:right w:val="none" w:sz="0" w:space="0" w:color="auto"/>
          </w:divBdr>
        </w:div>
        <w:div w:id="504441566">
          <w:marLeft w:val="0"/>
          <w:marRight w:val="0"/>
          <w:marTop w:val="0"/>
          <w:marBottom w:val="0"/>
          <w:divBdr>
            <w:top w:val="none" w:sz="0" w:space="0" w:color="auto"/>
            <w:left w:val="none" w:sz="0" w:space="0" w:color="auto"/>
            <w:bottom w:val="none" w:sz="0" w:space="0" w:color="auto"/>
            <w:right w:val="none" w:sz="0" w:space="0" w:color="auto"/>
          </w:divBdr>
        </w:div>
        <w:div w:id="535050286">
          <w:marLeft w:val="0"/>
          <w:marRight w:val="0"/>
          <w:marTop w:val="0"/>
          <w:marBottom w:val="0"/>
          <w:divBdr>
            <w:top w:val="none" w:sz="0" w:space="0" w:color="auto"/>
            <w:left w:val="none" w:sz="0" w:space="0" w:color="auto"/>
            <w:bottom w:val="none" w:sz="0" w:space="0" w:color="auto"/>
            <w:right w:val="none" w:sz="0" w:space="0" w:color="auto"/>
          </w:divBdr>
        </w:div>
        <w:div w:id="727925458">
          <w:marLeft w:val="0"/>
          <w:marRight w:val="0"/>
          <w:marTop w:val="0"/>
          <w:marBottom w:val="0"/>
          <w:divBdr>
            <w:top w:val="none" w:sz="0" w:space="0" w:color="auto"/>
            <w:left w:val="none" w:sz="0" w:space="0" w:color="auto"/>
            <w:bottom w:val="none" w:sz="0" w:space="0" w:color="auto"/>
            <w:right w:val="none" w:sz="0" w:space="0" w:color="auto"/>
          </w:divBdr>
        </w:div>
        <w:div w:id="892541364">
          <w:marLeft w:val="0"/>
          <w:marRight w:val="0"/>
          <w:marTop w:val="0"/>
          <w:marBottom w:val="0"/>
          <w:divBdr>
            <w:top w:val="none" w:sz="0" w:space="0" w:color="auto"/>
            <w:left w:val="none" w:sz="0" w:space="0" w:color="auto"/>
            <w:bottom w:val="none" w:sz="0" w:space="0" w:color="auto"/>
            <w:right w:val="none" w:sz="0" w:space="0" w:color="auto"/>
          </w:divBdr>
        </w:div>
        <w:div w:id="982350693">
          <w:marLeft w:val="0"/>
          <w:marRight w:val="0"/>
          <w:marTop w:val="0"/>
          <w:marBottom w:val="0"/>
          <w:divBdr>
            <w:top w:val="none" w:sz="0" w:space="0" w:color="auto"/>
            <w:left w:val="none" w:sz="0" w:space="0" w:color="auto"/>
            <w:bottom w:val="none" w:sz="0" w:space="0" w:color="auto"/>
            <w:right w:val="none" w:sz="0" w:space="0" w:color="auto"/>
          </w:divBdr>
        </w:div>
        <w:div w:id="1393432219">
          <w:marLeft w:val="0"/>
          <w:marRight w:val="0"/>
          <w:marTop w:val="0"/>
          <w:marBottom w:val="0"/>
          <w:divBdr>
            <w:top w:val="none" w:sz="0" w:space="0" w:color="auto"/>
            <w:left w:val="none" w:sz="0" w:space="0" w:color="auto"/>
            <w:bottom w:val="none" w:sz="0" w:space="0" w:color="auto"/>
            <w:right w:val="none" w:sz="0" w:space="0" w:color="auto"/>
          </w:divBdr>
        </w:div>
        <w:div w:id="1541892235">
          <w:marLeft w:val="0"/>
          <w:marRight w:val="0"/>
          <w:marTop w:val="0"/>
          <w:marBottom w:val="0"/>
          <w:divBdr>
            <w:top w:val="none" w:sz="0" w:space="0" w:color="auto"/>
            <w:left w:val="none" w:sz="0" w:space="0" w:color="auto"/>
            <w:bottom w:val="none" w:sz="0" w:space="0" w:color="auto"/>
            <w:right w:val="none" w:sz="0" w:space="0" w:color="auto"/>
          </w:divBdr>
        </w:div>
      </w:divsChild>
    </w:div>
    <w:div w:id="1854805648">
      <w:bodyDiv w:val="1"/>
      <w:marLeft w:val="0"/>
      <w:marRight w:val="0"/>
      <w:marTop w:val="0"/>
      <w:marBottom w:val="0"/>
      <w:divBdr>
        <w:top w:val="none" w:sz="0" w:space="0" w:color="auto"/>
        <w:left w:val="none" w:sz="0" w:space="0" w:color="auto"/>
        <w:bottom w:val="none" w:sz="0" w:space="0" w:color="auto"/>
        <w:right w:val="none" w:sz="0" w:space="0" w:color="auto"/>
      </w:divBdr>
    </w:div>
    <w:div w:id="1868567167">
      <w:bodyDiv w:val="1"/>
      <w:marLeft w:val="0"/>
      <w:marRight w:val="0"/>
      <w:marTop w:val="0"/>
      <w:marBottom w:val="0"/>
      <w:divBdr>
        <w:top w:val="none" w:sz="0" w:space="0" w:color="auto"/>
        <w:left w:val="none" w:sz="0" w:space="0" w:color="auto"/>
        <w:bottom w:val="none" w:sz="0" w:space="0" w:color="auto"/>
        <w:right w:val="none" w:sz="0" w:space="0" w:color="auto"/>
      </w:divBdr>
      <w:divsChild>
        <w:div w:id="1772895783">
          <w:marLeft w:val="0"/>
          <w:marRight w:val="0"/>
          <w:marTop w:val="0"/>
          <w:marBottom w:val="0"/>
          <w:divBdr>
            <w:top w:val="none" w:sz="0" w:space="0" w:color="auto"/>
            <w:left w:val="none" w:sz="0" w:space="0" w:color="auto"/>
            <w:bottom w:val="none" w:sz="0" w:space="0" w:color="auto"/>
            <w:right w:val="none" w:sz="0" w:space="0" w:color="auto"/>
          </w:divBdr>
          <w:divsChild>
            <w:div w:id="157026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14591">
      <w:bodyDiv w:val="1"/>
      <w:marLeft w:val="0"/>
      <w:marRight w:val="0"/>
      <w:marTop w:val="0"/>
      <w:marBottom w:val="0"/>
      <w:divBdr>
        <w:top w:val="none" w:sz="0" w:space="0" w:color="auto"/>
        <w:left w:val="none" w:sz="0" w:space="0" w:color="auto"/>
        <w:bottom w:val="none" w:sz="0" w:space="0" w:color="auto"/>
        <w:right w:val="none" w:sz="0" w:space="0" w:color="auto"/>
      </w:divBdr>
    </w:div>
    <w:div w:id="1964771073">
      <w:bodyDiv w:val="1"/>
      <w:marLeft w:val="0"/>
      <w:marRight w:val="0"/>
      <w:marTop w:val="0"/>
      <w:marBottom w:val="0"/>
      <w:divBdr>
        <w:top w:val="none" w:sz="0" w:space="0" w:color="auto"/>
        <w:left w:val="none" w:sz="0" w:space="0" w:color="auto"/>
        <w:bottom w:val="none" w:sz="0" w:space="0" w:color="auto"/>
        <w:right w:val="none" w:sz="0" w:space="0" w:color="auto"/>
      </w:divBdr>
      <w:divsChild>
        <w:div w:id="651562962">
          <w:marLeft w:val="0"/>
          <w:marRight w:val="0"/>
          <w:marTop w:val="0"/>
          <w:marBottom w:val="0"/>
          <w:divBdr>
            <w:top w:val="none" w:sz="0" w:space="0" w:color="auto"/>
            <w:left w:val="none" w:sz="0" w:space="0" w:color="auto"/>
            <w:bottom w:val="none" w:sz="0" w:space="0" w:color="auto"/>
            <w:right w:val="none" w:sz="0" w:space="0" w:color="auto"/>
          </w:divBdr>
        </w:div>
      </w:divsChild>
    </w:div>
    <w:div w:id="1975984495">
      <w:bodyDiv w:val="1"/>
      <w:marLeft w:val="0"/>
      <w:marRight w:val="0"/>
      <w:marTop w:val="0"/>
      <w:marBottom w:val="0"/>
      <w:divBdr>
        <w:top w:val="none" w:sz="0" w:space="0" w:color="auto"/>
        <w:left w:val="none" w:sz="0" w:space="0" w:color="auto"/>
        <w:bottom w:val="none" w:sz="0" w:space="0" w:color="auto"/>
        <w:right w:val="none" w:sz="0" w:space="0" w:color="auto"/>
      </w:divBdr>
    </w:div>
    <w:div w:id="2022780251">
      <w:bodyDiv w:val="1"/>
      <w:marLeft w:val="0"/>
      <w:marRight w:val="0"/>
      <w:marTop w:val="0"/>
      <w:marBottom w:val="0"/>
      <w:divBdr>
        <w:top w:val="none" w:sz="0" w:space="0" w:color="auto"/>
        <w:left w:val="none" w:sz="0" w:space="0" w:color="auto"/>
        <w:bottom w:val="none" w:sz="0" w:space="0" w:color="auto"/>
        <w:right w:val="none" w:sz="0" w:space="0" w:color="auto"/>
      </w:divBdr>
    </w:div>
    <w:div w:id="2024238155">
      <w:bodyDiv w:val="1"/>
      <w:marLeft w:val="0"/>
      <w:marRight w:val="0"/>
      <w:marTop w:val="0"/>
      <w:marBottom w:val="0"/>
      <w:divBdr>
        <w:top w:val="none" w:sz="0" w:space="0" w:color="auto"/>
        <w:left w:val="none" w:sz="0" w:space="0" w:color="auto"/>
        <w:bottom w:val="none" w:sz="0" w:space="0" w:color="auto"/>
        <w:right w:val="none" w:sz="0" w:space="0" w:color="auto"/>
      </w:divBdr>
    </w:div>
    <w:div w:id="2098818576">
      <w:bodyDiv w:val="1"/>
      <w:marLeft w:val="0"/>
      <w:marRight w:val="0"/>
      <w:marTop w:val="0"/>
      <w:marBottom w:val="0"/>
      <w:divBdr>
        <w:top w:val="none" w:sz="0" w:space="0" w:color="auto"/>
        <w:left w:val="none" w:sz="0" w:space="0" w:color="auto"/>
        <w:bottom w:val="none" w:sz="0" w:space="0" w:color="auto"/>
        <w:right w:val="none" w:sz="0" w:space="0" w:color="auto"/>
      </w:divBdr>
    </w:div>
    <w:div w:id="2129035183">
      <w:bodyDiv w:val="1"/>
      <w:marLeft w:val="0"/>
      <w:marRight w:val="0"/>
      <w:marTop w:val="0"/>
      <w:marBottom w:val="0"/>
      <w:divBdr>
        <w:top w:val="none" w:sz="0" w:space="0" w:color="auto"/>
        <w:left w:val="none" w:sz="0" w:space="0" w:color="auto"/>
        <w:bottom w:val="none" w:sz="0" w:space="0" w:color="auto"/>
        <w:right w:val="none" w:sz="0" w:space="0" w:color="auto"/>
      </w:divBdr>
    </w:div>
    <w:div w:id="2135126474">
      <w:bodyDiv w:val="1"/>
      <w:marLeft w:val="0"/>
      <w:marRight w:val="0"/>
      <w:marTop w:val="0"/>
      <w:marBottom w:val="0"/>
      <w:divBdr>
        <w:top w:val="none" w:sz="0" w:space="0" w:color="auto"/>
        <w:left w:val="none" w:sz="0" w:space="0" w:color="auto"/>
        <w:bottom w:val="none" w:sz="0" w:space="0" w:color="auto"/>
        <w:right w:val="none" w:sz="0" w:space="0" w:color="auto"/>
      </w:divBdr>
      <w:divsChild>
        <w:div w:id="444034164">
          <w:marLeft w:val="0"/>
          <w:marRight w:val="0"/>
          <w:marTop w:val="0"/>
          <w:marBottom w:val="0"/>
          <w:divBdr>
            <w:top w:val="none" w:sz="0" w:space="0" w:color="auto"/>
            <w:left w:val="none" w:sz="0" w:space="0" w:color="auto"/>
            <w:bottom w:val="none" w:sz="0" w:space="0" w:color="auto"/>
            <w:right w:val="none" w:sz="0" w:space="0" w:color="auto"/>
          </w:divBdr>
        </w:div>
        <w:div w:id="1349483371">
          <w:marLeft w:val="0"/>
          <w:marRight w:val="0"/>
          <w:marTop w:val="0"/>
          <w:marBottom w:val="0"/>
          <w:divBdr>
            <w:top w:val="none" w:sz="0" w:space="0" w:color="auto"/>
            <w:left w:val="none" w:sz="0" w:space="0" w:color="auto"/>
            <w:bottom w:val="none" w:sz="0" w:space="0" w:color="auto"/>
            <w:right w:val="none" w:sz="0" w:space="0" w:color="auto"/>
          </w:divBdr>
        </w:div>
        <w:div w:id="1351644828">
          <w:marLeft w:val="0"/>
          <w:marRight w:val="0"/>
          <w:marTop w:val="0"/>
          <w:marBottom w:val="0"/>
          <w:divBdr>
            <w:top w:val="none" w:sz="0" w:space="0" w:color="auto"/>
            <w:left w:val="none" w:sz="0" w:space="0" w:color="auto"/>
            <w:bottom w:val="none" w:sz="0" w:space="0" w:color="auto"/>
            <w:right w:val="none" w:sz="0" w:space="0" w:color="auto"/>
          </w:divBdr>
        </w:div>
        <w:div w:id="1468083076">
          <w:marLeft w:val="0"/>
          <w:marRight w:val="0"/>
          <w:marTop w:val="0"/>
          <w:marBottom w:val="0"/>
          <w:divBdr>
            <w:top w:val="none" w:sz="0" w:space="0" w:color="auto"/>
            <w:left w:val="none" w:sz="0" w:space="0" w:color="auto"/>
            <w:bottom w:val="none" w:sz="0" w:space="0" w:color="auto"/>
            <w:right w:val="none" w:sz="0" w:space="0" w:color="auto"/>
          </w:divBdr>
        </w:div>
        <w:div w:id="1489787589">
          <w:marLeft w:val="0"/>
          <w:marRight w:val="0"/>
          <w:marTop w:val="0"/>
          <w:marBottom w:val="0"/>
          <w:divBdr>
            <w:top w:val="none" w:sz="0" w:space="0" w:color="auto"/>
            <w:left w:val="none" w:sz="0" w:space="0" w:color="auto"/>
            <w:bottom w:val="none" w:sz="0" w:space="0" w:color="auto"/>
            <w:right w:val="none" w:sz="0" w:space="0" w:color="auto"/>
          </w:divBdr>
        </w:div>
        <w:div w:id="1633485209">
          <w:marLeft w:val="0"/>
          <w:marRight w:val="0"/>
          <w:marTop w:val="0"/>
          <w:marBottom w:val="0"/>
          <w:divBdr>
            <w:top w:val="none" w:sz="0" w:space="0" w:color="auto"/>
            <w:left w:val="none" w:sz="0" w:space="0" w:color="auto"/>
            <w:bottom w:val="none" w:sz="0" w:space="0" w:color="auto"/>
            <w:right w:val="none" w:sz="0" w:space="0" w:color="auto"/>
          </w:divBdr>
        </w:div>
        <w:div w:id="19884307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svg"/><Relationship Id="rId18" Type="http://schemas.openxmlformats.org/officeDocument/2006/relationships/header" Target="header2.xm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1.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6.png"/><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oter" Target="footer3.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AA9517-3B52-41AD-ABD1-94F997C1E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4223</TotalTime>
  <Pages>40</Pages>
  <Words>27220</Words>
  <Characters>155155</Characters>
  <Application>Microsoft Office Word</Application>
  <DocSecurity>0</DocSecurity>
  <Lines>1292</Lines>
  <Paragraphs>364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Wageningen University and Research</Company>
  <LinksUpToDate>false</LinksUpToDate>
  <CharactersWithSpaces>182011</CharactersWithSpaces>
  <SharedDoc>false</SharedDoc>
  <HLinks>
    <vt:vector size="6" baseType="variant">
      <vt:variant>
        <vt:i4>720961</vt:i4>
      </vt:variant>
      <vt:variant>
        <vt:i4>0</vt:i4>
      </vt:variant>
      <vt:variant>
        <vt:i4>0</vt:i4>
      </vt:variant>
      <vt:variant>
        <vt:i4>5</vt:i4>
      </vt:variant>
      <vt:variant>
        <vt:lpwstr>https://onlinelibrary.wiley.com/doi/full/10.1111/1477-9552.12325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Spada, Riccardo</dc:creator>
  <cp:keywords/>
  <dc:description/>
  <cp:lastModifiedBy>Spada, Riccardo</cp:lastModifiedBy>
  <cp:revision>4456</cp:revision>
  <dcterms:created xsi:type="dcterms:W3CDTF">2025-02-27T21:42:00Z</dcterms:created>
  <dcterms:modified xsi:type="dcterms:W3CDTF">2026-05-06T12:37:00Z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zotero-version="7.0.1"&gt;&lt;session id="VE7siJld"/&gt;&lt;style id="http://www.zotero.org/styles/apa" locale="en-GB" hasBibliography="1" bibliographyStyleHasBeenSet="1"/&gt;&lt;prefs&gt;&lt;pref name="fieldType" value="Field"/&gt;&lt;/prefs&gt;&lt;/data&gt;</vt:lpwstr>
  </property>
  <property fmtid="{D5CDD505-2E9C-101B-9397-08002B2CF9AE}" pid="3" name="GrammarlyDocumentId">
    <vt:lpwstr>29163ef8-1f91-4810-9e7e-c19720b0f16f</vt:lpwstr>
  </property>
</Properties>
</file>